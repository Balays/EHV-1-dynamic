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979539" w14:textId="77777777" w:rsidR="0027506F" w:rsidRPr="008814E3" w:rsidRDefault="0027506F" w:rsidP="00573600">
      <w:pPr>
        <w:pStyle w:val="AuthorList"/>
        <w:spacing w:before="0" w:after="120"/>
        <w:jc w:val="center"/>
        <w:rPr>
          <w:sz w:val="32"/>
        </w:rPr>
      </w:pPr>
      <w:r w:rsidRPr="008814E3">
        <w:rPr>
          <w:sz w:val="32"/>
        </w:rPr>
        <w:t>Mapping the Temporal Transcriptomic Signature of a Viral Pathogen through CAGE and Nanopore sequencing</w:t>
      </w:r>
    </w:p>
    <w:p w14:paraId="0B96A996" w14:textId="6BDE528A" w:rsidR="009F1F42" w:rsidRPr="008814E3" w:rsidRDefault="00F90860" w:rsidP="00573600">
      <w:pPr>
        <w:pStyle w:val="AuthorList"/>
        <w:spacing w:before="0" w:after="120"/>
        <w:jc w:val="both"/>
        <w:rPr>
          <w:b w:val="0"/>
          <w:vertAlign w:val="superscript"/>
        </w:rPr>
      </w:pPr>
      <w:r w:rsidRPr="008814E3">
        <w:rPr>
          <w:b w:val="0"/>
        </w:rPr>
        <w:t>Dóra Tombácz</w:t>
      </w:r>
      <w:ins w:id="0" w:author="Tombácz Dóra" w:date="2025-02-20T20:47:00Z">
        <w:r w:rsidR="00692F90">
          <w:rPr>
            <w:b w:val="0"/>
            <w:vertAlign w:val="superscript"/>
          </w:rPr>
          <w:t>1</w:t>
        </w:r>
      </w:ins>
      <w:r w:rsidRPr="008814E3">
        <w:rPr>
          <w:b w:val="0"/>
        </w:rPr>
        <w:t xml:space="preserve">, </w:t>
      </w:r>
      <w:r w:rsidR="00C17539" w:rsidRPr="008814E3">
        <w:rPr>
          <w:b w:val="0"/>
        </w:rPr>
        <w:t>Balázs Kakuk</w:t>
      </w:r>
      <w:ins w:id="1" w:author="Tombácz Dóra" w:date="2025-02-20T20:47:00Z">
        <w:r w:rsidR="00692F90">
          <w:rPr>
            <w:b w:val="0"/>
            <w:vertAlign w:val="superscript"/>
          </w:rPr>
          <w:t>1</w:t>
        </w:r>
      </w:ins>
      <w:r w:rsidR="00C17539" w:rsidRPr="008814E3">
        <w:rPr>
          <w:b w:val="0"/>
        </w:rPr>
        <w:t xml:space="preserve">, </w:t>
      </w:r>
      <w:r w:rsidR="00317CE6" w:rsidRPr="008814E3">
        <w:rPr>
          <w:b w:val="0"/>
        </w:rPr>
        <w:t>Gábor Torma</w:t>
      </w:r>
      <w:ins w:id="2" w:author="Tombácz Dóra" w:date="2025-02-20T20:47:00Z">
        <w:r w:rsidR="00692F90">
          <w:rPr>
            <w:b w:val="0"/>
            <w:vertAlign w:val="superscript"/>
          </w:rPr>
          <w:t>1</w:t>
        </w:r>
      </w:ins>
      <w:r w:rsidR="00317CE6" w:rsidRPr="008814E3">
        <w:rPr>
          <w:b w:val="0"/>
        </w:rPr>
        <w:t xml:space="preserve">, </w:t>
      </w:r>
      <w:r w:rsidR="00B637B7" w:rsidRPr="008814E3">
        <w:rPr>
          <w:b w:val="0"/>
        </w:rPr>
        <w:t>Ádám Fülöp</w:t>
      </w:r>
      <w:ins w:id="3" w:author="Tombácz Dóra" w:date="2025-02-20T20:47:00Z">
        <w:r w:rsidR="00692F90">
          <w:rPr>
            <w:b w:val="0"/>
            <w:vertAlign w:val="superscript"/>
          </w:rPr>
          <w:t>1</w:t>
        </w:r>
      </w:ins>
      <w:r w:rsidR="0013619B" w:rsidRPr="008814E3">
        <w:rPr>
          <w:b w:val="0"/>
        </w:rPr>
        <w:t xml:space="preserve">, </w:t>
      </w:r>
      <w:r w:rsidR="003867E8" w:rsidRPr="008814E3">
        <w:rPr>
          <w:b w:val="0"/>
        </w:rPr>
        <w:t>Ákos Dörmő</w:t>
      </w:r>
      <w:ins w:id="4" w:author="Tombácz Dóra" w:date="2025-02-20T20:47:00Z">
        <w:r w:rsidR="00692F90">
          <w:rPr>
            <w:b w:val="0"/>
            <w:vertAlign w:val="superscript"/>
          </w:rPr>
          <w:t>1</w:t>
        </w:r>
      </w:ins>
      <w:r w:rsidR="00E7644D" w:rsidRPr="008814E3">
        <w:rPr>
          <w:b w:val="0"/>
        </w:rPr>
        <w:t>,</w:t>
      </w:r>
      <w:r w:rsidR="004532E3" w:rsidRPr="008814E3">
        <w:rPr>
          <w:b w:val="0"/>
        </w:rPr>
        <w:t xml:space="preserve"> Gábor Gulyás</w:t>
      </w:r>
      <w:ins w:id="5" w:author="Tombácz Dóra" w:date="2025-02-20T20:47:00Z">
        <w:r w:rsidR="00692F90">
          <w:rPr>
            <w:b w:val="0"/>
            <w:vertAlign w:val="superscript"/>
          </w:rPr>
          <w:t>1</w:t>
        </w:r>
      </w:ins>
      <w:r w:rsidR="004532E3" w:rsidRPr="008814E3">
        <w:rPr>
          <w:b w:val="0"/>
        </w:rPr>
        <w:t>, Zsolt Csabai</w:t>
      </w:r>
      <w:ins w:id="6" w:author="Tombácz Dóra" w:date="2025-02-20T20:47:00Z">
        <w:r w:rsidR="00692F90">
          <w:rPr>
            <w:b w:val="0"/>
            <w:vertAlign w:val="superscript"/>
          </w:rPr>
          <w:t>1</w:t>
        </w:r>
      </w:ins>
      <w:r w:rsidR="004532E3" w:rsidRPr="008814E3">
        <w:rPr>
          <w:b w:val="0"/>
        </w:rPr>
        <w:t>,</w:t>
      </w:r>
      <w:r w:rsidR="00E7644D" w:rsidRPr="008814E3">
        <w:rPr>
          <w:b w:val="0"/>
        </w:rPr>
        <w:t xml:space="preserve"> </w:t>
      </w:r>
      <w:r w:rsidR="009F0CFE" w:rsidRPr="008814E3">
        <w:rPr>
          <w:b w:val="0"/>
        </w:rPr>
        <w:t>Zsolt Boldogkői</w:t>
      </w:r>
      <w:ins w:id="7" w:author="Tombácz Dóra" w:date="2025-02-20T20:47:00Z">
        <w:r w:rsidR="00692F90">
          <w:rPr>
            <w:b w:val="0"/>
            <w:vertAlign w:val="superscript"/>
          </w:rPr>
          <w:t>1</w:t>
        </w:r>
      </w:ins>
      <w:r w:rsidR="009F0CFE" w:rsidRPr="008814E3">
        <w:rPr>
          <w:b w:val="0"/>
          <w:vertAlign w:val="superscript"/>
        </w:rPr>
        <w:t>*</w:t>
      </w:r>
    </w:p>
    <w:p w14:paraId="0F9E8F79" w14:textId="77777777" w:rsidR="00F90860" w:rsidRPr="008814E3" w:rsidRDefault="00F90860" w:rsidP="00573600">
      <w:pPr>
        <w:spacing w:after="120" w:line="240" w:lineRule="auto"/>
        <w:rPr>
          <w:rFonts w:ascii="Times New Roman" w:hAnsi="Times New Roman" w:cs="Times New Roman"/>
          <w:lang w:val="en-US"/>
        </w:rPr>
      </w:pPr>
    </w:p>
    <w:p w14:paraId="542A7BFB" w14:textId="7F727E4B" w:rsidR="009F0CFE" w:rsidRPr="008814E3" w:rsidRDefault="00692F90" w:rsidP="00573600">
      <w:pPr>
        <w:shd w:val="clear" w:color="auto" w:fill="FFFFFF"/>
        <w:spacing w:after="120" w:line="240" w:lineRule="auto"/>
        <w:jc w:val="both"/>
        <w:rPr>
          <w:rFonts w:ascii="Times New Roman" w:hAnsi="Times New Roman" w:cs="Times New Roman"/>
          <w:color w:val="020202"/>
          <w:sz w:val="24"/>
          <w:lang w:val="en-US"/>
        </w:rPr>
      </w:pPr>
      <w:ins w:id="8" w:author="Tombácz Dóra" w:date="2025-02-20T20:48:00Z">
        <w:r>
          <w:rPr>
            <w:rFonts w:ascii="Times New Roman" w:hAnsi="Times New Roman" w:cs="Times New Roman"/>
            <w:color w:val="020202"/>
            <w:sz w:val="24"/>
            <w:vertAlign w:val="superscript"/>
            <w:lang w:val="en-US"/>
          </w:rPr>
          <w:t>1</w:t>
        </w:r>
      </w:ins>
      <w:r w:rsidR="00B16215" w:rsidRPr="008814E3">
        <w:rPr>
          <w:rFonts w:ascii="Times New Roman" w:hAnsi="Times New Roman" w:cs="Times New Roman"/>
          <w:color w:val="020202"/>
          <w:sz w:val="24"/>
          <w:lang w:val="en-US"/>
        </w:rPr>
        <w:t xml:space="preserve">Department of Medical Biology, </w:t>
      </w:r>
      <w:r w:rsidR="00B16215" w:rsidRPr="008814E3">
        <w:rPr>
          <w:rFonts w:ascii="Times New Roman" w:hAnsi="Times New Roman" w:cs="Times New Roman"/>
          <w:color w:val="000000"/>
          <w:sz w:val="24"/>
          <w:lang w:val="en-US"/>
        </w:rPr>
        <w:t>Albert Szent-Györgyi Medical School</w:t>
      </w:r>
      <w:r w:rsidR="00B16215" w:rsidRPr="008814E3">
        <w:rPr>
          <w:rFonts w:ascii="Times New Roman" w:hAnsi="Times New Roman" w:cs="Times New Roman"/>
          <w:color w:val="020202"/>
          <w:sz w:val="24"/>
          <w:lang w:val="en-US"/>
        </w:rPr>
        <w:t>, University of Szeged, Szeged, Hungary</w:t>
      </w:r>
    </w:p>
    <w:p w14:paraId="6561C64B" w14:textId="3F6835D8" w:rsidR="009F0CFE" w:rsidRPr="008814E3" w:rsidRDefault="009F0CFE"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b/>
          <w:color w:val="020202"/>
          <w:sz w:val="24"/>
          <w:lang w:val="en-US"/>
        </w:rPr>
        <w:t xml:space="preserve">* </w:t>
      </w:r>
      <w:r w:rsidRPr="008814E3">
        <w:rPr>
          <w:rFonts w:ascii="Times New Roman" w:hAnsi="Times New Roman" w:cs="Times New Roman"/>
          <w:color w:val="020202"/>
          <w:sz w:val="24"/>
          <w:lang w:val="en-US"/>
        </w:rPr>
        <w:t xml:space="preserve">Corresponding author: </w:t>
      </w:r>
      <w:hyperlink r:id="rId8" w:history="1">
        <w:r w:rsidRPr="008814E3">
          <w:rPr>
            <w:rStyle w:val="Hiperhivatkozs"/>
            <w:rFonts w:ascii="Times New Roman" w:hAnsi="Times New Roman" w:cs="Times New Roman"/>
            <w:sz w:val="24"/>
            <w:lang w:val="en-US"/>
          </w:rPr>
          <w:t>boldogkoi.zsolt@med.u-szeged.hu</w:t>
        </w:r>
      </w:hyperlink>
      <w:ins w:id="9" w:author="Tombácz Dóra" w:date="2025-02-20T20:49:00Z">
        <w:r w:rsidR="00F75805">
          <w:rPr>
            <w:rStyle w:val="Hiperhivatkozs"/>
            <w:rFonts w:ascii="Times New Roman" w:hAnsi="Times New Roman" w:cs="Times New Roman"/>
            <w:sz w:val="24"/>
            <w:lang w:val="en-US"/>
          </w:rPr>
          <w:t xml:space="preserve"> (ZB)</w:t>
        </w:r>
      </w:ins>
    </w:p>
    <w:p w14:paraId="7CDB04A5" w14:textId="50135A4B" w:rsidR="003B3EE1" w:rsidRPr="008814E3" w:rsidDel="00692F90" w:rsidRDefault="003B3EE1" w:rsidP="00573600">
      <w:pPr>
        <w:shd w:val="clear" w:color="auto" w:fill="FFFFFF"/>
        <w:spacing w:after="120" w:line="240" w:lineRule="auto"/>
        <w:jc w:val="both"/>
        <w:rPr>
          <w:del w:id="10" w:author="Tombácz Dóra" w:date="2025-02-20T20:48:00Z"/>
          <w:rFonts w:ascii="Times New Roman" w:hAnsi="Times New Roman" w:cs="Times New Roman"/>
          <w:color w:val="020202"/>
          <w:sz w:val="24"/>
          <w:lang w:val="en-US"/>
        </w:rPr>
      </w:pPr>
      <w:del w:id="11" w:author="Tombácz Dóra" w:date="2025-02-20T20:48:00Z">
        <w:r w:rsidRPr="008814E3" w:rsidDel="00692F90">
          <w:rPr>
            <w:rFonts w:ascii="Times New Roman" w:hAnsi="Times New Roman" w:cs="Times New Roman"/>
            <w:i/>
            <w:color w:val="020202"/>
            <w:sz w:val="24"/>
            <w:lang w:val="en-US"/>
          </w:rPr>
          <w:delText>Emails</w:delText>
        </w:r>
        <w:r w:rsidRPr="008814E3" w:rsidDel="00692F90">
          <w:rPr>
            <w:rFonts w:ascii="Times New Roman" w:hAnsi="Times New Roman" w:cs="Times New Roman"/>
            <w:color w:val="020202"/>
            <w:sz w:val="24"/>
            <w:lang w:val="en-US"/>
          </w:rPr>
          <w:delText xml:space="preserve">: </w:delText>
        </w:r>
      </w:del>
    </w:p>
    <w:p w14:paraId="6DCB0E4D" w14:textId="4814F794" w:rsidR="004B34F4" w:rsidRPr="008814E3" w:rsidDel="00692F90" w:rsidRDefault="003B3EE1" w:rsidP="00573600">
      <w:pPr>
        <w:shd w:val="clear" w:color="auto" w:fill="FFFFFF"/>
        <w:spacing w:after="120" w:line="240" w:lineRule="auto"/>
        <w:jc w:val="both"/>
        <w:rPr>
          <w:del w:id="12" w:author="Tombácz Dóra" w:date="2025-02-20T20:48:00Z"/>
          <w:rFonts w:ascii="Times New Roman" w:hAnsi="Times New Roman" w:cs="Times New Roman"/>
          <w:color w:val="020202"/>
          <w:sz w:val="24"/>
          <w:lang w:val="en-US"/>
        </w:rPr>
      </w:pPr>
      <w:del w:id="13" w:author="Tombácz Dóra" w:date="2025-02-20T20:48:00Z">
        <w:r w:rsidRPr="008814E3" w:rsidDel="00692F90">
          <w:rPr>
            <w:rFonts w:ascii="Times New Roman" w:hAnsi="Times New Roman" w:cs="Times New Roman"/>
            <w:color w:val="020202"/>
            <w:sz w:val="24"/>
            <w:lang w:val="en-US"/>
          </w:rPr>
          <w:delText xml:space="preserve">DT: </w:delText>
        </w:r>
        <w:r w:rsidR="00343EE2" w:rsidDel="00692F90">
          <w:fldChar w:fldCharType="begin"/>
        </w:r>
        <w:r w:rsidR="00343EE2" w:rsidDel="00692F90">
          <w:delInstrText xml:space="preserve"> HYPERLINK "mailto:tombacz.dora@med.u-szeged.hu" </w:delInstrText>
        </w:r>
        <w:r w:rsidR="00343EE2" w:rsidDel="00692F90">
          <w:fldChar w:fldCharType="separate"/>
        </w:r>
        <w:r w:rsidRPr="008814E3" w:rsidDel="00692F90">
          <w:rPr>
            <w:rStyle w:val="Hiperhivatkozs"/>
            <w:rFonts w:ascii="Times New Roman" w:hAnsi="Times New Roman" w:cs="Times New Roman"/>
            <w:sz w:val="24"/>
            <w:lang w:val="en-US"/>
          </w:rPr>
          <w:delText>tombacz.dora@med.u-szeged.hu</w:delText>
        </w:r>
        <w:r w:rsidR="00343EE2" w:rsidDel="00692F90">
          <w:rPr>
            <w:rStyle w:val="Hiperhivatkozs"/>
            <w:rFonts w:ascii="Times New Roman" w:hAnsi="Times New Roman" w:cs="Times New Roman"/>
            <w:sz w:val="24"/>
            <w:lang w:val="en-US"/>
          </w:rPr>
          <w:fldChar w:fldCharType="end"/>
        </w:r>
      </w:del>
    </w:p>
    <w:p w14:paraId="6D69C7E6" w14:textId="13E3D609" w:rsidR="00C47AD0" w:rsidRPr="00E85AE7" w:rsidDel="00692F90" w:rsidRDefault="00C47AD0" w:rsidP="00573600">
      <w:pPr>
        <w:shd w:val="clear" w:color="auto" w:fill="FFFFFF"/>
        <w:spacing w:after="120" w:line="240" w:lineRule="auto"/>
        <w:jc w:val="both"/>
        <w:rPr>
          <w:del w:id="14" w:author="Tombácz Dóra" w:date="2025-02-20T20:48:00Z"/>
          <w:rFonts w:ascii="Times New Roman" w:hAnsi="Times New Roman" w:cs="Times New Roman"/>
          <w:color w:val="020202"/>
          <w:sz w:val="24"/>
          <w:lang w:val="de-DE"/>
        </w:rPr>
      </w:pPr>
      <w:del w:id="15" w:author="Tombácz Dóra" w:date="2025-02-20T20:48:00Z">
        <w:r w:rsidRPr="00E85AE7" w:rsidDel="00692F90">
          <w:rPr>
            <w:rFonts w:ascii="Times New Roman" w:hAnsi="Times New Roman" w:cs="Times New Roman"/>
            <w:color w:val="020202"/>
            <w:sz w:val="24"/>
            <w:lang w:val="de-DE"/>
          </w:rPr>
          <w:delText xml:space="preserve">BK: </w:delText>
        </w:r>
        <w:r w:rsidR="00343EE2" w:rsidDel="00692F90">
          <w:fldChar w:fldCharType="begin"/>
        </w:r>
        <w:r w:rsidR="00343EE2" w:rsidDel="00692F90">
          <w:delInstrText xml:space="preserve"> HYPERLINK "mailto:kakuk.balazs@med.u-szeged.hu" </w:delInstrText>
        </w:r>
        <w:r w:rsidR="00343EE2" w:rsidDel="00692F90">
          <w:fldChar w:fldCharType="separate"/>
        </w:r>
        <w:r w:rsidR="00460FAC" w:rsidRPr="00E85AE7" w:rsidDel="00692F90">
          <w:rPr>
            <w:rStyle w:val="Hiperhivatkozs"/>
            <w:rFonts w:ascii="Times New Roman" w:hAnsi="Times New Roman" w:cs="Times New Roman"/>
            <w:sz w:val="24"/>
            <w:lang w:val="de-DE"/>
          </w:rPr>
          <w:delText>kakuk.balazs@med.u-szeged.hu</w:delText>
        </w:r>
        <w:r w:rsidR="00343EE2" w:rsidDel="00692F90">
          <w:rPr>
            <w:rStyle w:val="Hiperhivatkozs"/>
            <w:rFonts w:ascii="Times New Roman" w:hAnsi="Times New Roman" w:cs="Times New Roman"/>
            <w:sz w:val="24"/>
            <w:lang w:val="de-DE"/>
          </w:rPr>
          <w:fldChar w:fldCharType="end"/>
        </w:r>
      </w:del>
    </w:p>
    <w:p w14:paraId="5848C684" w14:textId="680DDD18" w:rsidR="00C47AD0" w:rsidRPr="00E85AE7" w:rsidDel="00692F90" w:rsidRDefault="00C47AD0" w:rsidP="00573600">
      <w:pPr>
        <w:shd w:val="clear" w:color="auto" w:fill="FFFFFF"/>
        <w:spacing w:after="120" w:line="240" w:lineRule="auto"/>
        <w:jc w:val="both"/>
        <w:rPr>
          <w:del w:id="16" w:author="Tombácz Dóra" w:date="2025-02-20T20:48:00Z"/>
          <w:rFonts w:ascii="Times New Roman" w:hAnsi="Times New Roman" w:cs="Times New Roman"/>
          <w:color w:val="020202"/>
          <w:sz w:val="24"/>
          <w:lang w:val="de-DE"/>
        </w:rPr>
      </w:pPr>
      <w:del w:id="17" w:author="Tombácz Dóra" w:date="2025-02-20T20:48:00Z">
        <w:r w:rsidRPr="00E85AE7" w:rsidDel="00692F90">
          <w:rPr>
            <w:rFonts w:ascii="Times New Roman" w:hAnsi="Times New Roman" w:cs="Times New Roman"/>
            <w:color w:val="020202"/>
            <w:sz w:val="24"/>
            <w:lang w:val="de-DE"/>
          </w:rPr>
          <w:delText>GT:</w:delText>
        </w:r>
        <w:r w:rsidR="00FB2BBD" w:rsidRPr="00E85AE7" w:rsidDel="00692F90">
          <w:rPr>
            <w:rFonts w:ascii="Times New Roman" w:hAnsi="Times New Roman" w:cs="Times New Roman"/>
            <w:lang w:val="de-DE"/>
          </w:rPr>
          <w:delText xml:space="preserve"> </w:delText>
        </w:r>
        <w:r w:rsidR="00343EE2" w:rsidDel="00692F90">
          <w:fldChar w:fldCharType="begin"/>
        </w:r>
        <w:r w:rsidR="00343EE2" w:rsidDel="00692F90">
          <w:delInstrText xml:space="preserve"> HYPERLINK "mailto:torma.gabor@med.u-szeged.hu" </w:delInstrText>
        </w:r>
        <w:r w:rsidR="00343EE2" w:rsidDel="00692F90">
          <w:fldChar w:fldCharType="separate"/>
        </w:r>
        <w:r w:rsidR="00FB2BBD" w:rsidRPr="00E85AE7" w:rsidDel="00692F90">
          <w:rPr>
            <w:rStyle w:val="Hiperhivatkozs"/>
            <w:rFonts w:ascii="Times New Roman" w:hAnsi="Times New Roman" w:cs="Times New Roman"/>
            <w:sz w:val="24"/>
            <w:lang w:val="de-DE"/>
          </w:rPr>
          <w:delText>torma.gabor@med.u-szeged.hu</w:delText>
        </w:r>
        <w:r w:rsidR="00343EE2" w:rsidDel="00692F90">
          <w:rPr>
            <w:rStyle w:val="Hiperhivatkozs"/>
            <w:rFonts w:ascii="Times New Roman" w:hAnsi="Times New Roman" w:cs="Times New Roman"/>
            <w:sz w:val="24"/>
            <w:lang w:val="de-DE"/>
          </w:rPr>
          <w:fldChar w:fldCharType="end"/>
        </w:r>
      </w:del>
    </w:p>
    <w:p w14:paraId="088CCFCB" w14:textId="17493F5D" w:rsidR="00C47AD0" w:rsidRPr="00791172" w:rsidDel="00692F90" w:rsidRDefault="00C47AD0" w:rsidP="00573600">
      <w:pPr>
        <w:shd w:val="clear" w:color="auto" w:fill="FFFFFF"/>
        <w:spacing w:after="120" w:line="240" w:lineRule="auto"/>
        <w:jc w:val="both"/>
        <w:rPr>
          <w:del w:id="18" w:author="Tombácz Dóra" w:date="2025-02-20T20:48:00Z"/>
          <w:rFonts w:ascii="Times New Roman" w:hAnsi="Times New Roman" w:cs="Times New Roman"/>
          <w:color w:val="020202"/>
          <w:sz w:val="24"/>
          <w:lang w:val="es-ES"/>
        </w:rPr>
      </w:pPr>
      <w:del w:id="19" w:author="Tombácz Dóra" w:date="2025-02-20T20:48:00Z">
        <w:r w:rsidRPr="00791172" w:rsidDel="00692F90">
          <w:rPr>
            <w:rFonts w:ascii="Times New Roman" w:hAnsi="Times New Roman" w:cs="Times New Roman"/>
            <w:color w:val="020202"/>
            <w:sz w:val="24"/>
            <w:lang w:val="es-ES"/>
          </w:rPr>
          <w:delText xml:space="preserve">ÁF: </w:delText>
        </w:r>
        <w:r w:rsidR="00343EE2" w:rsidDel="00692F90">
          <w:fldChar w:fldCharType="begin"/>
        </w:r>
        <w:r w:rsidR="00343EE2" w:rsidDel="00692F90">
          <w:delInstrText xml:space="preserve"> HYPERLINK "mailto:fulop.adam@med.u-szeged.hu" </w:delInstrText>
        </w:r>
        <w:r w:rsidR="00343EE2" w:rsidDel="00692F90">
          <w:fldChar w:fldCharType="separate"/>
        </w:r>
        <w:r w:rsidRPr="00791172" w:rsidDel="00692F90">
          <w:rPr>
            <w:rStyle w:val="Hiperhivatkozs"/>
            <w:rFonts w:ascii="Times New Roman" w:hAnsi="Times New Roman" w:cs="Times New Roman"/>
            <w:sz w:val="24"/>
            <w:lang w:val="es-ES"/>
          </w:rPr>
          <w:delText>fulop.adam@med.u-szeged.hu</w:delText>
        </w:r>
        <w:r w:rsidR="00343EE2" w:rsidDel="00692F90">
          <w:rPr>
            <w:rStyle w:val="Hiperhivatkozs"/>
            <w:rFonts w:ascii="Times New Roman" w:hAnsi="Times New Roman" w:cs="Times New Roman"/>
            <w:sz w:val="24"/>
            <w:lang w:val="es-ES"/>
          </w:rPr>
          <w:fldChar w:fldCharType="end"/>
        </w:r>
      </w:del>
    </w:p>
    <w:p w14:paraId="70B5C79C" w14:textId="4654E7EF" w:rsidR="003B3EE1" w:rsidRPr="008814E3" w:rsidDel="00692F90" w:rsidRDefault="003B3EE1" w:rsidP="00573600">
      <w:pPr>
        <w:shd w:val="clear" w:color="auto" w:fill="FFFFFF"/>
        <w:spacing w:after="120" w:line="240" w:lineRule="auto"/>
        <w:jc w:val="both"/>
        <w:rPr>
          <w:del w:id="20" w:author="Tombácz Dóra" w:date="2025-02-20T20:48:00Z"/>
          <w:rStyle w:val="Hiperhivatkozs"/>
          <w:rFonts w:ascii="Times New Roman" w:hAnsi="Times New Roman" w:cs="Times New Roman"/>
          <w:sz w:val="24"/>
          <w:lang w:val="en-US"/>
        </w:rPr>
      </w:pPr>
      <w:del w:id="21" w:author="Tombácz Dóra" w:date="2025-02-20T20:48:00Z">
        <w:r w:rsidRPr="008814E3" w:rsidDel="00692F90">
          <w:rPr>
            <w:rFonts w:ascii="Times New Roman" w:hAnsi="Times New Roman" w:cs="Times New Roman"/>
            <w:color w:val="020202"/>
            <w:sz w:val="24"/>
            <w:lang w:val="en-US"/>
          </w:rPr>
          <w:delText xml:space="preserve">AD: </w:delText>
        </w:r>
        <w:r w:rsidR="00343EE2" w:rsidDel="00692F90">
          <w:fldChar w:fldCharType="begin"/>
        </w:r>
        <w:r w:rsidR="00343EE2" w:rsidDel="00692F90">
          <w:delInstrText xml:space="preserve"> HYPERLINK "mailto:dormo.akos@med.u-szeged.hu" </w:delInstrText>
        </w:r>
        <w:r w:rsidR="00343EE2" w:rsidDel="00692F90">
          <w:fldChar w:fldCharType="separate"/>
        </w:r>
        <w:r w:rsidRPr="008814E3" w:rsidDel="00692F90">
          <w:rPr>
            <w:rStyle w:val="Hiperhivatkozs"/>
            <w:rFonts w:ascii="Times New Roman" w:hAnsi="Times New Roman" w:cs="Times New Roman"/>
            <w:sz w:val="24"/>
            <w:lang w:val="en-US"/>
          </w:rPr>
          <w:delText>dormo.akos@med.u-szeged.hu</w:delText>
        </w:r>
        <w:r w:rsidR="00343EE2" w:rsidDel="00692F90">
          <w:rPr>
            <w:rStyle w:val="Hiperhivatkozs"/>
            <w:rFonts w:ascii="Times New Roman" w:hAnsi="Times New Roman" w:cs="Times New Roman"/>
            <w:sz w:val="24"/>
            <w:lang w:val="en-US"/>
          </w:rPr>
          <w:fldChar w:fldCharType="end"/>
        </w:r>
      </w:del>
    </w:p>
    <w:p w14:paraId="50C6A2B8" w14:textId="11A86F38" w:rsidR="004532E3" w:rsidRPr="008814E3" w:rsidDel="00692F90" w:rsidRDefault="004532E3" w:rsidP="00573600">
      <w:pPr>
        <w:shd w:val="clear" w:color="auto" w:fill="FFFFFF"/>
        <w:spacing w:after="120" w:line="240" w:lineRule="auto"/>
        <w:jc w:val="both"/>
        <w:rPr>
          <w:del w:id="22" w:author="Tombácz Dóra" w:date="2025-02-20T20:48:00Z"/>
          <w:rStyle w:val="Hiperhivatkozs"/>
          <w:rFonts w:ascii="Times New Roman" w:hAnsi="Times New Roman" w:cs="Times New Roman"/>
          <w:sz w:val="24"/>
          <w:lang w:val="en-US"/>
        </w:rPr>
      </w:pPr>
      <w:del w:id="23" w:author="Tombácz Dóra" w:date="2025-02-20T20:48:00Z">
        <w:r w:rsidRPr="008814E3" w:rsidDel="00692F90">
          <w:rPr>
            <w:rStyle w:val="Hiperhivatkozs"/>
            <w:rFonts w:ascii="Times New Roman" w:hAnsi="Times New Roman" w:cs="Times New Roman"/>
            <w:color w:val="auto"/>
            <w:sz w:val="24"/>
            <w:u w:val="none"/>
            <w:lang w:val="en-US"/>
          </w:rPr>
          <w:delText>GG:</w:delText>
        </w:r>
        <w:r w:rsidRPr="008814E3" w:rsidDel="00692F90">
          <w:rPr>
            <w:rStyle w:val="Hiperhivatkozs"/>
            <w:rFonts w:ascii="Times New Roman" w:hAnsi="Times New Roman" w:cs="Times New Roman"/>
            <w:color w:val="auto"/>
            <w:sz w:val="24"/>
            <w:lang w:val="en-US"/>
          </w:rPr>
          <w:delText xml:space="preserve"> </w:delText>
        </w:r>
        <w:r w:rsidR="00343EE2" w:rsidDel="00692F90">
          <w:fldChar w:fldCharType="begin"/>
        </w:r>
        <w:r w:rsidR="00343EE2" w:rsidDel="00692F90">
          <w:delInstrText xml:space="preserve"> HYPERLINK "mailto:gulyas.gabor@med.u-szeged.hu" </w:delInstrText>
        </w:r>
        <w:r w:rsidR="00343EE2" w:rsidDel="00692F90">
          <w:fldChar w:fldCharType="separate"/>
        </w:r>
        <w:r w:rsidRPr="008814E3" w:rsidDel="00692F90">
          <w:rPr>
            <w:rStyle w:val="Hiperhivatkozs"/>
            <w:rFonts w:ascii="Times New Roman" w:hAnsi="Times New Roman" w:cs="Times New Roman"/>
            <w:sz w:val="24"/>
            <w:lang w:val="en-US"/>
          </w:rPr>
          <w:delText>gulyas.gabor@med.u-szeged.hu</w:delText>
        </w:r>
        <w:r w:rsidR="00343EE2" w:rsidDel="00692F90">
          <w:rPr>
            <w:rStyle w:val="Hiperhivatkozs"/>
            <w:rFonts w:ascii="Times New Roman" w:hAnsi="Times New Roman" w:cs="Times New Roman"/>
            <w:sz w:val="24"/>
            <w:lang w:val="en-US"/>
          </w:rPr>
          <w:fldChar w:fldCharType="end"/>
        </w:r>
      </w:del>
    </w:p>
    <w:p w14:paraId="24E031CF" w14:textId="24A4D69D" w:rsidR="004532E3" w:rsidRPr="008814E3" w:rsidDel="00692F90" w:rsidRDefault="004532E3" w:rsidP="00573600">
      <w:pPr>
        <w:shd w:val="clear" w:color="auto" w:fill="FFFFFF"/>
        <w:spacing w:after="120" w:line="240" w:lineRule="auto"/>
        <w:jc w:val="both"/>
        <w:rPr>
          <w:del w:id="24" w:author="Tombácz Dóra" w:date="2025-02-20T20:48:00Z"/>
          <w:rFonts w:ascii="Times New Roman" w:hAnsi="Times New Roman" w:cs="Times New Roman"/>
          <w:color w:val="020202"/>
          <w:sz w:val="24"/>
          <w:lang w:val="en-US"/>
        </w:rPr>
      </w:pPr>
      <w:del w:id="25" w:author="Tombácz Dóra" w:date="2025-02-20T20:48:00Z">
        <w:r w:rsidRPr="008814E3" w:rsidDel="00692F90">
          <w:rPr>
            <w:rFonts w:ascii="Times New Roman" w:hAnsi="Times New Roman" w:cs="Times New Roman"/>
            <w:lang w:val="en-US"/>
          </w:rPr>
          <w:delText xml:space="preserve">ZC: </w:delText>
        </w:r>
        <w:r w:rsidR="00343EE2" w:rsidDel="00692F90">
          <w:fldChar w:fldCharType="begin"/>
        </w:r>
        <w:r w:rsidR="00343EE2" w:rsidDel="00692F90">
          <w:delInstrText xml:space="preserve"> HYPERLINK "mailto:csabai.zsolt@med.u-szeged.hu" </w:delInstrText>
        </w:r>
        <w:r w:rsidR="00343EE2" w:rsidDel="00692F90">
          <w:fldChar w:fldCharType="separate"/>
        </w:r>
        <w:r w:rsidRPr="008814E3" w:rsidDel="00692F90">
          <w:rPr>
            <w:rStyle w:val="Hiperhivatkozs"/>
            <w:rFonts w:ascii="Times New Roman" w:hAnsi="Times New Roman" w:cs="Times New Roman"/>
            <w:sz w:val="24"/>
            <w:lang w:val="en-US"/>
          </w:rPr>
          <w:delText>csabai.zsolt@med.u-szeged.hu</w:delText>
        </w:r>
        <w:r w:rsidR="00343EE2" w:rsidDel="00692F90">
          <w:rPr>
            <w:rStyle w:val="Hiperhivatkozs"/>
            <w:rFonts w:ascii="Times New Roman" w:hAnsi="Times New Roman" w:cs="Times New Roman"/>
            <w:sz w:val="24"/>
            <w:lang w:val="en-US"/>
          </w:rPr>
          <w:fldChar w:fldCharType="end"/>
        </w:r>
      </w:del>
    </w:p>
    <w:p w14:paraId="776C764D" w14:textId="02D7586B" w:rsidR="003B3EE1" w:rsidRPr="008814E3" w:rsidDel="00692F90" w:rsidRDefault="003B3EE1" w:rsidP="00573600">
      <w:pPr>
        <w:shd w:val="clear" w:color="auto" w:fill="FFFFFF"/>
        <w:spacing w:after="120" w:line="240" w:lineRule="auto"/>
        <w:jc w:val="both"/>
        <w:rPr>
          <w:del w:id="26" w:author="Tombácz Dóra" w:date="2025-02-20T20:48:00Z"/>
          <w:rFonts w:ascii="Times New Roman" w:hAnsi="Times New Roman" w:cs="Times New Roman"/>
          <w:color w:val="020202"/>
          <w:sz w:val="24"/>
          <w:lang w:val="en-US"/>
        </w:rPr>
      </w:pPr>
      <w:del w:id="27" w:author="Tombácz Dóra" w:date="2025-02-20T20:48:00Z">
        <w:r w:rsidRPr="008814E3" w:rsidDel="00692F90">
          <w:rPr>
            <w:rFonts w:ascii="Times New Roman" w:hAnsi="Times New Roman" w:cs="Times New Roman"/>
            <w:color w:val="020202"/>
            <w:sz w:val="24"/>
            <w:lang w:val="en-US"/>
          </w:rPr>
          <w:delText xml:space="preserve">ZB: </w:delText>
        </w:r>
        <w:r w:rsidR="00343EE2" w:rsidDel="00692F90">
          <w:fldChar w:fldCharType="begin"/>
        </w:r>
        <w:r w:rsidR="00343EE2" w:rsidDel="00692F90">
          <w:delInstrText xml:space="preserve"> HYPERLINK "mailto:boldogkoi.zsolt@med.u-szeged.hu" </w:delInstrText>
        </w:r>
        <w:r w:rsidR="00343EE2" w:rsidDel="00692F90">
          <w:fldChar w:fldCharType="separate"/>
        </w:r>
        <w:r w:rsidRPr="008814E3" w:rsidDel="00692F90">
          <w:rPr>
            <w:rStyle w:val="Hiperhivatkozs"/>
            <w:rFonts w:ascii="Times New Roman" w:hAnsi="Times New Roman" w:cs="Times New Roman"/>
            <w:sz w:val="24"/>
            <w:lang w:val="en-US"/>
          </w:rPr>
          <w:delText>boldogkoi.zsolt@med.u-szeged.hu</w:delText>
        </w:r>
        <w:r w:rsidR="00343EE2" w:rsidDel="00692F90">
          <w:rPr>
            <w:rStyle w:val="Hiperhivatkozs"/>
            <w:rFonts w:ascii="Times New Roman" w:hAnsi="Times New Roman" w:cs="Times New Roman"/>
            <w:sz w:val="24"/>
            <w:lang w:val="en-US"/>
          </w:rPr>
          <w:fldChar w:fldCharType="end"/>
        </w:r>
      </w:del>
    </w:p>
    <w:p w14:paraId="4B5026EC" w14:textId="77777777" w:rsidR="003B3EE1" w:rsidRPr="008814E3" w:rsidRDefault="003B3EE1" w:rsidP="00573600">
      <w:pPr>
        <w:shd w:val="clear" w:color="auto" w:fill="FFFFFF"/>
        <w:spacing w:after="120" w:line="240" w:lineRule="auto"/>
        <w:jc w:val="both"/>
        <w:rPr>
          <w:rFonts w:ascii="Times New Roman" w:hAnsi="Times New Roman" w:cs="Times New Roman"/>
          <w:color w:val="020202"/>
          <w:sz w:val="24"/>
          <w:lang w:val="en-US"/>
        </w:rPr>
      </w:pPr>
    </w:p>
    <w:p w14:paraId="26CAB545" w14:textId="35155BC2" w:rsidR="004B34F4" w:rsidRPr="008814E3" w:rsidRDefault="004B34F4"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i/>
          <w:color w:val="020202"/>
          <w:sz w:val="24"/>
          <w:lang w:val="en-US"/>
        </w:rPr>
        <w:t>Keywords</w:t>
      </w:r>
      <w:r w:rsidR="003F618B" w:rsidRPr="008814E3">
        <w:rPr>
          <w:rFonts w:ascii="Times New Roman" w:hAnsi="Times New Roman" w:cs="Times New Roman"/>
          <w:color w:val="020202"/>
          <w:sz w:val="24"/>
          <w:lang w:val="en-US"/>
        </w:rPr>
        <w:t>: Equid</w:t>
      </w:r>
      <w:r w:rsidRPr="008814E3">
        <w:rPr>
          <w:rFonts w:ascii="Times New Roman" w:hAnsi="Times New Roman" w:cs="Times New Roman"/>
          <w:color w:val="020202"/>
          <w:sz w:val="24"/>
          <w:lang w:val="en-US"/>
        </w:rPr>
        <w:t xml:space="preserve"> herpesvirus 1, EHV-1</w:t>
      </w:r>
      <w:r w:rsidR="009065DB" w:rsidRPr="008814E3">
        <w:rPr>
          <w:rFonts w:ascii="Times New Roman" w:hAnsi="Times New Roman" w:cs="Times New Roman"/>
          <w:color w:val="020202"/>
          <w:sz w:val="24"/>
          <w:lang w:val="en-US"/>
        </w:rPr>
        <w:t xml:space="preserve">, </w:t>
      </w:r>
      <w:r w:rsidR="00503D08" w:rsidRPr="008814E3">
        <w:rPr>
          <w:rFonts w:ascii="Times New Roman" w:hAnsi="Times New Roman" w:cs="Times New Roman"/>
          <w:color w:val="020202"/>
          <w:sz w:val="24"/>
          <w:lang w:val="en-US"/>
        </w:rPr>
        <w:t xml:space="preserve">transcriptome, </w:t>
      </w:r>
      <w:r w:rsidR="009065DB" w:rsidRPr="008814E3">
        <w:rPr>
          <w:rFonts w:ascii="Times New Roman" w:hAnsi="Times New Roman" w:cs="Times New Roman"/>
          <w:color w:val="020202"/>
          <w:sz w:val="24"/>
          <w:lang w:val="en-US"/>
        </w:rPr>
        <w:t xml:space="preserve">long-read sequencing, </w:t>
      </w:r>
      <w:r w:rsidR="00F90860" w:rsidRPr="008814E3">
        <w:rPr>
          <w:rFonts w:ascii="Times New Roman" w:hAnsi="Times New Roman" w:cs="Times New Roman"/>
          <w:color w:val="020202"/>
          <w:sz w:val="24"/>
          <w:lang w:val="en-US"/>
        </w:rPr>
        <w:t xml:space="preserve">nanopore sequencing, </w:t>
      </w:r>
      <w:r w:rsidR="00D70535" w:rsidRPr="008814E3">
        <w:rPr>
          <w:rFonts w:ascii="Times New Roman" w:hAnsi="Times New Roman" w:cs="Times New Roman"/>
          <w:color w:val="020202"/>
          <w:sz w:val="24"/>
          <w:lang w:val="en-US"/>
        </w:rPr>
        <w:t xml:space="preserve">direct cDNA-sequencing, </w:t>
      </w:r>
      <w:r w:rsidR="008D59F7" w:rsidRPr="008814E3">
        <w:rPr>
          <w:rFonts w:ascii="Times New Roman" w:hAnsi="Times New Roman" w:cs="Times New Roman"/>
          <w:color w:val="020202"/>
          <w:sz w:val="24"/>
          <w:lang w:val="en-US"/>
        </w:rPr>
        <w:t xml:space="preserve">CAGE-Seq, </w:t>
      </w:r>
      <w:r w:rsidR="00F90860" w:rsidRPr="008814E3">
        <w:rPr>
          <w:rFonts w:ascii="Times New Roman" w:hAnsi="Times New Roman" w:cs="Times New Roman"/>
          <w:color w:val="020202"/>
          <w:sz w:val="24"/>
          <w:lang w:val="en-US"/>
        </w:rPr>
        <w:t>kinetic classes</w:t>
      </w:r>
    </w:p>
    <w:p w14:paraId="2EB9211B" w14:textId="31998F08" w:rsidR="004B34F4" w:rsidRPr="008814E3" w:rsidRDefault="004B34F4" w:rsidP="00573600">
      <w:pPr>
        <w:shd w:val="clear" w:color="auto" w:fill="FFFFFF"/>
        <w:spacing w:after="120" w:line="240" w:lineRule="auto"/>
        <w:jc w:val="both"/>
        <w:rPr>
          <w:rFonts w:ascii="Times New Roman" w:hAnsi="Times New Roman" w:cs="Times New Roman"/>
          <w:b/>
          <w:color w:val="020202"/>
          <w:sz w:val="28"/>
          <w:lang w:val="en-US"/>
        </w:rPr>
      </w:pPr>
    </w:p>
    <w:p w14:paraId="141608C1" w14:textId="55C4A6FE" w:rsidR="009C6F1D" w:rsidRPr="008814E3" w:rsidRDefault="009C6F1D" w:rsidP="00573600">
      <w:pPr>
        <w:shd w:val="clear" w:color="auto" w:fill="FFFFFF"/>
        <w:spacing w:after="120" w:line="240" w:lineRule="auto"/>
        <w:jc w:val="both"/>
        <w:rPr>
          <w:rFonts w:ascii="Times New Roman" w:hAnsi="Times New Roman" w:cs="Times New Roman"/>
          <w:b/>
          <w:color w:val="020202"/>
          <w:sz w:val="28"/>
          <w:lang w:val="en-US"/>
        </w:rPr>
      </w:pPr>
      <w:r w:rsidRPr="008814E3">
        <w:rPr>
          <w:rFonts w:ascii="Times New Roman" w:hAnsi="Times New Roman" w:cs="Times New Roman"/>
          <w:b/>
          <w:color w:val="020202"/>
          <w:sz w:val="28"/>
          <w:lang w:val="en-US"/>
        </w:rPr>
        <w:t>Abstract</w:t>
      </w:r>
    </w:p>
    <w:p w14:paraId="47F5A2B3" w14:textId="23CBD75C" w:rsidR="002566C6" w:rsidRPr="008814E3" w:rsidRDefault="002566C6" w:rsidP="00573600">
      <w:pPr>
        <w:shd w:val="clear" w:color="auto" w:fill="FFFFFF"/>
        <w:spacing w:after="120" w:line="240" w:lineRule="auto"/>
        <w:jc w:val="both"/>
        <w:rPr>
          <w:rFonts w:ascii="Times New Roman" w:hAnsi="Times New Roman" w:cs="Times New Roman"/>
          <w:b/>
          <w:color w:val="020202"/>
          <w:sz w:val="24"/>
          <w:lang w:val="en-US"/>
        </w:rPr>
      </w:pPr>
      <w:r w:rsidRPr="008814E3">
        <w:rPr>
          <w:rFonts w:ascii="Times New Roman" w:hAnsi="Times New Roman" w:cs="Times New Roman"/>
          <w:b/>
          <w:color w:val="020202"/>
          <w:sz w:val="24"/>
          <w:lang w:val="en-US"/>
        </w:rPr>
        <w:t>Introduction</w:t>
      </w:r>
    </w:p>
    <w:p w14:paraId="33FCD35E" w14:textId="0714C647" w:rsidR="00764AC2" w:rsidRPr="00E24243" w:rsidRDefault="00A3172E"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Equid alphaherpesvirus 1 (EHV-1), a veterinary pathogen belonging to the Varicellovirus genus, is responsible for significant economic losses in the global equine sector. </w:t>
      </w:r>
      <w:r w:rsidR="00B41775" w:rsidRPr="00E24243">
        <w:rPr>
          <w:rFonts w:ascii="Times New Roman" w:hAnsi="Times New Roman" w:cs="Times New Roman"/>
          <w:sz w:val="24"/>
          <w:lang w:val="en-US"/>
        </w:rPr>
        <w:t>This research involved timescale gene expression profiling and transcriptional reannotation of this herpesvirus.</w:t>
      </w:r>
    </w:p>
    <w:p w14:paraId="5E11A4DC" w14:textId="0319C105" w:rsidR="002566C6" w:rsidRPr="00E24243" w:rsidRDefault="002566C6" w:rsidP="00573600">
      <w:pPr>
        <w:shd w:val="clear" w:color="auto" w:fill="FFFFFF"/>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Methods</w:t>
      </w:r>
    </w:p>
    <w:p w14:paraId="2D3EB77C" w14:textId="1C87D15C" w:rsidR="0000603B" w:rsidRPr="00E24243" w:rsidRDefault="0011081C"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We employed CAGE s</w:t>
      </w:r>
      <w:r w:rsidR="00764AC2" w:rsidRPr="00E24243">
        <w:rPr>
          <w:rFonts w:ascii="Times New Roman" w:hAnsi="Times New Roman" w:cs="Times New Roman"/>
          <w:sz w:val="24"/>
          <w:lang w:val="en-US"/>
        </w:rPr>
        <w:t>eq</w:t>
      </w:r>
      <w:r w:rsidRPr="00E24243">
        <w:rPr>
          <w:rFonts w:ascii="Times New Roman" w:hAnsi="Times New Roman" w:cs="Times New Roman"/>
          <w:sz w:val="24"/>
          <w:lang w:val="en-US"/>
        </w:rPr>
        <w:t xml:space="preserve">uencing </w:t>
      </w:r>
      <w:r w:rsidR="00764AC2" w:rsidRPr="00E24243">
        <w:rPr>
          <w:rFonts w:ascii="Times New Roman" w:hAnsi="Times New Roman" w:cs="Times New Roman"/>
          <w:sz w:val="24"/>
          <w:lang w:val="en-US"/>
        </w:rPr>
        <w:t xml:space="preserve">on </w:t>
      </w:r>
      <w:r w:rsidR="00B91C55" w:rsidRPr="00E24243">
        <w:rPr>
          <w:rFonts w:ascii="Times New Roman" w:hAnsi="Times New Roman" w:cs="Times New Roman"/>
          <w:sz w:val="24"/>
          <w:lang w:val="en-US"/>
        </w:rPr>
        <w:t xml:space="preserve">the </w:t>
      </w:r>
      <w:r w:rsidR="00764AC2" w:rsidRPr="00E24243">
        <w:rPr>
          <w:rFonts w:ascii="Times New Roman" w:hAnsi="Times New Roman" w:cs="Times New Roman"/>
          <w:sz w:val="24"/>
          <w:lang w:val="en-US"/>
        </w:rPr>
        <w:t>Illumina platform to determine transcript start sites</w:t>
      </w:r>
      <w:r w:rsidR="00B91C55" w:rsidRPr="00E24243">
        <w:rPr>
          <w:rFonts w:ascii="Times New Roman" w:hAnsi="Times New Roman" w:cs="Times New Roman"/>
          <w:sz w:val="24"/>
          <w:lang w:val="en-US"/>
        </w:rPr>
        <w:t>,</w:t>
      </w:r>
      <w:r w:rsidR="00764AC2" w:rsidRPr="00E24243">
        <w:rPr>
          <w:rFonts w:ascii="Times New Roman" w:hAnsi="Times New Roman" w:cs="Times New Roman"/>
          <w:sz w:val="24"/>
          <w:lang w:val="en-US"/>
        </w:rPr>
        <w:t xml:space="preserve"> alongside long-read direct cDNA sequencing on Oxford Nanopore Technology platform to detect full-length viral transcripts. Samples were collected </w:t>
      </w:r>
      <w:r w:rsidR="003E4CFA" w:rsidRPr="00E24243">
        <w:rPr>
          <w:rFonts w:ascii="Times New Roman" w:hAnsi="Times New Roman" w:cs="Times New Roman"/>
          <w:sz w:val="24"/>
          <w:lang w:val="en-US"/>
        </w:rPr>
        <w:t xml:space="preserve">in triplicate </w:t>
      </w:r>
      <w:r w:rsidR="00764AC2" w:rsidRPr="00E24243">
        <w:rPr>
          <w:rFonts w:ascii="Times New Roman" w:hAnsi="Times New Roman" w:cs="Times New Roman"/>
          <w:sz w:val="24"/>
          <w:lang w:val="en-US"/>
        </w:rPr>
        <w:t>at nine distinct stages of the viral lifecycle. We also applied protein synthesis inhibition to determine the immediate-early gene expression of the virus.</w:t>
      </w:r>
      <w:r w:rsidR="00FF71FE" w:rsidRPr="00E24243">
        <w:rPr>
          <w:rFonts w:ascii="Times New Roman" w:hAnsi="Times New Roman" w:cs="Times New Roman"/>
          <w:sz w:val="24"/>
          <w:lang w:val="en-US"/>
        </w:rPr>
        <w:t xml:space="preserve"> Earlier data on native RNA sequencing was also utilized </w:t>
      </w:r>
      <w:r w:rsidR="00A967E5" w:rsidRPr="00E24243">
        <w:rPr>
          <w:rFonts w:ascii="Times New Roman" w:hAnsi="Times New Roman" w:cs="Times New Roman"/>
          <w:sz w:val="24"/>
          <w:lang w:val="en-US"/>
        </w:rPr>
        <w:t>to validate</w:t>
      </w:r>
      <w:r w:rsidR="00FF71FE" w:rsidRPr="00E24243">
        <w:rPr>
          <w:rFonts w:ascii="Times New Roman" w:hAnsi="Times New Roman" w:cs="Times New Roman"/>
          <w:sz w:val="24"/>
          <w:lang w:val="en-US"/>
        </w:rPr>
        <w:t xml:space="preserve"> the results.</w:t>
      </w:r>
      <w:r w:rsidR="00E85AE7" w:rsidRPr="00E24243">
        <w:rPr>
          <w:rFonts w:ascii="Times New Roman" w:hAnsi="Times New Roman" w:cs="Times New Roman"/>
          <w:sz w:val="24"/>
          <w:lang w:val="en-US"/>
        </w:rPr>
        <w:t xml:space="preserve"> </w:t>
      </w:r>
      <w:r w:rsidR="0000603B" w:rsidRPr="00E24243">
        <w:rPr>
          <w:rFonts w:ascii="Times New Roman" w:hAnsi="Times New Roman" w:cs="Times New Roman"/>
          <w:sz w:val="24"/>
          <w:lang w:val="en-US"/>
        </w:rPr>
        <w:t>The sequencing data were processed using the LoRTIA and NAGATA software tools.</w:t>
      </w:r>
    </w:p>
    <w:p w14:paraId="23FDF72B" w14:textId="4B7D9EB7" w:rsidR="00E64DAA" w:rsidRPr="00E24243" w:rsidRDefault="002566C6" w:rsidP="00573600">
      <w:pPr>
        <w:shd w:val="clear" w:color="auto" w:fill="FFFFFF"/>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Results</w:t>
      </w:r>
    </w:p>
    <w:p w14:paraId="63927AC1" w14:textId="18725A8A" w:rsidR="00764AC2" w:rsidRPr="00E24243" w:rsidRDefault="00E64DAA"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 time-course analysis of viral transcript expression using</w:t>
      </w:r>
      <w:r w:rsidR="00C26E12" w:rsidRPr="00E24243">
        <w:rPr>
          <w:rFonts w:ascii="Times New Roman" w:hAnsi="Times New Roman" w:cs="Times New Roman"/>
          <w:sz w:val="24"/>
          <w:lang w:val="en-US"/>
        </w:rPr>
        <w:t xml:space="preserve"> long-read</w:t>
      </w:r>
      <w:r w:rsidRPr="00E24243">
        <w:rPr>
          <w:rFonts w:ascii="Times New Roman" w:hAnsi="Times New Roman" w:cs="Times New Roman"/>
          <w:sz w:val="24"/>
          <w:lang w:val="en-US"/>
        </w:rPr>
        <w:t xml:space="preserve"> dcDN</w:t>
      </w:r>
      <w:r w:rsidR="00E30F84" w:rsidRPr="00E24243">
        <w:rPr>
          <w:rFonts w:ascii="Times New Roman" w:hAnsi="Times New Roman" w:cs="Times New Roman"/>
          <w:sz w:val="24"/>
          <w:lang w:val="en-US"/>
        </w:rPr>
        <w:t>A-Seq enabled the characterization</w:t>
      </w:r>
      <w:r w:rsidRPr="00E24243">
        <w:rPr>
          <w:rFonts w:ascii="Times New Roman" w:hAnsi="Times New Roman" w:cs="Times New Roman"/>
          <w:sz w:val="24"/>
          <w:lang w:val="en-US"/>
        </w:rPr>
        <w:t xml:space="preserve"> of these transcripts based on their kinetic </w:t>
      </w:r>
      <w:r w:rsidR="00AA329E" w:rsidRPr="00E24243">
        <w:rPr>
          <w:rFonts w:ascii="Times New Roman" w:hAnsi="Times New Roman" w:cs="Times New Roman"/>
          <w:sz w:val="24"/>
          <w:lang w:val="en-US"/>
        </w:rPr>
        <w:t>behavior</w:t>
      </w:r>
      <w:r w:rsidRPr="00E24243">
        <w:rPr>
          <w:rFonts w:ascii="Times New Roman" w:hAnsi="Times New Roman" w:cs="Times New Roman"/>
          <w:sz w:val="24"/>
          <w:lang w:val="en-US"/>
        </w:rPr>
        <w:t xml:space="preserve"> throughout the replication cycle.</w:t>
      </w:r>
      <w:r w:rsidR="00764AC2"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Furthermore, the study involved a comprehensive reannota</w:t>
      </w:r>
      <w:r w:rsidR="00C26E12" w:rsidRPr="00E24243">
        <w:rPr>
          <w:rFonts w:ascii="Times New Roman" w:hAnsi="Times New Roman" w:cs="Times New Roman"/>
          <w:sz w:val="24"/>
          <w:lang w:val="en-US"/>
        </w:rPr>
        <w:t>tion of the EHV-1 transcriptome</w:t>
      </w:r>
      <w:r w:rsidR="003D12DB" w:rsidRPr="00E24243">
        <w:rPr>
          <w:rFonts w:ascii="Times New Roman" w:hAnsi="Times New Roman" w:cs="Times New Roman"/>
          <w:sz w:val="24"/>
          <w:lang w:val="en-US"/>
        </w:rPr>
        <w:t xml:space="preserve">. CAGE analysis </w:t>
      </w:r>
      <w:r w:rsidRPr="00E24243">
        <w:rPr>
          <w:rFonts w:ascii="Times New Roman" w:hAnsi="Times New Roman" w:cs="Times New Roman"/>
          <w:sz w:val="24"/>
          <w:lang w:val="en-US"/>
        </w:rPr>
        <w:t xml:space="preserve">helped </w:t>
      </w:r>
      <w:r w:rsidR="00370CD3" w:rsidRPr="00E24243">
        <w:rPr>
          <w:rFonts w:ascii="Times New Roman" w:hAnsi="Times New Roman" w:cs="Times New Roman"/>
          <w:sz w:val="24"/>
          <w:lang w:val="en-US"/>
        </w:rPr>
        <w:t>identify</w:t>
      </w:r>
      <w:r w:rsidRPr="00E24243">
        <w:rPr>
          <w:rFonts w:ascii="Times New Roman" w:hAnsi="Times New Roman" w:cs="Times New Roman"/>
          <w:sz w:val="24"/>
          <w:lang w:val="en-US"/>
        </w:rPr>
        <w:t xml:space="preserve"> the transcription start sites and promoter regions, while d</w:t>
      </w:r>
      <w:r w:rsidR="003D12DB" w:rsidRPr="00E24243">
        <w:rPr>
          <w:rFonts w:ascii="Times New Roman" w:hAnsi="Times New Roman" w:cs="Times New Roman"/>
          <w:sz w:val="24"/>
          <w:lang w:val="en-US"/>
        </w:rPr>
        <w:t>irect cDNA sequencing</w:t>
      </w:r>
      <w:r w:rsidRPr="00E24243">
        <w:rPr>
          <w:rFonts w:ascii="Times New Roman" w:hAnsi="Times New Roman" w:cs="Times New Roman"/>
          <w:sz w:val="24"/>
          <w:lang w:val="en-US"/>
        </w:rPr>
        <w:t xml:space="preserve"> provided a more accurate </w:t>
      </w:r>
      <w:r w:rsidR="00370CD3" w:rsidRPr="00E24243">
        <w:rPr>
          <w:rFonts w:ascii="Times New Roman" w:hAnsi="Times New Roman" w:cs="Times New Roman"/>
          <w:sz w:val="24"/>
          <w:lang w:val="en-US"/>
        </w:rPr>
        <w:t>approach</w:t>
      </w:r>
      <w:r w:rsidRPr="00E24243">
        <w:rPr>
          <w:rFonts w:ascii="Times New Roman" w:hAnsi="Times New Roman" w:cs="Times New Roman"/>
          <w:sz w:val="24"/>
          <w:lang w:val="en-US"/>
        </w:rPr>
        <w:t xml:space="preserve"> </w:t>
      </w:r>
      <w:r w:rsidR="006C032B" w:rsidRPr="00E24243">
        <w:rPr>
          <w:rFonts w:ascii="Times New Roman" w:hAnsi="Times New Roman" w:cs="Times New Roman"/>
          <w:sz w:val="24"/>
          <w:lang w:val="en-US"/>
        </w:rPr>
        <w:t xml:space="preserve">to capturing </w:t>
      </w:r>
      <w:r w:rsidRPr="00E24243">
        <w:rPr>
          <w:rFonts w:ascii="Times New Roman" w:hAnsi="Times New Roman" w:cs="Times New Roman"/>
          <w:sz w:val="24"/>
          <w:lang w:val="en-US"/>
        </w:rPr>
        <w:t xml:space="preserve">full-length transcripts and isoform diversity. </w:t>
      </w:r>
      <w:r w:rsidR="006C6D1C" w:rsidRPr="00E24243">
        <w:rPr>
          <w:rFonts w:ascii="Times New Roman" w:hAnsi="Times New Roman" w:cs="Times New Roman"/>
          <w:sz w:val="24"/>
          <w:lang w:val="en-US"/>
        </w:rPr>
        <w:t xml:space="preserve">Through an integrated approach, we identified and validated </w:t>
      </w:r>
      <w:r w:rsidR="006303E5" w:rsidRPr="00E24243">
        <w:rPr>
          <w:rFonts w:ascii="Times New Roman" w:hAnsi="Times New Roman" w:cs="Times New Roman"/>
          <w:sz w:val="24"/>
          <w:lang w:val="en-US"/>
        </w:rPr>
        <w:t>numerous</w:t>
      </w:r>
      <w:r w:rsidR="006C6D1C" w:rsidRPr="00E24243">
        <w:rPr>
          <w:rFonts w:ascii="Times New Roman" w:hAnsi="Times New Roman" w:cs="Times New Roman"/>
          <w:sz w:val="24"/>
          <w:lang w:val="en-US"/>
        </w:rPr>
        <w:t xml:space="preserve"> novel transcripts, thereby refining the EHV-1 transcriptome annotation</w:t>
      </w:r>
      <w:r w:rsidR="00884441" w:rsidRPr="00E24243">
        <w:rPr>
          <w:rFonts w:ascii="Times New Roman" w:hAnsi="Times New Roman" w:cs="Times New Roman"/>
          <w:sz w:val="24"/>
          <w:lang w:val="en-US"/>
        </w:rPr>
        <w:t xml:space="preserve">. </w:t>
      </w:r>
      <w:r w:rsidR="0000603B" w:rsidRPr="00E24243">
        <w:rPr>
          <w:rFonts w:ascii="Times New Roman" w:hAnsi="Times New Roman" w:cs="Times New Roman"/>
          <w:sz w:val="24"/>
          <w:lang w:val="en-US"/>
        </w:rPr>
        <w:t>T</w:t>
      </w:r>
      <w:r w:rsidRPr="00E24243">
        <w:rPr>
          <w:rFonts w:ascii="Times New Roman" w:hAnsi="Times New Roman" w:cs="Times New Roman"/>
          <w:sz w:val="24"/>
          <w:lang w:val="en-US"/>
        </w:rPr>
        <w:t>hese methods allowed for a more detailed and accurate mapping of the EHV-1 transcriptome, uncovering previously unknown transcripts and refining the existing annotations.</w:t>
      </w:r>
    </w:p>
    <w:p w14:paraId="72D8E8EB" w14:textId="1C28E378" w:rsidR="002566C6" w:rsidRPr="00E24243" w:rsidRDefault="002566C6" w:rsidP="00573600">
      <w:pPr>
        <w:shd w:val="clear" w:color="auto" w:fill="FFFFFF"/>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Conclusions</w:t>
      </w:r>
    </w:p>
    <w:p w14:paraId="4327DFB8" w14:textId="5C495247" w:rsidR="00742F4A" w:rsidRPr="00E24243" w:rsidRDefault="004B426A"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 shifting patterns in transcript isoforms and overlaps suggest a sophisticated regulatory network that enables EHV-1 to precisely modulate gene expression throughout its replication cycle. The presence of multiple isoforms per gene indicates that the virus can adapt to different stages of infection by producing a variety of transcripts. This likely enhances its genomic efficiency and allows it to respond more effectively to the host's environment.</w:t>
      </w:r>
    </w:p>
    <w:p w14:paraId="6429FEE8" w14:textId="77777777" w:rsidR="004B426A" w:rsidRPr="00E24243" w:rsidRDefault="004B426A" w:rsidP="00573600">
      <w:pPr>
        <w:shd w:val="clear" w:color="auto" w:fill="FFFFFF"/>
        <w:spacing w:after="120" w:line="240" w:lineRule="auto"/>
        <w:jc w:val="both"/>
        <w:rPr>
          <w:rFonts w:ascii="Times New Roman" w:hAnsi="Times New Roman" w:cs="Times New Roman"/>
          <w:sz w:val="24"/>
          <w:lang w:val="en-US"/>
        </w:rPr>
      </w:pPr>
    </w:p>
    <w:p w14:paraId="24B109DF" w14:textId="45B5DA88" w:rsidR="007F7473" w:rsidRPr="008814E3" w:rsidRDefault="009F1F42" w:rsidP="00573600">
      <w:pPr>
        <w:shd w:val="clear" w:color="auto" w:fill="FFFFFF"/>
        <w:spacing w:after="120" w:line="240" w:lineRule="auto"/>
        <w:jc w:val="both"/>
        <w:rPr>
          <w:rFonts w:ascii="Times New Roman" w:hAnsi="Times New Roman" w:cs="Times New Roman"/>
          <w:b/>
          <w:color w:val="020202"/>
          <w:sz w:val="28"/>
          <w:lang w:val="en-US"/>
        </w:rPr>
      </w:pPr>
      <w:r w:rsidRPr="008814E3">
        <w:rPr>
          <w:rFonts w:ascii="Times New Roman" w:hAnsi="Times New Roman" w:cs="Times New Roman"/>
          <w:b/>
          <w:color w:val="020202"/>
          <w:sz w:val="28"/>
          <w:lang w:val="en-US"/>
        </w:rPr>
        <w:t>Introduction</w:t>
      </w:r>
    </w:p>
    <w:p w14:paraId="399F95DF" w14:textId="3D8379CA" w:rsidR="00063753" w:rsidRPr="008814E3" w:rsidRDefault="007F7473"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color w:val="020202"/>
          <w:sz w:val="24"/>
          <w:lang w:val="en-US"/>
        </w:rPr>
        <w:lastRenderedPageBreak/>
        <w:t xml:space="preserve">Equid alphaherpesvirus 1 (EHV-1), also referred to as </w:t>
      </w:r>
      <w:r w:rsidRPr="008814E3">
        <w:rPr>
          <w:rFonts w:ascii="Times New Roman" w:hAnsi="Times New Roman" w:cs="Times New Roman"/>
          <w:i/>
          <w:color w:val="020202"/>
          <w:sz w:val="24"/>
          <w:lang w:val="en-US"/>
        </w:rPr>
        <w:t>Varicellovirus equidalpha1</w:t>
      </w:r>
      <w:r w:rsidR="00C74F86" w:rsidRPr="008814E3">
        <w:rPr>
          <w:rFonts w:ascii="Times New Roman" w:hAnsi="Times New Roman" w:cs="Times New Roman"/>
          <w:i/>
          <w:color w:val="020202"/>
          <w:sz w:val="24"/>
          <w:lang w:val="en-US"/>
        </w:rPr>
        <w:t xml:space="preserve"> </w:t>
      </w:r>
      <w:r w:rsidR="006F598A" w:rsidRPr="008814E3">
        <w:rPr>
          <w:rFonts w:ascii="Times New Roman" w:hAnsi="Times New Roman" w:cs="Times New Roman"/>
          <w:i/>
          <w:color w:val="020202"/>
          <w:sz w:val="24"/>
          <w:lang w:val="en-US"/>
        </w:rPr>
        <w:fldChar w:fldCharType="begin"/>
      </w:r>
      <w:r w:rsidR="008B6416" w:rsidRPr="008814E3">
        <w:rPr>
          <w:rFonts w:ascii="Times New Roman" w:hAnsi="Times New Roman" w:cs="Times New Roman"/>
          <w:i/>
          <w:color w:val="020202"/>
          <w:sz w:val="24"/>
          <w:lang w:val="en-US"/>
        </w:rPr>
        <w:instrText xml:space="preserve"> ADDIN ZOTERO_ITEM CSL_CITATION {"citationID":"0E2ctJOK","properties":{"formattedCitation":"[1]","plainCitation":"[1]","noteIndex":0},"citationItems":[{"id":775,"uris":["http://zotero.org/users/local/SrvbCAEb/items/NY2DCZ4L"],"itemData":{"id":775,"type":"article-journal","container-title":"Academic Press, Harcourt Brace &amp; Company","issue":"3","title":"Encyclopedia of Virology","volume":"5","author":[{"family":"O’Callaghan","given":"DJ H.R."}],"accessed":{"date-parts":[["2024",8,21]]},"issued":{"date-parts":[["1994"]]}}}],"schema":"https://github.com/citation-style-language/schema/raw/master/csl-citation.json"} </w:instrText>
      </w:r>
      <w:r w:rsidR="006F598A" w:rsidRPr="008814E3">
        <w:rPr>
          <w:rFonts w:ascii="Times New Roman" w:hAnsi="Times New Roman" w:cs="Times New Roman"/>
          <w:i/>
          <w:color w:val="020202"/>
          <w:sz w:val="24"/>
          <w:lang w:val="en-US"/>
        </w:rPr>
        <w:fldChar w:fldCharType="separate"/>
      </w:r>
      <w:r w:rsidR="008B6416" w:rsidRPr="008814E3">
        <w:rPr>
          <w:rFonts w:ascii="Times New Roman" w:hAnsi="Times New Roman" w:cs="Times New Roman"/>
          <w:sz w:val="24"/>
          <w:lang w:val="en-US"/>
        </w:rPr>
        <w:t>[1]</w:t>
      </w:r>
      <w:r w:rsidR="006F598A" w:rsidRPr="008814E3">
        <w:rPr>
          <w:rFonts w:ascii="Times New Roman" w:hAnsi="Times New Roman" w:cs="Times New Roman"/>
          <w:i/>
          <w:color w:val="020202"/>
          <w:sz w:val="24"/>
          <w:lang w:val="en-US"/>
        </w:rPr>
        <w:fldChar w:fldCharType="end"/>
      </w:r>
      <w:r w:rsidRPr="008814E3">
        <w:rPr>
          <w:rFonts w:ascii="Times New Roman" w:hAnsi="Times New Roman" w:cs="Times New Roman"/>
          <w:color w:val="020202"/>
          <w:sz w:val="24"/>
          <w:lang w:val="en-US"/>
        </w:rPr>
        <w:t xml:space="preserve"> commonly presents with symptoms such as upper respiratory tract disease, spontaneous abortion in pregnant mares, neonatal death, and life-threatening myeloencephalopathy</w:t>
      </w:r>
      <w:r w:rsidR="006F598A" w:rsidRPr="008814E3">
        <w:rPr>
          <w:rFonts w:ascii="Times New Roman" w:hAnsi="Times New Roman" w:cs="Times New Roman"/>
          <w:color w:val="020202"/>
          <w:sz w:val="24"/>
          <w:lang w:val="en-US"/>
        </w:rPr>
        <w:t xml:space="preserve"> </w:t>
      </w:r>
      <w:r w:rsidR="006F598A"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{"citationID":"ILvpOneb","properties":{"formattedCitation":"[2]","plainCitation":"[2]","noteIndex":0},"citationItems":[{"id":779,"uris":["http://zotero.org/users/local/SrvbCAEb/items/ZHUDHUSE"],"itemData":{"id":779,"type":"article-journal","container-title":"Australian Veterinary Journal","DOI":"10.1111/j.1751-0813.1985.tb07660.x","ISSN":"0005-0423","issue":"10","journalAbbreviation":"Aust Vet J","language":"eng","note":"PMID: 3002312","page":"345-346","source":"PubMed","title":"Isolation of equine herpesvirus 1 from the brain of a horse affected with paresis","volume":"62","author":[{"family":"Carroll","given":"C. L."},{"family":"Westbury","given":"H. A."}],"issued":{"date-parts":[["1985",10]]}}}],"schema":"https://github.com/citation-style-language/schema/raw/master/csl-citation.json"} </w:instrText>
      </w:r>
      <w:r w:rsidR="006F598A"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[2]</w:t>
      </w:r>
      <w:r w:rsidR="006F598A" w:rsidRPr="008814E3">
        <w:rPr>
          <w:rFonts w:ascii="Times New Roman" w:hAnsi="Times New Roman" w:cs="Times New Roman"/>
          <w:color w:val="020202"/>
          <w:sz w:val="24"/>
          <w:lang w:val="en-US"/>
        </w:rPr>
        <w:fldChar w:fldCharType="end"/>
      </w:r>
      <w:r w:rsidRPr="008814E3">
        <w:rPr>
          <w:rFonts w:ascii="Times New Roman" w:hAnsi="Times New Roman" w:cs="Times New Roman"/>
          <w:color w:val="020202"/>
          <w:sz w:val="24"/>
          <w:lang w:val="en-US"/>
        </w:rPr>
        <w:t xml:space="preserve">. EHV-1 </w:t>
      </w:r>
      <w:r w:rsidR="00F02848" w:rsidRPr="008814E3">
        <w:rPr>
          <w:rFonts w:ascii="Times New Roman" w:hAnsi="Times New Roman" w:cs="Times New Roman"/>
          <w:color w:val="020202"/>
          <w:sz w:val="24"/>
          <w:lang w:val="en-US"/>
        </w:rPr>
        <w:t>contains a</w:t>
      </w:r>
      <w:r w:rsidR="003D5C85" w:rsidRPr="008814E3">
        <w:rPr>
          <w:rFonts w:ascii="Times New Roman" w:hAnsi="Times New Roman" w:cs="Times New Roman"/>
          <w:color w:val="020202"/>
          <w:sz w:val="24"/>
          <w:lang w:val="en-US"/>
        </w:rPr>
        <w:t>n approximately</w:t>
      </w:r>
      <w:r w:rsidR="00F02848" w:rsidRPr="008814E3">
        <w:rPr>
          <w:rFonts w:ascii="Times New Roman" w:hAnsi="Times New Roman" w:cs="Times New Roman"/>
          <w:color w:val="020202"/>
          <w:sz w:val="24"/>
          <w:lang w:val="en-US"/>
        </w:rPr>
        <w:t xml:space="preserve"> 150 kilobase pair double-stranded DNA genome. </w:t>
      </w:r>
      <w:r w:rsidR="0066772B" w:rsidRPr="008814E3">
        <w:rPr>
          <w:rFonts w:ascii="Times New Roman" w:hAnsi="Times New Roman" w:cs="Times New Roman"/>
          <w:color w:val="020202"/>
          <w:sz w:val="24"/>
          <w:lang w:val="en-US"/>
        </w:rPr>
        <w:t>This genome is organized into two segments designated as unique short (US) and uniq</w:t>
      </w:r>
      <w:ins w:id="28" w:author="kakukb.biotech@gmail.com" w:date="2025-02-21T12:48:00Z">
        <w:r w:rsidR="00D033A2">
          <w:rPr>
            <w:rFonts w:ascii="Times New Roman" w:hAnsi="Times New Roman" w:cs="Times New Roman"/>
            <w:color w:val="020202"/>
            <w:sz w:val="24"/>
            <w:lang w:val="en-US"/>
          </w:rPr>
          <w:t>X</w:t>
        </w:r>
      </w:ins>
      <w:r w:rsidR="0066772B" w:rsidRPr="008814E3">
        <w:rPr>
          <w:rFonts w:ascii="Times New Roman" w:hAnsi="Times New Roman" w:cs="Times New Roman"/>
          <w:color w:val="020202"/>
          <w:sz w:val="24"/>
          <w:lang w:val="en-US"/>
        </w:rPr>
        <w:t>ue long (UL) regions, both surrounded by inverted repeats (IRs)</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{"citationID":"2X0BAxn5","properties":{"formattedCitation":"[3,4]","plainCitation":"[3,4]","noteIndex":0},"citationItems":[{"id":614,"uris":["http://zotero.org/users/local/SrvbCAEb/items/S2G5BL2R"],"itemData":{"id":614,"type":"article-journal","abstract":"Covers animal, insect, plant and bacterial viruses. Virus entries may include information on taxonomy and classification, genetics, evolution, epidemiology, transmission, pathogenicity, clinical features of infection, pathology and histopathology, immune response, and prevention and control.","language":"en","note":"Google-Books-ID: wpMTAQAAMAAJ","source":"Google Books","title":"Equine Herpesvirus in Encyclopedia of Virology","author":[{"family":"Webster","given":"Robert G."},{"family":"Granoff","given":"Allan"}],"issued":{"date-parts":[["1994"]]}}},{"id":616,"uris":["http://zotero.org/users/local/SrvbCAEb/items/BWNKH5CK"],"itemData":{"id":616,"type":"article-journal","container-title":"Archives of Virology","DOI":"10.1007/BF01317276","ISSN":"0304-8608","issue":"3-4","journalAbbreviation":"Arch Virol","language":"eng","note":"PMID: 1562239","page":"425-449","source":"PubMed","title":"The family Herpesviridae: an update. The Herpesvirus Study Group of the International Committee on Taxonomy of Viruses","title-short":"The family Herpesviridae","volume":"123","author":[{"family":"Roizmann","given":"B."},{"family":"Desrosiers","given":"R. C."},{"family":"Fleckenstein","given":"B."},{"family":"Lopez","given":"C."},{"family":"Minson","given":"A. C."},{"family":"Studdert","given":"M. J."}],"issued":{"date-parts":[["1992"]]}}}],"schema":"https://github.com/citation-style-language/schema/raw/master/csl-citation.json"}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[3,4]</w:t>
      </w:r>
      <w:r w:rsidR="00992749"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 xml:space="preserve">. The </w:t>
      </w:r>
      <w:r w:rsidR="007B78B9" w:rsidRPr="008814E3">
        <w:rPr>
          <w:rFonts w:ascii="Times New Roman" w:hAnsi="Times New Roman" w:cs="Times New Roman"/>
          <w:color w:val="020202"/>
          <w:sz w:val="24"/>
          <w:lang w:val="en-US"/>
        </w:rPr>
        <w:t xml:space="preserve">complete </w:t>
      </w:r>
      <w:r w:rsidR="006E1544" w:rsidRPr="008814E3">
        <w:rPr>
          <w:rFonts w:ascii="Times New Roman" w:hAnsi="Times New Roman" w:cs="Times New Roman"/>
          <w:color w:val="020202"/>
          <w:sz w:val="24"/>
          <w:lang w:val="en-US"/>
        </w:rPr>
        <w:t xml:space="preserve">viral genome </w:t>
      </w:r>
      <w:r w:rsidR="004A67AC" w:rsidRPr="008814E3">
        <w:rPr>
          <w:rFonts w:ascii="Times New Roman" w:hAnsi="Times New Roman" w:cs="Times New Roman"/>
          <w:color w:val="020202"/>
          <w:sz w:val="24"/>
          <w:lang w:val="en-US"/>
        </w:rPr>
        <w:t>contains</w:t>
      </w:r>
      <w:r w:rsidR="00AD74FF" w:rsidRPr="008814E3">
        <w:rPr>
          <w:rFonts w:ascii="Times New Roman" w:hAnsi="Times New Roman" w:cs="Times New Roman"/>
          <w:color w:val="020202"/>
          <w:sz w:val="24"/>
          <w:lang w:val="en-US"/>
        </w:rPr>
        <w:t xml:space="preserve"> 80 open reading frames (ORFs</w:t>
      </w:r>
      <w:r w:rsidR="00992749" w:rsidRPr="008814E3">
        <w:rPr>
          <w:rFonts w:ascii="Times New Roman" w:hAnsi="Times New Roman" w:cs="Times New Roman"/>
          <w:color w:val="020202"/>
          <w:sz w:val="24"/>
          <w:lang w:val="en-US"/>
        </w:rPr>
        <w:t>)</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{"citationID":"2HBTkCTB","properties":{"formattedCitation":"[5]","plainCitation":"[5]","noteIndex":0},"citationItems":[{"id":619,"uris":["http://zotero.org/users/local/SrvbCAEb/items/UXUBUEX4"],"itemData":{"id":619,"type":"article-journal","abstract":"The complete DNA sequence was determined of a pathogenic British isolate of equine herpesvirus-1, a respiratory virus which can cause abortion and neurological disease. The genome is 150,223 bp in size, has a base composition of 56.7% G + C, and contains 80 open reading frames likely to encode protein. Since four open reading frames are duplicated in the major inverted repeat, two are probably expressed as a spliced mRNA, and one may contain an internal transcriptional promoter, the genome is considered to contain 76 distinct genes. The genes are arranged collinearly with those in the genomes of the two previously sequenced alphaherpesviruses, varicella-zoster virus, and herpes simplex virus type-1, and comparisons of predicted amino acid sequences allowed the functions of many equine herpesvirus 1 proteins to be assigned.","container-title":"Virology","DOI":"10.1016/0042-6822(92)90706-u","ISSN":"0042-6822","issue":"1","journalAbbreviation":"Virology","language":"eng","note":"PMID: 1318606","page":"304-316","source":"PubMed","title":"The DNA sequence of equine herpesvirus-1","volume":"189","author":[{"family":"Telford","given":"E. A."},{"family":"Watson","given":"M. S."},{"family":"McBride","given":"K."},{"family":"Davison","given":"A. J."}],"issued":{"date-parts":[["1992",7]]}}}],"schema":"https://github.com/citation-style-language/schema/raw/master/csl-citation.json"}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[5]</w:t>
      </w:r>
      <w:r w:rsidR="00992749" w:rsidRPr="008814E3">
        <w:rPr>
          <w:rFonts w:ascii="Times New Roman" w:hAnsi="Times New Roman" w:cs="Times New Roman"/>
          <w:color w:val="020202"/>
          <w:sz w:val="24"/>
          <w:lang w:val="en-US"/>
        </w:rPr>
        <w:fldChar w:fldCharType="end"/>
      </w:r>
      <w:r w:rsidR="00AC2696" w:rsidRPr="008814E3">
        <w:rPr>
          <w:rFonts w:ascii="Times New Roman" w:hAnsi="Times New Roman" w:cs="Times New Roman"/>
          <w:color w:val="020202"/>
          <w:sz w:val="24"/>
          <w:lang w:val="en-US"/>
        </w:rPr>
        <w:t xml:space="preserve"> among which </w:t>
      </w:r>
      <w:r w:rsidR="00D7308D" w:rsidRPr="008814E3">
        <w:rPr>
          <w:rFonts w:ascii="Times New Roman" w:hAnsi="Times New Roman" w:cs="Times New Roman"/>
          <w:color w:val="020202"/>
          <w:sz w:val="24"/>
          <w:lang w:val="en-US"/>
        </w:rPr>
        <w:t>five genes (</w:t>
      </w:r>
      <w:r w:rsidR="001C33C7" w:rsidRPr="008814E3">
        <w:rPr>
          <w:rFonts w:ascii="Times New Roman" w:hAnsi="Times New Roman" w:cs="Times New Roman"/>
          <w:color w:val="020202"/>
          <w:sz w:val="24"/>
          <w:lang w:val="en-US"/>
        </w:rPr>
        <w:t>ORF</w:t>
      </w:r>
      <w:r w:rsidR="006E1544" w:rsidRPr="008814E3">
        <w:rPr>
          <w:rFonts w:ascii="Times New Roman" w:hAnsi="Times New Roman" w:cs="Times New Roman"/>
          <w:color w:val="020202"/>
          <w:sz w:val="24"/>
          <w:lang w:val="en-US"/>
        </w:rPr>
        <w:t>1, 2, 67, 71, and 75)</w:t>
      </w:r>
      <w:r w:rsidR="00AC2696" w:rsidRPr="008814E3">
        <w:rPr>
          <w:rFonts w:ascii="Times New Roman" w:hAnsi="Times New Roman" w:cs="Times New Roman"/>
          <w:color w:val="020202"/>
          <w:sz w:val="24"/>
          <w:lang w:val="en-US"/>
        </w:rPr>
        <w:t xml:space="preserve"> are</w:t>
      </w:r>
      <w:r w:rsidR="006E1544" w:rsidRPr="008814E3">
        <w:rPr>
          <w:rFonts w:ascii="Times New Roman" w:hAnsi="Times New Roman" w:cs="Times New Roman"/>
          <w:color w:val="020202"/>
          <w:sz w:val="24"/>
          <w:lang w:val="en-US"/>
        </w:rPr>
        <w:t xml:space="preserve"> absent in other alphaherpesviruses with annotate</w:t>
      </w:r>
      <w:r w:rsidR="00131995" w:rsidRPr="008814E3">
        <w:rPr>
          <w:rFonts w:ascii="Times New Roman" w:hAnsi="Times New Roman" w:cs="Times New Roman"/>
          <w:color w:val="020202"/>
          <w:sz w:val="24"/>
          <w:lang w:val="en-US"/>
        </w:rPr>
        <w:t>d genomes</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{"citationID":"ztzpaj41","properties":{"formattedCitation":"[6]","plainCitation":"[6]","noteIndex":0},"citationItems":[{"id":748,"uris":["http://zotero.org/users/local/SrvbCAEb/items/K7H49U3E"],"itemData":{"id":748,"type":"article-journal","journalAbbreviation":"Infect. Dis. Livest. 2","page":"829–859","title":"Equid herpesvirus 1 and equid herpesvirus 4 infections","author":[{"family":"Allen, G., Kydd, J., Slater, J., and Smith, K.","given":""}],"issued":{"date-parts":[["2004"]]}}}],"schema":"https://github.com/citation-style-language/schema/raw/master/csl-citation.json"}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[6]</w:t>
      </w:r>
      <w:r w:rsidR="00992749" w:rsidRPr="008814E3">
        <w:rPr>
          <w:rFonts w:ascii="Times New Roman" w:hAnsi="Times New Roman" w:cs="Times New Roman"/>
          <w:color w:val="020202"/>
          <w:sz w:val="24"/>
          <w:lang w:val="en-US"/>
        </w:rPr>
        <w:fldChar w:fldCharType="end"/>
      </w:r>
      <w:r w:rsidR="00131995" w:rsidRPr="008814E3">
        <w:rPr>
          <w:rFonts w:ascii="Times New Roman" w:hAnsi="Times New Roman" w:cs="Times New Roman"/>
          <w:color w:val="020202"/>
          <w:sz w:val="24"/>
          <w:lang w:val="en-US"/>
        </w:rPr>
        <w:t xml:space="preserve">. </w:t>
      </w:r>
      <w:r w:rsidR="00164525" w:rsidRPr="008814E3">
        <w:rPr>
          <w:rFonts w:ascii="Times New Roman" w:hAnsi="Times New Roman" w:cs="Times New Roman"/>
          <w:color w:val="020202"/>
          <w:sz w:val="24"/>
          <w:lang w:val="en-US"/>
        </w:rPr>
        <w:t xml:space="preserve">Given that four </w:t>
      </w:r>
      <w:r w:rsidR="001C33C7" w:rsidRPr="008814E3">
        <w:rPr>
          <w:rFonts w:ascii="Times New Roman" w:hAnsi="Times New Roman" w:cs="Times New Roman"/>
          <w:color w:val="020202"/>
          <w:sz w:val="24"/>
          <w:lang w:val="en-US"/>
        </w:rPr>
        <w:t>ORF</w:t>
      </w:r>
      <w:r w:rsidR="00E54A33" w:rsidRPr="008814E3">
        <w:rPr>
          <w:rFonts w:ascii="Times New Roman" w:hAnsi="Times New Roman" w:cs="Times New Roman"/>
          <w:color w:val="020202"/>
          <w:sz w:val="24"/>
          <w:lang w:val="en-US"/>
        </w:rPr>
        <w:t>s are situated in the IR region, the EHV-1 genome comprises a total of 76 unique protein-coding genes.</w:t>
      </w:r>
      <w:r w:rsidR="00971E51" w:rsidRPr="008814E3">
        <w:rPr>
          <w:rFonts w:ascii="Times New Roman" w:hAnsi="Times New Roman" w:cs="Times New Roman"/>
          <w:color w:val="020202"/>
          <w:sz w:val="24"/>
          <w:lang w:val="en-US"/>
        </w:rPr>
        <w:t xml:space="preserve"> </w:t>
      </w:r>
      <w:r w:rsidR="00164525" w:rsidRPr="008814E3">
        <w:rPr>
          <w:rFonts w:ascii="Times New Roman" w:hAnsi="Times New Roman" w:cs="Times New Roman"/>
          <w:color w:val="020202"/>
          <w:sz w:val="24"/>
          <w:lang w:val="en-US"/>
        </w:rPr>
        <w:t>We note that the term '</w:t>
      </w:r>
      <w:r w:rsidR="001C33C7" w:rsidRPr="008814E3">
        <w:rPr>
          <w:rFonts w:ascii="Times New Roman" w:hAnsi="Times New Roman" w:cs="Times New Roman"/>
          <w:color w:val="020202"/>
          <w:sz w:val="24"/>
          <w:lang w:val="en-US"/>
        </w:rPr>
        <w:t>ORF</w:t>
      </w:r>
      <w:r w:rsidR="00164525" w:rsidRPr="008814E3">
        <w:rPr>
          <w:rFonts w:ascii="Times New Roman" w:hAnsi="Times New Roman" w:cs="Times New Roman"/>
          <w:color w:val="020202"/>
          <w:sz w:val="24"/>
          <w:lang w:val="en-US"/>
        </w:rPr>
        <w:t xml:space="preserve">' is used to denote the entire genes in EHV-1, not just the protein-coding parts. </w:t>
      </w:r>
      <w:r w:rsidR="006E1544" w:rsidRPr="008814E3">
        <w:rPr>
          <w:rFonts w:ascii="Times New Roman" w:hAnsi="Times New Roman" w:cs="Times New Roman"/>
          <w:color w:val="020202"/>
          <w:sz w:val="24"/>
          <w:lang w:val="en-US"/>
        </w:rPr>
        <w:t xml:space="preserve">Similar to other alphaherpesviruses, EHV-1 can either </w:t>
      </w:r>
      <w:r w:rsidR="00535207" w:rsidRPr="008814E3">
        <w:rPr>
          <w:rFonts w:ascii="Times New Roman" w:hAnsi="Times New Roman" w:cs="Times New Roman"/>
          <w:color w:val="020202"/>
          <w:sz w:val="24"/>
          <w:lang w:val="en-US"/>
        </w:rPr>
        <w:t>productively</w:t>
      </w:r>
      <w:r w:rsidR="006E1544" w:rsidRPr="008814E3">
        <w:rPr>
          <w:rFonts w:ascii="Times New Roman" w:hAnsi="Times New Roman" w:cs="Times New Roman"/>
          <w:color w:val="020202"/>
          <w:sz w:val="24"/>
          <w:lang w:val="en-US"/>
        </w:rPr>
        <w:t xml:space="preserve"> infect cells or enter a </w:t>
      </w:r>
      <w:r w:rsidR="005B2937" w:rsidRPr="008814E3">
        <w:rPr>
          <w:rFonts w:ascii="Times New Roman" w:hAnsi="Times New Roman" w:cs="Times New Roman"/>
          <w:color w:val="020202"/>
          <w:sz w:val="24"/>
          <w:lang w:val="en-US"/>
        </w:rPr>
        <w:t>latent</w:t>
      </w:r>
      <w:r w:rsidR="006E1544" w:rsidRPr="008814E3">
        <w:rPr>
          <w:rFonts w:ascii="Times New Roman" w:hAnsi="Times New Roman" w:cs="Times New Roman"/>
          <w:color w:val="020202"/>
          <w:sz w:val="24"/>
          <w:lang w:val="en-US"/>
        </w:rPr>
        <w:t xml:space="preserve"> state in specific </w:t>
      </w:r>
      <w:r w:rsidR="001220F4" w:rsidRPr="008814E3">
        <w:rPr>
          <w:rFonts w:ascii="Times New Roman" w:hAnsi="Times New Roman" w:cs="Times New Roman"/>
          <w:color w:val="020202"/>
          <w:sz w:val="24"/>
          <w:lang w:val="en-US"/>
        </w:rPr>
        <w:t>peripheral neurons</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{"citationID":"hq7O86Iv","properties":{"formattedCitation":"[7]","plainCitation":"[7]","noteIndex":0},"citationItems":[{"id":743,"uris":["http://zotero.org/users/local/SrvbCAEb/items/54E2WZQ7"],"itemData":{"id":743,"type":"article-journal","abstract":"Equine Herpes Virus-1: Virus, Immunity and Vaccines","container-title":"The Open Veterinary Science Journal","issue":"1","source":"benthamopen.com","title":"Equine Herpes Virus-1: Virus, Immunity and Vaccines","title-short":"Equine Herpes Virus-1","URL":"https://benthamopen.com/ABSTRACT/TOVSJ-2-68","volume":"2","author":[{"family":"Paillot","given":"R."},{"family":"Case","given":"R."},{"family":"Ross","given":"J."},{"family":"Newton","given":"R."},{"family":"Nugent","given":"J."}],"accessed":{"date-parts":[["2024",6,25]]},"issued":{"date-parts":[["2008",6,19]]}}}],"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[7]</w:t>
      </w:r>
      <w:r w:rsidR="00992749"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w:t>
      </w:r>
    </w:p>
    <w:p w14:paraId="6646C8AF" w14:textId="49548DC4" w:rsidR="00B24E07" w:rsidRPr="008814E3" w:rsidRDefault="006E1544"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color w:val="020202"/>
          <w:sz w:val="24"/>
          <w:lang w:val="en-US"/>
        </w:rPr>
        <w:t>EHV-1 genes fall into three categories: immediate-earl</w:t>
      </w:r>
      <w:r w:rsidR="000F38DE" w:rsidRPr="008814E3">
        <w:rPr>
          <w:rFonts w:ascii="Times New Roman" w:hAnsi="Times New Roman" w:cs="Times New Roman"/>
          <w:color w:val="020202"/>
          <w:sz w:val="24"/>
          <w:lang w:val="en-US"/>
        </w:rPr>
        <w:t>y (IE), early (E), and late (L).</w:t>
      </w:r>
      <w:r w:rsidRPr="008814E3">
        <w:rPr>
          <w:rFonts w:ascii="Times New Roman" w:hAnsi="Times New Roman" w:cs="Times New Roman"/>
          <w:color w:val="020202"/>
          <w:sz w:val="24"/>
          <w:lang w:val="en-US"/>
        </w:rPr>
        <w:t xml:space="preserve"> </w:t>
      </w:r>
      <w:r w:rsidR="000F38DE" w:rsidRPr="008814E3">
        <w:rPr>
          <w:rFonts w:ascii="Times New Roman" w:hAnsi="Times New Roman" w:cs="Times New Roman"/>
          <w:color w:val="020202"/>
          <w:sz w:val="24"/>
          <w:lang w:val="en-US"/>
        </w:rPr>
        <w:t>The regulation of these genes is governed by viral transcription factors, specif</w:t>
      </w:r>
      <w:r w:rsidR="00D7308D" w:rsidRPr="008814E3">
        <w:rPr>
          <w:rFonts w:ascii="Times New Roman" w:hAnsi="Times New Roman" w:cs="Times New Roman"/>
          <w:color w:val="020202"/>
          <w:sz w:val="24"/>
          <w:lang w:val="en-US"/>
        </w:rPr>
        <w:t xml:space="preserve">ically </w:t>
      </w:r>
      <w:r w:rsidR="001C33C7" w:rsidRPr="008814E3">
        <w:rPr>
          <w:rFonts w:ascii="Times New Roman" w:hAnsi="Times New Roman" w:cs="Times New Roman"/>
          <w:color w:val="020202"/>
          <w:sz w:val="24"/>
          <w:lang w:val="en-US"/>
        </w:rPr>
        <w:t>ORF</w:t>
      </w:r>
      <w:r w:rsidR="001C42C2" w:rsidRPr="008814E3">
        <w:rPr>
          <w:rFonts w:ascii="Times New Roman" w:hAnsi="Times New Roman" w:cs="Times New Roman"/>
          <w:color w:val="020202"/>
          <w:sz w:val="24"/>
          <w:lang w:val="en-US"/>
        </w:rPr>
        <w:t>5, 12, 63, 64, and 65</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{"citationID":"xY7ho3Bc","properties":{"formattedCitation":"[8,9]","plainCitation":"[8,9]","noteIndex":0},"citationItems":[{"id":624,"uris":["http://zotero.org/users/local/SrvbCAEb/items/6EWD2327"],"itemData":{"id":624,"type":"article-journal","abstract":"EHV-1 polypeptide synthesis was examined in productively infected rabbit kidney and hamster embryo cells. Sodium dodecyl sulfate-polyacrylamide gel electrophoresis (SDS-PAGE) analyses of extracts from [35S]methionine- and 3H-amino acid-labeled-infected and mock-infected cultures revealed the presence of 30 infected cell-specific polypeptides (ICPs) which ranged in apparent molecular weights from 16.5K to 213K. Twenty-two of these ICPs comigrated with virion structural proteins. Four ICPs (203K, 176K, 151K, 129K) were detected in extracts of infected cultures labeled in the presence or absence of actinomycin D (Act D) immediately after release from a 4-hr treatment with cycloheximide (CH). These polypeptides, which were designated as EHV-1 immediate early (alpha) ICPs, were not detected in unblocked (non-CH-treated) infected cells. The most abundant ICP was a 31.5K nonstructural protein which, in addition to a 74K protein, was detected in unblocked infected cells at 2-3 hr postinfection. These proteins appeared to be regulated as early (beta) ICPs, since neither protein was observed in Act D-treated cultures released from CH block. Twelve ICPs were classified as late (gamma) polypeptides on the basis of their reduced synthesis in cultures in which viral DNA replication was inhibited by phosphonoacetic acid. All but one (40K) of these late ICPs corresponded to virion structural proteins.","container-title":"Virology","DOI":"10.1016/0042-6822(85)90200-4","ISSN":"0042-6822","issue":"1","journalAbbreviation":"Virology","language":"eng","note":"PMID: 2990102","page":"49-61","source":"PubMed","title":"Equine herpesvirus type 1 infected cell polypeptides: evidence for immediate early/early/late regulation of viral gene expression","title-short":"Equine herpesvirus type 1 infected cell polypeptides","volume":"145","author":[{"family":"Caughman","given":"G. B."},{"family":"Staczek","given":"J."},{"family":"O'Callaghan","given":"D. J."}],"issued":{"date-parts":[["1985",8]]}}},{"id":645,"uris":["http://zotero.org/users/local/SrvbCAEb/items/95WS2VSG"],"itemData":{"id":645,"type":"article-journal","abstract":"The equine herpesvirus 1 (EHV-1) immediate-early (IE) and EICP0 proteins are potent trans-activators of EHV-1 promoters; however, in transient-transfection assays, the IE protein inhibits the trans-activation function of the EICP0 protein. Assays with IE mutant proteins revealed that its DNA-binding domain, TFIIB-binding domain, and nuclear localization signal may be important for the antagonism between the IE and EICP0 proteins. In vitro interaction assays with the purified IE and EICP0 proteins indicated that these proteins interact directly. At late times postinfection, the IE and EICP0 proteins colocalized in the nuclei of infected equine cells. Transient-transfection assays showed that the EICP0 protein trans-activated EHV-1 promoters harboring only a minimal promoter region (TATA box and cap site), suggesting that the EICP0 protein trans-activates EHV-1 promoters by interactions with general transcription factor(s). In vitro interaction assays revealed that the EICP0 protein interacted directly with the basal transcription factors TFIIB and TBP and that the EICP0 protein (amino acids [aa] 143 to 278) mediated the interaction with aa 125 to 174 of TFIIB. Our unpublished data showed that the IE protein interacts with the same domain (aa 125 to 174) of TFIIB and with TBP. Taken together, these results suggested that interaction of the EICP0 protein with the IE protein, TFIIB, and TBP may mediate the antagonism between the IE and EICP0 proteins.","container-title":"Journal of Virology","DOI":"10.1128/jvi.77.4.2675-2685.2003","ISSN":"0022-538X","issue":"4","journalAbbreviation":"J Virol","language":"eng","note":"PMID: 12552007\nPMCID: PMC141080","page":"2675-2685","source":"PubMed","title":"Interaction of the equine herpesvirus 1 EICP0 protein with the immediate-early (IE) protein, TFIIB, and TBP may mediate the antagonism between the IE and EICP0 proteins","volume":"77","author":[{"family":"Kim","given":"Seong K."},{"family":"Jang","given":"Hyung K."},{"family":"Albrecht","given":"Randy A."},{"family":"Derbigny","given":"Wilbert A."},{"family":"Zhang","given":"Yunfei"},{"family":"O'Callaghan","given":"Dennis J."}],"issued":{"date-parts":[["2003",2]]}}}],"schema":"https://github.com/citation-style-language/schema/raw/master/csl-citation.json"}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[8,9]</w:t>
      </w:r>
      <w:r w:rsidR="001758BE" w:rsidRPr="008814E3">
        <w:rPr>
          <w:rFonts w:ascii="Times New Roman" w:hAnsi="Times New Roman" w:cs="Times New Roman"/>
          <w:color w:val="020202"/>
          <w:sz w:val="24"/>
          <w:lang w:val="en-US"/>
        </w:rPr>
        <w:fldChar w:fldCharType="end"/>
      </w:r>
      <w:r w:rsidRPr="008814E3">
        <w:rPr>
          <w:rFonts w:ascii="Times New Roman" w:hAnsi="Times New Roman" w:cs="Times New Roman"/>
          <w:color w:val="020202"/>
          <w:sz w:val="24"/>
          <w:lang w:val="en-US"/>
        </w:rPr>
        <w:t>. Notably, EHV-1 has a sole IE gene</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{"citationID":"IBN4rmRz","properties":{"formattedCitation":"[10]","plainCitation":"[10]","noteIndex":0},"citationItems":[{"id":626,"uris":["http://zotero.org/users/local/SrvbCAEb/items/WKET44A6"],"itemData":{"id":626,"type":"article-journal","abstract":"The regulation of equine herpesvirus type 1 (EHV-1) transcription was examined in infected rabbit kidney cells using metabolic inhibitors. In order to map EHV-1 immediate early, early, and late transcripts, viral RNA was 32P-labeled in vivo and hybridized to EHV-1 DNA restriction fragments immobilized on nitrocellulose filters. Immediate early viral RNA was mapped to one region of the viral genome within the inverted repeat DNA sequences (map units 0.78-0.83 and 0.95-1.0). Northern blot hybridization analysis using a 32P-labeled cloned DNA probe from this region identified a single immediate early viral transcript (approximately 6 kb). Transcription of early and late genes was not restricted to any specific region on the viral genome as indicated by the ability of 32P-labeled early and late RNA to hybridize to EHV-1 restriction endonuclease fragments from both the long and short components of EHV-1 DNA. Additional experiments performed without the use of metabolic inhibitors confirmed that EHV-1 transcription is temporally regulated. The characterization of EHV-1 transcription during productive infection will serve as a reference for the analysis of viral transcripts in oncogenically transformed and persistently infected cells.","container-title":"Virology","DOI":"10.1016/0042-6822(87)90240-6","ISSN":"0042-6822","issue":"1","journalAbbreviation":"Virology","language":"eng","note":"PMID: 3033896","page":"79-87","source":"PubMed","title":"Regulation of equine herpesvirus type 1 gene expression: characterization of immediate early, early, and late transcription","title-short":"Regulation of equine herpesvirus type 1 gene expression","volume":"158","author":[{"family":"Gray","given":"W. L."},{"family":"Baumann","given":"R. P."},{"family":"Robertson","given":"A. T."},{"family":"Caughman","given":"G. B."},{"family":"O'Callaghan","given":"D. J."},{"family":"Staczek","given":"J."}],"issued":{"date-parts":[["1987",5]]}}}],"schema":"https://github.com/citation-style-language/schema/raw/master/csl-citation.json"}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[10]</w:t>
      </w:r>
      <w:r w:rsidR="001758BE" w:rsidRPr="008814E3">
        <w:rPr>
          <w:rFonts w:ascii="Times New Roman" w:hAnsi="Times New Roman" w:cs="Times New Roman"/>
          <w:color w:val="020202"/>
          <w:sz w:val="24"/>
          <w:lang w:val="en-US"/>
        </w:rPr>
        <w:fldChar w:fldCharType="end"/>
      </w:r>
      <w:r w:rsidR="00D7308D" w:rsidRPr="008814E3">
        <w:rPr>
          <w:rFonts w:ascii="Times New Roman" w:hAnsi="Times New Roman" w:cs="Times New Roman"/>
          <w:color w:val="020202"/>
          <w:sz w:val="24"/>
          <w:lang w:val="en-US"/>
        </w:rPr>
        <w:t xml:space="preserve">, </w:t>
      </w:r>
      <w:r w:rsidR="001C33C7" w:rsidRPr="008814E3">
        <w:rPr>
          <w:rFonts w:ascii="Times New Roman" w:hAnsi="Times New Roman" w:cs="Times New Roman"/>
          <w:color w:val="020202"/>
          <w:sz w:val="24"/>
          <w:lang w:val="en-US"/>
        </w:rPr>
        <w:t>ORF</w:t>
      </w:r>
      <w:r w:rsidRPr="008814E3">
        <w:rPr>
          <w:rFonts w:ascii="Times New Roman" w:hAnsi="Times New Roman" w:cs="Times New Roman"/>
          <w:color w:val="020202"/>
          <w:sz w:val="24"/>
          <w:lang w:val="en-US"/>
        </w:rPr>
        <w:t xml:space="preserve">64, which bears homology to </w:t>
      </w:r>
      <w:r w:rsidR="00C06889" w:rsidRPr="008814E3">
        <w:rPr>
          <w:rFonts w:ascii="Times New Roman" w:hAnsi="Times New Roman" w:cs="Times New Roman"/>
          <w:i/>
          <w:color w:val="020202"/>
          <w:sz w:val="24"/>
          <w:lang w:val="en-US"/>
        </w:rPr>
        <w:t>rs1</w:t>
      </w:r>
      <w:r w:rsidR="00C06889" w:rsidRPr="008814E3">
        <w:rPr>
          <w:rFonts w:ascii="Times New Roman" w:hAnsi="Times New Roman" w:cs="Times New Roman"/>
          <w:color w:val="020202"/>
          <w:sz w:val="24"/>
          <w:lang w:val="en-US"/>
        </w:rPr>
        <w:t xml:space="preserve"> gene </w:t>
      </w:r>
      <w:r w:rsidR="00E17DBD" w:rsidRPr="008814E3">
        <w:rPr>
          <w:rFonts w:ascii="Times New Roman" w:hAnsi="Times New Roman" w:cs="Times New Roman"/>
          <w:color w:val="020202"/>
          <w:sz w:val="24"/>
          <w:lang w:val="en-US"/>
        </w:rPr>
        <w:t xml:space="preserve">of herpes simplex virus type 1 (HSV-1) </w:t>
      </w:r>
      <w:r w:rsidR="00C06889" w:rsidRPr="008814E3">
        <w:rPr>
          <w:rFonts w:ascii="Times New Roman" w:hAnsi="Times New Roman" w:cs="Times New Roman"/>
          <w:color w:val="020202"/>
          <w:sz w:val="24"/>
          <w:lang w:val="en-US"/>
        </w:rPr>
        <w:t xml:space="preserve">coding for </w:t>
      </w:r>
      <w:r w:rsidR="00F62B5C" w:rsidRPr="008814E3">
        <w:rPr>
          <w:rFonts w:ascii="Times New Roman" w:hAnsi="Times New Roman" w:cs="Times New Roman"/>
          <w:color w:val="020202"/>
          <w:sz w:val="24"/>
          <w:lang w:val="en-US"/>
        </w:rPr>
        <w:t xml:space="preserve">the </w:t>
      </w:r>
      <w:r w:rsidR="00C06889" w:rsidRPr="008814E3">
        <w:rPr>
          <w:rFonts w:ascii="Times New Roman" w:hAnsi="Times New Roman" w:cs="Times New Roman"/>
          <w:color w:val="020202"/>
          <w:sz w:val="24"/>
          <w:lang w:val="en-US"/>
        </w:rPr>
        <w:t>ICP4 protein</w:t>
      </w:r>
      <w:r w:rsidRPr="008814E3">
        <w:rPr>
          <w:rFonts w:ascii="Times New Roman" w:hAnsi="Times New Roman" w:cs="Times New Roman"/>
          <w:color w:val="020202"/>
          <w:sz w:val="24"/>
          <w:lang w:val="en-US"/>
        </w:rPr>
        <w:t>. Most of the viral E genes encode enzymes required for DNA replication, whereas the L genes specify structural proteins found in the virion, such as capsid and spike proteins. Late genes are further subdivided into leaky late (L1) and true late (L2), depending on their reliance on DNA replication</w:t>
      </w:r>
      <w:r w:rsidR="00C36C2F" w:rsidRPr="008814E3">
        <w:rPr>
          <w:rFonts w:ascii="Times New Roman" w:hAnsi="Times New Roman" w:cs="Times New Roman"/>
          <w:color w:val="020202"/>
          <w:sz w:val="24"/>
          <w:lang w:val="en-US"/>
        </w:rPr>
        <w:t xml:space="preserve"> for their expression</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{"citationID":"uVqtMX9f","properties":{"formattedCitation":"[10]","plainCitation":"[10]","noteIndex":0},"citationItems":[{"id":626,"uris":["http://zotero.org/users/local/SrvbCAEb/items/WKET44A6"],"itemData":{"id":626,"type":"article-journal","abstract":"The regulation of equine herpesvirus type 1 (EHV-1) transcription was examined in infected rabbit kidney cells using metabolic inhibitors. In order to map EHV-1 immediate early, early, and late transcripts, viral RNA was 32P-labeled in vivo and hybridized to EHV-1 DNA restriction fragments immobilized on nitrocellulose filters. Immediate early viral RNA was mapped to one region of the viral genome within the inverted repeat DNA sequences (map units 0.78-0.83 and 0.95-1.0). Northern blot hybridization analysis using a 32P-labeled cloned DNA probe from this region identified a single immediate early viral transcript (approximately 6 kb). Transcription of early and late genes was not restricted to any specific region on the viral genome as indicated by the ability of 32P-labeled early and late RNA to hybridize to EHV-1 restriction endonuclease fragments from both the long and short components of EHV-1 DNA. Additional experiments performed without the use of metabolic inhibitors confirmed that EHV-1 transcription is temporally regulated. The characterization of EHV-1 transcription during productive infection will serve as a reference for the analysis of viral transcripts in oncogenically transformed and persistently infected cells.","container-title":"Virology","DOI":"10.1016/0042-6822(87)90240-6","ISSN":"0042-6822","issue":"1","journalAbbreviation":"Virology","language":"eng","note":"PMID: 3033896","page":"79-87","source":"PubMed","title":"Regulation of equine herpesvirus type 1 gene expression: characterization of immediate early, early, and late transcription","title-short":"Regulation of equine herpesvirus type 1 gene expression","volume":"158","author":[{"family":"Gray","given":"W. L."},{"family":"Baumann","given":"R. P."},{"family":"Robertson","given":"A. T."},{"family":"Caughman","given":"G. B."},{"family":"O'Callaghan","given":"D. J."},{"family":"Staczek","given":"J."}],"issued":{"date-parts":[["1987",5]]}}}],"schema":"https://github.com/citation-style-language/schema/raw/master/csl-citation.json"}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[10]</w:t>
      </w:r>
      <w:r w:rsidR="001758BE" w:rsidRPr="008814E3">
        <w:rPr>
          <w:rFonts w:ascii="Times New Roman" w:hAnsi="Times New Roman" w:cs="Times New Roman"/>
          <w:color w:val="020202"/>
          <w:sz w:val="24"/>
          <w:lang w:val="en-US"/>
        </w:rPr>
        <w:fldChar w:fldCharType="end"/>
      </w:r>
      <w:r w:rsidRPr="008814E3">
        <w:rPr>
          <w:rFonts w:ascii="Times New Roman" w:hAnsi="Times New Roman" w:cs="Times New Roman"/>
          <w:color w:val="020202"/>
          <w:sz w:val="24"/>
          <w:lang w:val="en-US"/>
        </w:rPr>
        <w:t>.</w:t>
      </w:r>
    </w:p>
    <w:p w14:paraId="707CC7DC" w14:textId="502A7B96" w:rsidR="006E1544" w:rsidRPr="008814E3" w:rsidRDefault="004328FE"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color w:val="020202"/>
          <w:sz w:val="24"/>
          <w:lang w:val="en-US"/>
        </w:rPr>
        <w:t xml:space="preserve">Long-read sequencing (LRS), developed by Pacific Biosciences (PacBio) through synthesis-based sequencing and by Oxford Nanopore Technologies (ONT) through nanopore sequencing, has become essential in modern transcriptome analysis. </w:t>
      </w:r>
      <w:r w:rsidR="0071066C" w:rsidRPr="008814E3">
        <w:rPr>
          <w:rFonts w:ascii="Times New Roman" w:hAnsi="Times New Roman" w:cs="Times New Roman"/>
          <w:color w:val="020202"/>
          <w:sz w:val="24"/>
          <w:lang w:val="en-US"/>
        </w:rPr>
        <w:t>The long-read RNA sequencing</w:t>
      </w:r>
      <w:r w:rsidR="00B24E07" w:rsidRPr="008814E3">
        <w:rPr>
          <w:rFonts w:ascii="Times New Roman" w:hAnsi="Times New Roman" w:cs="Times New Roman"/>
          <w:color w:val="020202"/>
          <w:sz w:val="24"/>
          <w:lang w:val="en-US"/>
        </w:rPr>
        <w:t xml:space="preserve"> </w:t>
      </w:r>
      <w:r w:rsidR="0071066C" w:rsidRPr="008814E3">
        <w:rPr>
          <w:rFonts w:ascii="Times New Roman" w:hAnsi="Times New Roman" w:cs="Times New Roman"/>
          <w:color w:val="020202"/>
          <w:sz w:val="24"/>
          <w:lang w:val="en-US"/>
        </w:rPr>
        <w:t xml:space="preserve">(lrRNA-Seq) </w:t>
      </w:r>
      <w:r w:rsidR="00B24E07" w:rsidRPr="008814E3">
        <w:rPr>
          <w:rFonts w:ascii="Times New Roman" w:hAnsi="Times New Roman" w:cs="Times New Roman"/>
          <w:color w:val="020202"/>
          <w:sz w:val="24"/>
          <w:lang w:val="en-US"/>
        </w:rPr>
        <w:t xml:space="preserve">technique is particularly effective in identifying transcription start sites (TSSs), transcription end sites (TESs), splice sites, alternative splicing, embedded transcripts, </w:t>
      </w:r>
      <w:r w:rsidR="00A83179" w:rsidRPr="008814E3">
        <w:rPr>
          <w:rFonts w:ascii="Times New Roman" w:hAnsi="Times New Roman" w:cs="Times New Roman"/>
          <w:color w:val="020202"/>
          <w:sz w:val="24"/>
          <w:lang w:val="en-US"/>
        </w:rPr>
        <w:t>multigenic</w:t>
      </w:r>
      <w:r w:rsidR="00B24E07" w:rsidRPr="008814E3">
        <w:rPr>
          <w:rFonts w:ascii="Times New Roman" w:hAnsi="Times New Roman" w:cs="Times New Roman"/>
          <w:color w:val="020202"/>
          <w:sz w:val="24"/>
          <w:lang w:val="en-US"/>
        </w:rPr>
        <w:t xml:space="preserve"> RNA molecul</w:t>
      </w:r>
      <w:r w:rsidR="001C42C2" w:rsidRPr="008814E3">
        <w:rPr>
          <w:rFonts w:ascii="Times New Roman" w:hAnsi="Times New Roman" w:cs="Times New Roman"/>
          <w:color w:val="020202"/>
          <w:sz w:val="24"/>
          <w:lang w:val="en-US"/>
        </w:rPr>
        <w:t>es, and transcriptional overlap</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{"citationID":"oNnMQqsd","properties":{"formattedCitation":"[11]","plainCitation":"[11]","noteIndex":0},"citationItems":[{"id":320,"uris":["http://zotero.org/users/local/SrvbCAEb/items/TXHFEIBJ"],"itemData":{"id":320,"type":"article-journal","abstract":"Long-read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[11]</w:t>
      </w:r>
      <w:r w:rsidR="001758BE"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 xml:space="preserve">. While </w:t>
      </w:r>
      <w:r w:rsidR="005E12A0" w:rsidRPr="008814E3">
        <w:rPr>
          <w:rFonts w:ascii="Times New Roman" w:hAnsi="Times New Roman" w:cs="Times New Roman"/>
          <w:color w:val="020202"/>
          <w:sz w:val="24"/>
          <w:lang w:val="en-US"/>
        </w:rPr>
        <w:t xml:space="preserve">lrRNA-Seq </w:t>
      </w:r>
      <w:r w:rsidR="006E1544" w:rsidRPr="008814E3">
        <w:rPr>
          <w:rFonts w:ascii="Times New Roman" w:hAnsi="Times New Roman" w:cs="Times New Roman"/>
          <w:color w:val="020202"/>
          <w:sz w:val="24"/>
          <w:lang w:val="en-US"/>
        </w:rPr>
        <w:t>platforms can deliver full-length cDNA or native RNA sequences, they come with reduced throughput and a higher incidence of sequencing errors compared to short-</w:t>
      </w:r>
      <w:r w:rsidR="001C42C2" w:rsidRPr="008814E3">
        <w:rPr>
          <w:rFonts w:ascii="Times New Roman" w:hAnsi="Times New Roman" w:cs="Times New Roman"/>
          <w:color w:val="020202"/>
          <w:sz w:val="24"/>
          <w:lang w:val="en-US"/>
        </w:rPr>
        <w:t>read sequencing (SRS) platforms</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{"citationID":"MY6jybxz","properties":{"formattedCitation":"[12\\uc0\\u8211{}17]","plainCitation":"[12–17]","noteIndex":0},"citationItems":[{"id":631,"uris":["http://zotero.org/users/local/SrvbCAEb/items/XEZV8EFE"],"itemData":{"id":631,"type":"article-journal","abstract":"The Oxford Nanopore Technologies (ONT) MinION is a new sequencing technology that potentially offers read lengths of tens of kilobases (kb) limited only by the length of DNA molecules presented to it. The device has a low capital cost, is by far the most portable DNA sequencer available, and can produce data in real-time. It has numerous prospective applications including improving genome sequence assemblies and resolution of repeat-rich regions. Before such a technology is widely adopted, it is important to assess its performance and limitations in respect of throughput and accuracy. In this study we assessed the performance of the MinION by re-sequencing three bacterial genomes, with very different nucleotide compositions ranging from 28.6% to 70.7%; the high G + C strain was underrepresented in the sequencing reads. We estimate the error rate of the MinION (after base calling) to be 38.2%. Mean and median read lengths were 2 kb and 1 kb respectively, while the longest single read was 98 kb. The whole length of a 5 kb rRNA operon was covered by a single read. As the first nanopore-based single molecule sequencer available to researchers, the MinION is an exciting prospect; however, the current error rate limits its ability to compete with existing sequencing technologies, though we do show that MinION sequence reads can enhance contiguity of de novo assembly when used in conjunction with Illumina MiSeq data.","container-title":"Biomolecular Detection and Quantification","DOI":"10.1016/j.bdq.2015.02.001","ISSN":"2214-7535","journalAbbreviation":"Biomol Detect Quantif","language":"eng","note":"PMID: 26753127\nPMCID: PMC4691839","page":"1-8","source":"PubMed","title":"Assessing the performance of the Oxford Nanopore Technologies MinION","volume":"3","author":[{"family":"Laver","given":"T."},{"family":"Harrison","given":"J."},{"family":"O'Neill","given":"P. A."},{"family":"Moore","given":"K."},{"family":"Farbos","given":"A."},{"family":"Paszkiewicz","given":"K."},{"family":"Studholme","given":"D. J."}],"issued":{"date-parts":[["2015",3]]}}},{"id":634,"uris":["http://zotero.org/users/local/SrvbCAEb/items/ED2XD2CJ"],"itemData":{"id":634,"type":"article-journal","abstract":"Single-molecule, real-time sequencing developed by Pacific BioSciences offers longer read lengths than the second-generation sequencing (SGS) technologies, making it well-suited for unsolved problems in genome, transcriptome, and epigenetics research. The highly-contiguous de novo assemblies using PacBio sequencing can close gaps in current reference assemblies and characterize structural variation (SV) in personal genomes. With longer reads, we can sequence through extended repetitive regions and detect mutations, many of which are associated with diseases. Moreover, PacBio transcriptome sequencing is advantageous for the identification of gene isoforms and facilitates reliable discoveries of novel genes and novel isoforms of annotated genes, due to its ability to sequence full-length transcripts or fragments with significant lengths. Additionally, PacBio's sequencing technique provides information that is useful for the direct detection of base modifications, such as methylation. In addition to using PacBio sequencing alone, many hybrid sequencing strategies have been developed to make use of more accurate short reads in conjunction with PacBio long reads. In general, hybrid sequencing strategies are more affordable and scalable especially for small-size laboratories than using PacBio Sequencing alone. The advent of PacBio sequencing has made available much information that could not be obtained via SGS alone.","container-title":"Genomics, Proteomics &amp; Bioinformatics","DOI":"10.1016/j.gpb.2015.08.002","ISSN":"2210-3244","issue":"5","journalAbbreviation":"Genomics Proteomics Bioinformatics","language":"eng","note":"PMID: 26542840\nPMCID: PMC4678779","page":"278-289","source":"PubMed","title":"PacBio Sequencing and Its Applications","volume":"13","author":[{"family":"Rhoads","given":"Anthony"},{"family":"Au","given":"Kin Fai"}],"issued":{"date-parts":[["2015",10]]}}},{"id":637,"uris":["http://zotero.org/users/local/SrvbCAEb/items/4X5W98W5"],"itemData":{"id":637,"type":"article-journal","abstract":"Alternative splicing (AS) generates vast transcriptomic and proteomic complexity. However, which of the myriad of detected AS events provide important biological functions is not well understood. Here, we define the largest program of functionally coordinated, neural-regulated AS described to date in mammals. Relative to all other types of AS within this program, 3-15 nucleotide \"microexons\" display the most striking evolutionary conservation and switch-like regulation. These microexons modulate the function of interaction domains of proteins involved in neurogenesis. Most neural microexons are regulated by the neuronal-specific splicing factor nSR100/SRRM4, through its binding to adjacent intronic enhancer motifs. Neural microexons are frequently misregulated in the brains of individuals with autism spectrum disorder, and this misregulation is associated with reduced levels of nSR100. The results thus reveal a highly conserved program of dynamic microexon regulation associated with the remodeling of protein-interaction networks during neurogenesis, the misregulation of which is linked to autism.","container-title":"Cell","DOI":"10.1016/j.cell.2014.11.035","ISSN":"1097-4172","issue":"7","journalAbbreviation":"Cell","language":"eng","note":"PMID: 25525873\nPMCID: PMC4390143","page":"1511-1523","source":"PubMed","title":"A highly conserved program of neuronal microexons is misregulated in autistic brains","volume":"159","author":[{"family":"Irimia","given":"Manuel"},{"family":"Weatheritt","given":"Robert J."},{"family":"Ellis","given":"Jonathan D."},{"family":"Parikshak","given":"Neelroop N."},{"family":"Gonatopoulos-Pournatzis","given":"Thomas"},{"family":"Babor","given":"Mariana"},{"family":"Quesnel-Vallières","given":"Mathieu"},{"family":"Tapial","given":"Javier"},{"family":"Raj","given":"Bushra"},{"family":"O'Hanlon","given":"Dave"},{"family":"Barrios-Rodiles","given":"Miriam"},{"family":"Sternberg","given":"Michael J. E."},{"family":"Cordes","given":"Sabine P."},{"family":"Roth","given":"Frederick P."},{"family":"Wrana","given":"Jeffrey L."},{"family":"Geschwind","given":"Daniel H."},{"family":"Blencowe","given":"Benjamin J."}],"issued":{"date-parts":[["2014",12,18]]}}},{"id":368,"uris":["http://zotero.org/users/local/SrvbCAEb/items/SM4QH5LQ"],"itemData":{"id":368,"type":"article-journal","abstract":"Whole transcriptome studies have become essential for understanding the complexity of genetic regulation. However, the conventionally applied short-read sequencing platforms cannot be used to reliably distinguish between many transcript isoforms. The Pacific Biosciences (PacBio) RS II platform is capable of reading long nucleic acid stretches in a single sequencing run. The pseudorabies virus (PRV) is an excellent system to study herpesvirus gene expression and potential interactions between the transcriptional units. In this work, non-amplified and amplified isoform sequencing protocols were used to characterize the poly(A+) fraction of the lytic transcriptome of PRV, with the aim of a complete transcriptional annotation of the viral genes. The analyses revealed a previously unrecognized complexity of the PRV transcriptome including the discovery of novel protein-coding and non-coding genes, novel mono- and polycistronic transcription units, as well as extensive transcriptional overlaps between neighboring and distal genes. This study identified non-coding transcripts overlapping all three replication origins of the PRV, which might play a role in the control of DNA synthesis. We additionally established the relative expression levels of gene products. Our investigations revealed that the whole PRV genome is utilized for transcription, including both DNA strands in all coding and intergenic regions. The genome-wide occurrence of transcript overlaps suggests a crosstalk between genes through a network formed by interacting transcriptional machineries with a potential function in the control of gene expression.","container-title":"PLOS ONE","DOI":"10.1371/journal.pone.0162868","ISSN":"1932-6203","issue":"9","journalAbbreviation":"PLOS ONE","language":"en","note":"publisher: Public Library of Science","page":"e0162868","source":"PLoS Journals","title":"Full-Length Isoform Sequencing Reveals Novel Transcripts and Substantial Transcriptional Overlaps in a Herpesvirus","volume":"11","author":[{"family":"Tombácz","given":"Dóra"},{"family":"Csabai","given":"Zsolt"},{"family":"Oláh","given":"Péter"},{"family":"Balázs","given":"Zsolt"},{"family":"Likó","given":"István"},{"family":"Zsigmond","given":"Laura"},{"family":"Sharon","given":"Donald"},{"family":"Snyder","given":"Michael"},{"family":"Boldogkői","given":"Zsolt"}],"issued":{"date-parts":[["2016",9,29]]}}},{"id":370,"uris":["http://zotero.org/users/local/SrvbCAEb/items/TFMWCR28"],"itemData":{"id":370,"type":"article-journal","abstract":"Third-generation sequencing is an emerging technology that is capable of solving several problems that earlier approaches were not able to, including the identification of transcripts isoforms and overlapping transcripts. In this study, we used long-read sequencing for the analysis of pseudorabies virus (PRV) transcriptome, including Oxford Nanopore Technologies MinION, PacBio RS-II, and Illumina HiScanSQ platforms. We also used data from our previous short-read and long-read sequencing studies for the comparison of the results and in order to confirm the obtained data. Our investigations identified 19 formerly unknown putative protein-coding genes, all of which are 5′ truncated forms of earlier annotated longer PRV genes. Additionally, we detected 19 non-coding RNAs, including 5′ and 3′ truncated transcripts without in-frame ORFs, antisense RNAs, as well as RNA molecules encoded by those parts of the viral genome where no transcription had been detected before. This study has also led to the identification of three complex transcripts and 50 distinct length isoforms, including transcription start and end variants. We also detected 121 novel transcript overlaps, and two transcripts that overlap the replication origins of PRV. Furthermore, in silico analysis revealed 145 upstream ORFs, many of which are located on the longer 5′ isoforms of the transcripts.","container-title":"Frontiers in Microbiology","ISSN":"1664-302X","source":"Frontiers","title":"Multi-Platform Sequencing Approach Reveals a Novel Transcriptome Profile in Pseudorabies Virus","URL":"https://www.frontiersin.org/articles/10.3389/fmicb.2017.02708","volume":"8","author":[{"family":"Moldován","given":"Norbert"},{"family":"Tombácz","given":"Dóra"},{"family":"Szűcs","given":"Attila"},{"family":"Csabai","given":"Zsolt"},{"family":"Snyder","given":"Michael"},{"family":"Boldogkői","given":"Zsolt"}],"accessed":{"date-parts":[["2023",11,21]]},"issued":{"date-parts":[["2018"]]}}},{"id":652,"uris":["http://zotero.org/users/local/SrvbCAEb/items/VQCR2X62"],"itemData":{"id":652,"type":"article-journal","abstract":"Long-read sequencing (LRS) has become increasingly important in RNA research due to its strength in resolving complex transcriptomic architectures. In this regard, currently two LRS platforms have demonstrated adequate performance: the Single Molecule Real-Time Sequencing by Pacific Biosciences (PacBio) and the nanopore sequencing by Oxford Nanopore Technologies (ONT). Even though these techniques produce lower coverage and are more error prone than short-read sequencing, they continue to be more successful in identifying polycistronic RNAs, transcript isoforms including splice and transcript end variants, as well as transcript overlaps. Recent reports have successfully applied LRS for the investigation of the transcriptome of viruses belonging to various families. These studies have substantially increased the number of previously known viral RNA molecules. In this work, we used the Sequel and MinION technique from PacBio and ONT, respectively, to characterize the lytic transcriptome of the herpes simplex virus type 1 (HSV-1). In most samples, we analyzed the poly(A) fraction of the transcriptome, but we also performed random oligonucleotide-based sequencing. Besides cDNA sequencing, we also carried out native RNA sequencing. Our investigations identified more than 2,300 previously undetected transcripts, including coding, and non-coding RNAs, multi-splice transcripts, as well as polycistronic and complex transcripts. Furthermore, we found previously unsubstantiated transcriptional start sites, polyadenylation sites, and splice sites. A large number of novel transcriptional overlaps were also detected. Random-primed sequencing revealed that each convergent gene pair produces non-polyadenylated read-through RNAs overlapping the partner genes. Furthermore, we identified novel replication-associated transcripts overlapping the HSV-1 replication origins, and novel LAT variants with very long 5' regions, which are co-terminal with the LAT-0.7kb transcript. Overall, our results demonstrated that the HSV-1 transcripts form an extremely complex pattern of overlaps, and that entire viral genome is transcriptionally active. In most viral genes, if not in all, both DNA strands are expressed.","container-title":"Frontiers in Genetics","DOI":"10.3389/fgene.2019.00834","ISSN":"1664-8021","journalAbbreviation":"Front Genet","language":"eng","note":"PMID: 31608102\nPMCID: PMC6769088","page":"834","source":"PubMed","title":"Multiple Long-Read Sequencing Survey of Herpes Simplex Virus Dynamic Transcriptome","volume":"10","author":[{"family":"Tombácz","given":"Dóra"},{"family":"Moldován","given":"Norbert"},{"family":"Balázs","given":"Zsolt"},{"family":"Gulyás","given":"Gábor"},{"family":"Csabai","given":"Zsolt"},{"family":"Boldogkői","given":"Miklós"},{"family":"Snyder","given":"Michael"},{"family":"Boldogkői","given":"Zsolt"}],"issued":{"date-parts":[["2019"]]}}}],"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[12–17]</w:t>
      </w:r>
      <w:r w:rsidR="001758BE" w:rsidRPr="008814E3">
        <w:rPr>
          <w:rFonts w:ascii="Times New Roman" w:hAnsi="Times New Roman" w:cs="Times New Roman"/>
          <w:color w:val="020202"/>
          <w:sz w:val="24"/>
          <w:lang w:val="en-US"/>
        </w:rPr>
        <w:fldChar w:fldCharType="end"/>
      </w:r>
      <w:r w:rsidR="001758BE" w:rsidRPr="008814E3">
        <w:rPr>
          <w:rFonts w:ascii="Times New Roman" w:hAnsi="Times New Roman" w:cs="Times New Roman"/>
          <w:color w:val="020202"/>
          <w:sz w:val="24"/>
          <w:lang w:val="en-US"/>
        </w:rPr>
        <w:t xml:space="preserve">. </w:t>
      </w:r>
      <w:r w:rsidR="00C0061F" w:rsidRPr="008814E3">
        <w:rPr>
          <w:rFonts w:ascii="Times New Roman" w:hAnsi="Times New Roman" w:cs="Times New Roman"/>
          <w:color w:val="020202"/>
          <w:sz w:val="24"/>
          <w:lang w:val="en-US"/>
        </w:rPr>
        <w:t xml:space="preserve">In transcriptomics, inaccuracies in sequencing are not a significant concern when the genomic sequence of a specific organism is well-established. </w:t>
      </w:r>
      <w:r w:rsidR="005E12A0" w:rsidRPr="008814E3">
        <w:rPr>
          <w:rFonts w:ascii="Times New Roman" w:hAnsi="Times New Roman" w:cs="Times New Roman"/>
          <w:color w:val="020202"/>
          <w:sz w:val="24"/>
          <w:lang w:val="en-US"/>
        </w:rPr>
        <w:t xml:space="preserve">The </w:t>
      </w:r>
      <w:r w:rsidR="004C4130" w:rsidRPr="008814E3">
        <w:rPr>
          <w:rFonts w:ascii="Times New Roman" w:hAnsi="Times New Roman" w:cs="Times New Roman"/>
          <w:color w:val="020202"/>
          <w:sz w:val="24"/>
          <w:lang w:val="en-US"/>
        </w:rPr>
        <w:t xml:space="preserve">lrRNA-Seq </w:t>
      </w:r>
      <w:r w:rsidR="006453AF" w:rsidRPr="008814E3">
        <w:rPr>
          <w:rFonts w:ascii="Times New Roman" w:hAnsi="Times New Roman" w:cs="Times New Roman"/>
          <w:color w:val="020202"/>
          <w:sz w:val="24"/>
          <w:lang w:val="en-US"/>
        </w:rPr>
        <w:t xml:space="preserve">technology based on ONT is highly suitable for </w:t>
      </w:r>
      <w:r w:rsidR="00D80248" w:rsidRPr="0075606C">
        <w:rPr>
          <w:rFonts w:ascii="Times New Roman" w:hAnsi="Times New Roman" w:cs="Times New Roman"/>
          <w:sz w:val="24"/>
          <w:lang w:val="en-US"/>
        </w:rPr>
        <w:t>native</w:t>
      </w:r>
      <w:r w:rsidR="006453AF" w:rsidRPr="0075606C">
        <w:rPr>
          <w:rFonts w:ascii="Times New Roman" w:hAnsi="Times New Roman" w:cs="Times New Roman"/>
          <w:sz w:val="24"/>
          <w:lang w:val="en-US"/>
        </w:rPr>
        <w:t xml:space="preserve"> </w:t>
      </w:r>
      <w:r w:rsidR="006453AF" w:rsidRPr="008814E3">
        <w:rPr>
          <w:rFonts w:ascii="Times New Roman" w:hAnsi="Times New Roman" w:cs="Times New Roman"/>
          <w:color w:val="020202"/>
          <w:sz w:val="24"/>
          <w:lang w:val="en-US"/>
        </w:rPr>
        <w:t xml:space="preserve">RNA sequencing. </w:t>
      </w:r>
      <w:r w:rsidR="0091200E" w:rsidRPr="008814E3">
        <w:rPr>
          <w:rFonts w:ascii="Times New Roman" w:hAnsi="Times New Roman" w:cs="Times New Roman"/>
          <w:color w:val="020202"/>
          <w:sz w:val="24"/>
          <w:lang w:val="en-US"/>
        </w:rPr>
        <w:t xml:space="preserve">It guarantees correct read orientation and is free from the </w:t>
      </w:r>
      <w:r w:rsidR="00EC547B" w:rsidRPr="008814E3">
        <w:rPr>
          <w:rFonts w:ascii="Times New Roman" w:hAnsi="Times New Roman" w:cs="Times New Roman"/>
          <w:color w:val="020202"/>
          <w:sz w:val="24"/>
          <w:lang w:val="en-US"/>
        </w:rPr>
        <w:t>artefacts</w:t>
      </w:r>
      <w:r w:rsidR="0091200E" w:rsidRPr="008814E3">
        <w:rPr>
          <w:rFonts w:ascii="Times New Roman" w:hAnsi="Times New Roman" w:cs="Times New Roman"/>
          <w:color w:val="020202"/>
          <w:sz w:val="24"/>
          <w:lang w:val="en-US"/>
        </w:rPr>
        <w:t xml:space="preserve"> generated by reverse transcription and PCR</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{"citationID":"lHThv2Du","properties":{"formattedCitation":"[11,18]","plainCitation":"[11,18]","noteIndex":0},"citationItems":[{"id":320,"uris":["http://zotero.org/users/local/SrvbCAEb/items/TXHFEIBJ"],"itemData":{"id":320,"type":"article-journal","abstract":"Long-read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id":414,"uris":["http://zotero.org/users/local/SrvbCAEb/items/Z3PL8WWN"],"itemData":{"id":414,"type":"article-journal","abstract":"Background: Alternative polyadenylation is commonly examined using cDNA sequencing, which is known to be affected by template-switching artifacts. However, the effects of such template-switching artifacts on alternative polyadenylation are generally disregarded, while alternative polyadenylation artifacts are attributed to internal priming.\nResults: Here, we analyzed both long-read cDNA sequencing and direct RNA sequencing data of two organisms, generated by different sequencing platforms. We developed a filtering algorithm which takes into consideration that template-switching can be a source of artifactual polyadenylation when filtering out spurious polyadenylation sites. The algorithm outperformed the conventional internal priming filters based on comparison to direct RNA sequencing data. We also showed that the polyadenylation artifacts arise in cDNA sequencing at consecutive stretches of as few as three adenines. There was no substantial difference between the lengths of poly(A) tails at the artifactual and the true transcriptional end sites even though it is expected that internal priming artifacts have shorter poly(A) tails than genuine polyadenylated reads.\nConclusions: Our findings suggest that template switching plays an important role in the generation of spurious polyadenylation and support the need for more rigorous filtering of artifactual polyadenylation sites in cDNA data, or that alternative polyadenylation should be annotated using native RNA sequencing.","container-title":"BMC Genomics","DOI":"10.1186/s12864-019-6199-7","ISSN":"1471-2164","issue":"1","journalAbbreviation":"BMC Genomics","language":"en","page":"824","source":"DOI.org (Crossref)","title":"Template-switching artifacts resemble alternative polyadenylation","volume":"20","author":[{"family":"Balázs","given":"Zsolt"},{"family":"Tombácz","given":"Dóra"},{"family":"Csabai","given":"Zsolt"},{"family":"Moldován","given":"Norbert"},{"family":"Snyder","given":"Michael"},{"family":"Boldogkői","given":"Zsolt"}],"issued":{"date-parts":[["2019",12]]}}}],"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[11,18]</w:t>
      </w:r>
      <w:r w:rsidR="001758BE" w:rsidRPr="008814E3">
        <w:rPr>
          <w:rFonts w:ascii="Times New Roman" w:hAnsi="Times New Roman" w:cs="Times New Roman"/>
          <w:color w:val="020202"/>
          <w:sz w:val="24"/>
          <w:lang w:val="en-US"/>
        </w:rPr>
        <w:fldChar w:fldCharType="end"/>
      </w:r>
      <w:r w:rsidR="0091200E" w:rsidRPr="008814E3">
        <w:rPr>
          <w:rFonts w:ascii="Times New Roman" w:hAnsi="Times New Roman" w:cs="Times New Roman"/>
          <w:color w:val="020202"/>
          <w:sz w:val="24"/>
          <w:lang w:val="en-US"/>
        </w:rPr>
        <w:t>, and it also facilitates the</w:t>
      </w:r>
      <w:r w:rsidR="00C84177" w:rsidRPr="008814E3">
        <w:rPr>
          <w:rFonts w:ascii="Times New Roman" w:hAnsi="Times New Roman" w:cs="Times New Roman"/>
          <w:color w:val="020202"/>
          <w:sz w:val="24"/>
          <w:lang w:val="en-US"/>
        </w:rPr>
        <w:t xml:space="preserve"> detection of RNA modifications</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{"citationID":"vNgrJD2K","properties":{"formattedCitation":"[19]","plainCitation":"[19]","noteIndex":0},"citationItems":[{"id":431,"uris":["http://zotero.org/users/local/SrvbCAEb/items/NMRFBWYL"],"itemData":{"id":431,"type":"article-journal","abstract":"In this study, two long-read sequencing (LRS) techniques, MinION from Oxford Nanopore Technologies and Sequel from the Pacific Biosciences, were used for the transcriptional characterization of a prototype baculovirus, Autographa californica multiple nucleopolyhedrovirus. LRS is able to read full-length RNA molecules, and thereby distinguish between transcript isoforms, mono- and polycistronic RNAs, and overlapping transcripts. Altogether, we detected 875 transcript species, of which 759 were novel and 116 were annotated previously. These RNA molecules include 41 novel putative protein coding transcripts [each containing 5′-truncated in-frame open reading frames (ORFs), 14 monocistronic transcripts, 99 polygenic RNAs, 101 non-coding RNAs, and 504 untranslated region isoforms. This work also identified novel replication origin-associated transcripts, upstream ORFs, cis-regulatory sequences and poly(A) sites. We also detected RNA methylation in 99 viral genes and RNA hyper-editing in the longer 5′-UTR transcript isoform of the canonical ORF 19 transcript.","container-title":"Scientific Reports","DOI":"10.1038/s41598-022-05457-8","ISSN":"2045-2322","journalAbbreviation":"Sci Rep","note":"PMID: 35079129\nPMCID: PMC8789824","page":"1291","source":"PubMed Central","title":"Dual isoform sequencing reveals complex transcriptomic and epitranscriptomic landscapes of a prototype baculovirus","volume":"12","author":[{"family":"Torma","given":"Gábor"},{"family":"Tombácz","given":"Dóra"},{"family":"Moldován","given":"Norbert"},{"family":"Fülöp","given":"Ádám"},{"family":"Prazsák","given":"István"},{"family":"Csabai","given":"Zsolt"},{"family":"Snyder","given":"Michael"},{"family":"Boldogkői","given":"Zsolt"}],"issued":{"date-parts":[["2022",1,25]]}}}],"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[19]</w:t>
      </w:r>
      <w:r w:rsidR="001758BE"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w:t>
      </w:r>
      <w:r w:rsidR="004C1836" w:rsidRPr="008814E3">
        <w:rPr>
          <w:rFonts w:ascii="Times New Roman" w:hAnsi="Times New Roman" w:cs="Times New Roman"/>
          <w:color w:val="020202"/>
          <w:sz w:val="24"/>
          <w:lang w:val="en-US"/>
        </w:rPr>
        <w:t xml:space="preserve"> </w:t>
      </w:r>
    </w:p>
    <w:p w14:paraId="3C38A2F8" w14:textId="091F4CA6" w:rsidR="000B3442" w:rsidRPr="00E24243" w:rsidRDefault="00A23A2C" w:rsidP="00573600">
      <w:pPr>
        <w:shd w:val="clear" w:color="auto" w:fill="FFFFFF"/>
        <w:spacing w:after="120" w:line="240" w:lineRule="auto"/>
        <w:jc w:val="both"/>
        <w:rPr>
          <w:rFonts w:ascii="Times New Roman" w:hAnsi="Times New Roman" w:cs="Times New Roman"/>
          <w:sz w:val="24"/>
          <w:lang w:val="en-US"/>
        </w:rPr>
      </w:pPr>
      <w:r w:rsidRPr="008814E3">
        <w:rPr>
          <w:rFonts w:ascii="Times New Roman" w:hAnsi="Times New Roman" w:cs="Times New Roman"/>
          <w:color w:val="020202"/>
          <w:sz w:val="24"/>
          <w:lang w:val="en-US"/>
        </w:rPr>
        <w:t xml:space="preserve">Transcriptomic studies in herpesviruses have applied both PacBio and ONT </w:t>
      </w:r>
      <w:r w:rsidR="00DA74D4">
        <w:rPr>
          <w:rFonts w:ascii="Times New Roman" w:hAnsi="Times New Roman" w:cs="Times New Roman"/>
          <w:color w:val="020202"/>
          <w:sz w:val="24"/>
          <w:lang w:val="en-US"/>
        </w:rPr>
        <w:t>approaches</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BZmY0IgV","properties":{"formattedCitation":"[15,17,20\\uc0\\u8211{}26]","plainCitation":"[15,17,20–26]","noteIndex":0},"citationItems":[{"id":368,"uris":["http://zotero.org/users/local/SrvbCAEb/items/SM4QH5LQ"],"itemData":{"id":368,"type":"article-journal","abstract":"Whole transcriptome studies have become essential for understanding the complexity of genetic regulation. However, the conventionally applied short-read sequencing platforms cannot be used to reliably distinguish between many transcript isoforms. The Pacific Biosciences (PacBio) RS II platform is capable of reading long nucleic acid stretches in a single sequencing run. The pseudorabies virus (PRV) is an excellent system to study herpesvirus gene expression and potential interactions between the transcriptional units. In this work, non-amplified and amplified isoform sequencing protocols were used to characterize the poly(A+) fraction of the lytic transcriptome of PRV, with the aim of a complete transcriptional annotation of the viral genes. The analyses revealed a previously unrecognized complexity of the PRV transcriptome including the discovery of novel protein-coding and non-coding genes, novel mono- and polycistronic transcription units, as well as extensive transcriptional overlaps between neighboring and distal genes. This study identified non-coding transcripts overlapping all three replication origins of the PRV, which might play a role in the control of DNA synthesis. We additionally established the relative expression levels of gene products. Our investigations revealed that the whole PRV genome is utilized for transcription, including both DNA strands in all coding and intergenic regions. The genome-wide occurrence of transcript overlaps suggests a crosstalk between genes through a network formed by interacting transcriptional machineries with a potential function in the control of gene expression.","container-title":"PLOS ONE","DOI":"10.1371/journal.pone.0162868","ISSN":"1932-6203","issue":"9","journalAbbreviation":"PLOS ONE","language":"en","note":"publisher: Public Library of Science","page":"e0162868","source":"PLoS Journals","title":"Full-Length Isoform Sequencing Reveals Novel Transcripts and Substantial Transcriptional Overlaps in a Herpesvirus","volume":"11","author":[{"family":"Tombácz","given":"Dóra"},{"family":"Csabai","given":"Zsolt"},{"family":"Oláh","given":"Péter"},{"family":"Balázs","given":"Zsolt"},{"family":"Likó","given":"István"},{"family":"Zsigmond","given":"Laura"},{"family":"Sharon","given":"Donald"},{"family":"Snyder","given":"Michael"},{"family":"Boldogkői","given":"Zsolt"}],"issued":{"date-parts":[["2016",9,29]]}}},{"id":652,"uris":["http://zotero.org/users/local/SrvbCAEb/items/VQCR2X62"],"itemData":{"id":652,"type":"article-journal","abstract":"Long-read sequencing (LRS) has become increasingly important in RNA research due to its strength in resolving complex transcriptomic architectures. In this regard, currently two LRS platforms have demonstrated adequate performance: the Single Molecule Real-Time Sequencing by Pacific Biosciences (PacBio) and the nanopore sequencing by Oxford Nanopore Technologies (ONT). Even though these techniques produce lower coverage and are more error prone than short-read sequencing, they continue to be more successful in identifying polycistronic RNAs, transcript isoforms including splice and transcript end variants, as well as transcript overlaps. Recent reports have successfully applied LRS for the investigation of the transcriptome of viruses belonging to various families. These studies have substantially increased the number of previously known viral RNA molecules. In this work, we used the Sequel and MinION technique from PacBio and ONT, respectively, to characterize the lytic transcriptome of the herpes simplex virus type 1 (HSV-1). In most samples, we analyzed the poly(A) fraction of the transcriptome, but we also performed random oligonucleotide-based sequencing. Besides cDNA sequencing, we also carried out native RNA sequencing. Our investigations identified more than 2,300 previously undetected transcripts, including coding, and non-coding RNAs, multi-splice transcripts, as well as polycistronic and complex transcripts. Furthermore, we found previously unsubstantiated transcriptional start sites, polyadenylation sites, and splice sites. A large number of novel transcriptional overlaps were also detected. Random-primed sequencing revealed that each convergent gene pair produces non-polyadenylated read-through RNAs overlapping the partner genes. Furthermore, we identified novel replication-associated transcripts overlapping the HSV-1 replication origins, and novel LAT variants with very long 5' regions, which are co-terminal with the LAT-0.7kb transcript. Overall, our results demonstrated that the HSV-1 transcripts form an extremely complex pattern of overlaps, and that entire viral genome is transcriptionally active. In most viral genes, if not in all, both DNA strands are expressed.","container-title":"Frontiers in Genetics","DOI":"10.3389/fgene.2019.00834","ISSN":"1664-8021","journalAbbreviation":"Front Genet","language":"eng","note":"PMID: 31608102\nPMCID: PMC6769088","page":"834","source":"PubMed","title":"Multiple Long-Read Sequencing Survey of Herpes Simplex Virus Dynamic Transcriptome","volume":"10","author":[{"family":"Tombácz","given":"Dóra"},{"family":"Moldován","given":"Norbert"},{"family":"Balázs","given":"Zsolt"},{"family":"Gulyás","given":"Gábor"},{"family":"Csabai","given":"Zsolt"},{"family":"Boldogkői","given":"Miklós"},{"family":"Snyder","given":"Michael"},{"family":"Boldogkői","given":"Zsolt"}],"issued":{"date-parts":[["2019"]]}}},{"id":428,"uris":["http://zotero.org/users/local/SrvbCAEb/items/LG752KW4"],"itemData":{"id":428,"type":"article-journal","abstract":"Annotation of herpesvirus genomes has traditionally been undertaken through the detection of open reading frames and other genomic motifs, supplemented with sequencing of individual cDNAs. Second generation sequencing and high-density microarray studies have revealed vastly greater herpesvirus transcriptome complexity than is captured by existing annotation. The pervasive nature of overlapping transcription throughout herpesvirus genomes, however, poses substantial problems in resolving transcript structures using these methods alone. We present an approach that combines the unique attributes of Pacific Biosciences Iso-Seq long-read, Illumina short-read and deepCAGE (Cap Analysis of Gene Expression) sequencing to globally resolve polyadenylated isoform structures in replicating Epstein-Barr virus (EBV). Our method, Transcriptome Resolution through Integration of Multi-platform Data (TRIMD), identifies nearly 300 novel EBV transcripts, quadrupling the size of the annotated viral transcriptome. These findings illustrate an array of mechanisms through which EBV achieves functional diversity in its relatively small, compact genome including programmed alternative splicing (e.g. across the IR1 repeats), alternative promoter usage by LMP2 and other latency-associated transcripts, intergenic splicing at the BZLF2 locus, and antisense transcription and pervasive readthrough transcription throughout the genome.","container-title":"Nucleic Acids Research","DOI":"10.1093/nar/gkw629","ISSN":"0305-1048","issue":"18","journalAbbreviation":"Nucleic Acids Research","page":"e145","source":"Silverchair","title":"Global transcript structure resolution of high gene density genomes through multi-platform data integration","volume":"44","author":[{"family":"O'Grady","given":"Tina"},{"family":"Wang","given":"Xia"},{"family":"Höner zu Bentrup","given":"Kerstin"},{"family":"Baddoo","given":"Melody"},{"family":"Concha","given":"Monica"},{"family":"Flemington","given":"Erik K."}],"issued":{"date-parts":[["2016",10,14]]}}},{"id":681,"uris":["http://zotero.org/users/local/SrvbCAEb/items/RWB8GXTS"],"itemData":{"id":681,"type":"article-journal","abstract":"Long-read RNA sequencing allows for the precise characterization of full-length transcripts, which makes it an indispensable tool in transcriptomics. The human cytomegalovirus (HCMV) genome has been first sequenced in 1989 and although short-read sequencing studies have uncovered much of the complexity of its transcriptome, only few of its transcripts have been fully annotated. We hereby present a long-read RNA sequencing dataset of HCMV infected human lung fibroblast cells sequenced by the Pacific Biosciences RSII platform. Seven SMRT cells were sequenced using oligo(dT) primers to reverse transcribe poly(A)-selected RNA molecules and one library was prepared using random primers for the reverse transcription of the rRNA-depleted sample. Our dataset contains 122,636 human and 33,086 viral (HMCV strain Towne) reads. The described data include raw and processed sequencing files, and combined with other datasets, they can be used to validate transcriptome analysis tools, to compare library preparation methods, to test base calling algorithms or to identify genetic variants.","container-title":"Scientific Data","DOI":"10.1038/sdata.2017.194","ISSN":"2052-4463","journalAbbreviation":"Sci Data","note":"PMID: 29257134\nPMCID: PMC5735922","page":"170194","source":"PubMed Central","title":"Long-read sequencing of the human cytomegalovirus transcriptome with the Pacific Biosciences RSII platform","volume":"4","author":[{"family":"Balázs","given":"Zsolt"},{"family":"Tombácz","given":"Dóra"},{"family":"Szűcs","given":"Attila"},{"family":"Snyder","given":"Michael"},{"family":"Boldogkői","given":"Zsolt"}],"issued":{"date-parts":[["2017",12,19]]}}},{"id":404,"uris":["http://zotero.org/users/local/SrvbCAEb/items/AZ3EEPZ5"],"itemData":{"id":404,"type":"article-journal","abstract":"Varicella zoster virus (VZV) is a human pathogenic alphaherpesvirus harboring a relatively large DNA molecule. The VZV transcriptome has already been analyzed by microarray and short-read sequencing analyses. However, both approaches have substantial limitations when used for structural characterization of transcript isoforms, even if supplemented with primer extension or other techniques. Among others, they are inefficient in distinguishing between embedded RNA molecules, transcript isoforms, including splice and length variants, as well as between alternative polycistronic transcripts. It has been demonstrated in several studies that long-read sequencing is able to circumvent these problems.","container-title":"BMC Genomics","DOI":"10.1186/s12864-018-5267-8","ISSN":"1471-2164","issue":"1","journalAbbreviation":"BMC Genomics","page":"873","source":"BioMed Central","title":"Long-read sequencing uncovers a complex transcriptome topology in varicella zoster virus","volume":"19","author":[{"family":"Prazsák","given":"István"},{"family":"Moldován","given":"Norbert"},{"family":"Balázs","given":"Zsolt"},{"family":"Tombácz","given":"Dóra"},{"family":"Megyeri","given":"Klára"},{"family":"Szűcs","given":"Attila"},{"family":"Csabai","given":"Zsolt"},{"family":"Boldogkői","given":"Zsolt"}],"issued":{"date-parts":[["2018",12,4]]}}},{"id":192,"uris":["http://zotero.org/users/local/SrvbCAEb/items/INV6GMKY"],"itemData":{"id":192,"type":"article-journal","abstract":"Long-read sequencing (LRS) has become a standard approach for transcriptome analysis in recent years. Bovine alphaherpesvirus 1 (BoHV-1) is an important pathogen of cattle worldwide. This study reports the profiling of the dynamic lytic transcriptome of BoHV-1 using two long-read sequencing (LRS) techniques, the Oxford Nanopore Technologies MinION, and the LoopSeq synthetic LRS methods, using multiple library preparation protocols. In this work, we annotated viral mRNAs and non-coding transcripts, and a large number of transcript isoforms, including transcription start and end sites, as well as splice variants of BoHV-1. Our analysis demonstrated an extremely complex pattern of transcriptional overlaps.","container-title":"Scientific Reports","DOI":"10.1038/s41598-020-77520-1","ISSN":"2045-2322","issue":"1","journalAbbreviation":"Sci Rep","language":"eng","note":"PMID: 33235226\nPMCID: PMC7686369","page":"20496","source":"PubMed","title":"Time-course profiling of bovine alphaherpesvirus 1.1 transcriptome using multiplatform sequencing","volume":"10","author":[{"family":"Moldován","given":"Norbert"},{"family":"Torma","given":"Gábor"},{"family":"Gulyás","given":"Gábor"},{"family":"Hornyák","given":"Ákos"},{"family":"Zádori","given":"Zoltán"},{"family":"Jefferson","given":"Victoria A."},{"family":"Csabai","given":"Zsolt"},{"family":"Boldogkői","given":"Miklós"},{"family":"Tombácz","given":"Dóra"},{"family":"Meyer","given":"Florencia"},{"family":"Boldogkői","given":"Zsolt"}],"issued":{"date-parts":[["2020",11,24]]}}},{"id":769,"uris":["http://zotero.org/users/local/SrvbCAEb/items/2I8EE7AL"],"itemData":{"id":769,"type":"article-journal","abstract":"Characterizing complex viral transcriptomes by conventional RNA sequencing approaches is complicated by high gene density, overlapping reading frames, and complex splicing patterns. Direct RNA sequencing (direct RNA-seq) using nanopore arrays offers an exciting alternative whereby individual polyadenylated RNAs are sequenced directly, without the recoding and amplification biases inherent to other sequencing methodologies. Here we use direct RNA-seq to profile the herpes simplex virus type 1 (HSV-1) transcriptome during productive infection of primary cells. We show how direct RNA-seq data can be used to define transcription initiation and RNA cleavage sites associated with all polyadenylated viral RNAs and demonstrate that low level read-through transcription produces a novel class of chimeric HSV-1 transcripts, including a functional mRNA encoding a fusion of the viral E3 ubiquitin ligase ICP0 and viral membrane glycoprotein L. Thus, direct RNA-seq offers a powerful method to characterize the changing transcriptional landscape of viruses with complex genomes., Here, Depledge et al. use nanopore arrays for direct RNA sequencing to profile the HSV-1 transcriptome in productively infected cells. Sequencing of individual RNAs reveals a highly complex viral transcriptome including mRNAs encoding new viral fusion proteins derived by read-through transcription.","container-title":"Nature Communications","DOI":"10.1038/s41467-019-08734-9","ISSN":"2041-1723","journalAbbreviation":"Nat Commun","note":"PMID: 30765700\nPMCID: PMC6376126","page":"754","source":"PubMed Central","title":"Direct RNA sequencing on nanopore arrays redefines the transcriptional complexity of a viral pathogen","volume":"10","author":[{"family":"Depledge","given":"Daniel P."},{"family":"Srinivas","given":"Kalanghad Puthankalam"},{"family":"Sadaoka","given":"Tomohiko"},{"family":"Bready","given":"Devin"},{"family":"Mori","given":"Yasuko"},{"family":"Placantonakis","given":"Dimitris G."},{"family":"Mohr","given":"Ian"},{"family":"Wilson","given":"Angus C."}],"issued":{"date-parts":[["2019",2,14]]}}},{"id":765,"uris":["http://zotero.org/users/local/SrvbCAEb/items/BKSIQVDY"],"itemData":{"id":765,"type":"article-journal","abstract":"The predicted 80 open reading frames (ORFs) of herpes simplex virus 1 (HSV-1) have been intensively studied for decades. Here, we unravel the complete viral transcriptome and translatome during lytic infection with base-pair resolution by computational integration of multi-omics data. We identify a total of 201 transcripts and 284 ORFs including all known and 46 novel large ORFs. This includes a so far unknown ORF in the locus deleted in the FDA-approved oncolytic virus Imlygic. Multiple transcript isoforms expressed from individual gene loci explain translation of the vast majority of ORFs as well as N-terminal extensions (NTEs) and truncations. We show that NTEs with non-canonical start codons govern the subcellular protein localization and packaging of key viral regulators and structural proteins. We extend the current nomenclature to include all viral gene products and provide a genome browser that visualizes all the obtained data from whole genome to single-nucleotide resolution.","container-title":"Nature Communications","DOI":"10.1038/s41467-020-15992-5","ISSN":"2041-1723","issue":"1","journalAbbreviation":"Nat Commun","language":"en","license":"2020 The Author(s)","note":"publisher: Nature Publishing Group","page":"2038","source":"www.nature.com","title":"Integrative functional genomics decodes herpes simplex virus 1","volume":"11","author":[{"family":"Whisnant","given":"Adam W."},{"family":"Jürges","given":"Christopher S."},{"family":"Hennig","given":"Thomas"},{"family":"Wyler","given":"Emanuel"},{"family":"Prusty","given":"Bhupesh"},{"family":"Rutkowski","given":"Andrzej J."},{"family":"L’hernault","given":"Anne"},{"family":"Djakovic","given":"Lara"},{"family":"Göbel","given":"Margarete"},{"family":"Döring","given":"Kristina"},{"family":"Menegatti","given":"Jennifer"},{"family":"Antrobus","given":"Robin"},{"family":"Matheson","given":"Nicholas J."},{"family":"Künzig","given":"Florian W. H."},{"family":"Mastrobuoni","given":"Guido"},{"family":"Bielow","given":"Chris"},{"family":"Kempa","given":"Stefan"},{"family":"Liang","given":"Chunguang"},{"family":"Dandekar","given":"Thomas"},{"family":"Zimmer","given":"Ralf"},{"family":"Landthaler","given":"Markus"},{"family":"Grässer","given":"Friedrich"},{"family":"Lehner","given":"Paul J."},{"family":"Friedel","given":"Caroline C."},{"family":"Erhard","given":"Florian"},{"family":"Dölken","given":"Lars"}],"issued":{"date-parts":[["2020",4,27]]}},"locator":"1"},{"id":460,"uris":["http://zotero.org/users/local/SrvbCAEb/items/RKUK5TUR"],"itemData":{"id":460,"type":"article-journal","abstract":"Varicella-zoster virus (VZV), a double-stranded DNA virus, causes varicella, establishes lifelong latency in ganglionic neurons, and reactivates later in life to cause herpes zoster, commonly associated with chronic pain. The VZV genome is densely packed and produces multitudes of overlapping transcripts deriving from both strands. While 71 distinct open reading frames (ORFs) have thus far been experimentally defined, the full coding potential of VZV remains unknown. Here, we integrated multiple short-read RNA sequencing approaches with long-read direct RNA sequencing on RNA isolated from VZV-infected cells to provide a comprehensive reannotation of the lytic VZV transcriptome architecture. Through precise mapping of transcription start sites, splice junctions, and polyadenylation sites, we identified 136 distinct polyadenylated VZV RNAs that encode canonical ORFs, noncanonical ORFs, and ORF fusions, as well as putative noncoding RNAs (ncRNAs). Furthermore, we determined the kinetic class of all VZV transcripts and observed, unexpectedly, that transcripts encoding the ORF62 protein, previously designated Immediate-Early, were expressed with Late kinetics. Our work showcases the complexity of the VZV transcriptome and provides a comprehensive resource that will facilitate future functional studies of coding RNAs, ncRNAs, and the biological mechanisms underlying the regulation of viral transcription and translation during lytic VZV infection.IMPORTANCE Transcription from herpesviral genomes, executed by the host RNA polymerase II and regulated by viral proteins, results in coordinated viral gene expression to efficiently produce infectious progeny. However, the complete coding potential and regulation of viral gene expression remain ill-defined for the human alphaherpesvirus varicella-zoster virus (VZV), causative agent of both varicella and herpes zoster. Here, we present a comprehensive overview of the VZV transcriptome and the kinetic class of all identified viral transcripts, using two virus strains and two biologically relevant cell types. Additionally, our data provide an overview of how VZV diversifies its transcription from one of the smallest herpesviral genomes. Unexpectedly, the transcript encoding the major viral transactivator protein (pORF62) was expressed with Late kinetics, whereas orthologous transcripts in other alphaherpesviruses are typically expressed during the immediate early phase. Therefore, our work both establishes the architecture of the VZV transcriptome and provides insight into regulation of alphaherpesvirus gene expression.","container-title":"mBio","DOI":"10.1128/mBio.01568-20","ISSN":"2150-7511","issue":"5","journalAbbreviation":"mBio","language":"eng","note":"PMID: 33024035\nPMCID: PMC7542360","page":"e01568-20","source":"PubMed","title":"Decoding the Architecture of the Varicella-Zoster Virus Transcriptome","volume":"11","author":[{"family":"Braspenning","given":"Shirley E."},{"family":"Sadaoka","given":"Tomohiko"},{"family":"Breuer","given":"Judith"},{"family":"Verjans","given":"Georges M. G. M."},{"family":"Ouwendijk","given":"Werner J. D."},{"family":"Depledge","given":"Daniel P."}],"issued":{"date-parts":[["2020",10,6]]}}}],"schema":"https://github.com/citation-style-language/schema/raw/master/csl-citation.json"}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[15,17,20–26]</w:t>
      </w:r>
      <w:r w:rsidR="001758BE" w:rsidRPr="008814E3">
        <w:rPr>
          <w:rFonts w:ascii="Times New Roman" w:hAnsi="Times New Roman" w:cs="Times New Roman"/>
          <w:color w:val="020202"/>
          <w:sz w:val="24"/>
          <w:lang w:val="en-US"/>
        </w:rPr>
        <w:fldChar w:fldCharType="end"/>
      </w:r>
      <w:r w:rsidR="00114686" w:rsidRPr="008814E3">
        <w:rPr>
          <w:rFonts w:ascii="Times New Roman" w:hAnsi="Times New Roman" w:cs="Times New Roman"/>
          <w:color w:val="020202"/>
          <w:sz w:val="24"/>
          <w:lang w:val="en-US"/>
        </w:rPr>
        <w:t xml:space="preserve">. </w:t>
      </w:r>
      <w:r w:rsidR="00C00187" w:rsidRPr="008814E3">
        <w:rPr>
          <w:rFonts w:ascii="Times New Roman" w:hAnsi="Times New Roman" w:cs="Times New Roman"/>
          <w:color w:val="020202"/>
          <w:sz w:val="24"/>
          <w:lang w:val="en-US"/>
        </w:rPr>
        <w:t xml:space="preserve">Temporal dynamics </w:t>
      </w:r>
      <w:r w:rsidR="00C00187" w:rsidRPr="00E24243">
        <w:rPr>
          <w:rFonts w:ascii="Times New Roman" w:hAnsi="Times New Roman" w:cs="Times New Roman"/>
          <w:sz w:val="24"/>
          <w:lang w:val="en-US"/>
        </w:rPr>
        <w:t xml:space="preserve">of herpesvirus gene expression has also been examined using SRS </w:t>
      </w:r>
      <w:r w:rsidR="00DE5ABA" w:rsidRPr="00E24243">
        <w:rPr>
          <w:rFonts w:ascii="Times New Roman" w:hAnsi="Times New Roman" w:cs="Times New Roman"/>
          <w:sz w:val="24"/>
          <w:lang w:val="en-US"/>
        </w:rPr>
        <w:fldChar w:fldCharType="begin"/>
      </w:r>
      <w:r w:rsidR="006F598A" w:rsidRPr="00E24243">
        <w:rPr>
          <w:rFonts w:ascii="Times New Roman" w:hAnsi="Times New Roman" w:cs="Times New Roman"/>
          <w:sz w:val="24"/>
          <w:lang w:val="en-US"/>
        </w:rPr>
        <w:instrText xml:space="preserve"> ADDIN ZOTERO_ITEM CSL_CITATION {"citationID":"nunNXVw6","properties":{"formattedCitation":"[27]","plainCitation":"[27]","noteIndex":0},"citationItems":[{"id":760,"uris":["http://zotero.org/users/local/SrvbCAEb/items/A26LCPNV"],"itemData":{"id":760,"type":"article-journal","abstract":"During productive human cytomegalovirus (HCMV) infection, viral genes are expressed in a coordinated cascade that conventionally relies on the dependencies of viral genes on protein synthesis and viral DNA replication. By contrast, the transcriptional landscape of HCMV latency is poorly understood. Here, we examine viral gene expression dynamics during the establishment of both productive and latent HCMV infections. We redefine HCMV gene expression kinetics during productive infection and reveal that viral gene regulation does not represent a simple sequential cascade; many viral genes are regulated by multiple independent modules. Using our improved gene expression classification combined with transcriptome-wide measurements of the effects of a wide array of epigenetic inhibitors on viral gene expression during latency, we show that a defining feature of latency is the unique repression of immediate-early (IE) genes. Altogether, we recharacterize HCMV gene expression kinetics and reveal governing principles of lytic and latent gene expression.","container-title":"Cell Reports","DOI":"10.1016/j.celrep.2022.110653","ISSN":"2211-1247","issue":"2","journalAbbreviation":"Cell Reports","page":"110653","source":"ScienceDirect","title":"Temporal dynamics of HCMV gene expression in lytic and latent infections","volume":"39","author":[{"family":"Rozman","given":"Batsheva"},{"family":"Nachshon","given":"Aharon"},{"family":"Levi Samia","given":"Roi"},{"family":"Lavi","given":"Michael"},{"family":"Schwartz","given":"Michal"},{"family":"Stern-Ginossar","given":"Noam"}],"issued":{"date-parts":[["2022",4,12]]}}}],"schema":"https://github.com/citation-style-language/schema/raw/master/csl-citation.json"} </w:instrText>
      </w:r>
      <w:r w:rsidR="00DE5ABA" w:rsidRPr="00E24243">
        <w:rPr>
          <w:rFonts w:ascii="Times New Roman" w:hAnsi="Times New Roman" w:cs="Times New Roman"/>
          <w:sz w:val="24"/>
          <w:lang w:val="en-US"/>
        </w:rPr>
        <w:fldChar w:fldCharType="separate"/>
      </w:r>
      <w:r w:rsidR="006F598A" w:rsidRPr="00E24243">
        <w:rPr>
          <w:rFonts w:ascii="Times New Roman" w:hAnsi="Times New Roman" w:cs="Times New Roman"/>
          <w:sz w:val="24"/>
          <w:lang w:val="en-US"/>
        </w:rPr>
        <w:t>[27]</w:t>
      </w:r>
      <w:r w:rsidR="00DE5ABA" w:rsidRPr="00E24243">
        <w:rPr>
          <w:rFonts w:ascii="Times New Roman" w:hAnsi="Times New Roman" w:cs="Times New Roman"/>
          <w:sz w:val="24"/>
          <w:lang w:val="en-US"/>
        </w:rPr>
        <w:fldChar w:fldCharType="end"/>
      </w:r>
      <w:r w:rsidR="00C00187" w:rsidRPr="00E24243">
        <w:rPr>
          <w:rFonts w:ascii="Times New Roman" w:hAnsi="Times New Roman" w:cs="Times New Roman"/>
          <w:sz w:val="24"/>
          <w:lang w:val="en-US"/>
        </w:rPr>
        <w:t xml:space="preserve">. </w:t>
      </w:r>
      <w:r w:rsidR="003E3ED1" w:rsidRPr="00E24243">
        <w:rPr>
          <w:rFonts w:ascii="Times New Roman" w:hAnsi="Times New Roman" w:cs="Times New Roman"/>
          <w:sz w:val="24"/>
          <w:lang w:val="en-US"/>
        </w:rPr>
        <w:t>Our</w:t>
      </w:r>
      <w:r w:rsidR="00114686" w:rsidRPr="00E24243">
        <w:rPr>
          <w:rFonts w:ascii="Times New Roman" w:hAnsi="Times New Roman" w:cs="Times New Roman"/>
          <w:sz w:val="24"/>
          <w:lang w:val="en-US"/>
        </w:rPr>
        <w:t xml:space="preserve"> </w:t>
      </w:r>
      <w:r w:rsidR="003F66A6" w:rsidRPr="00E24243">
        <w:rPr>
          <w:rFonts w:ascii="Times New Roman" w:hAnsi="Times New Roman" w:cs="Times New Roman"/>
          <w:sz w:val="24"/>
          <w:lang w:val="en-US"/>
        </w:rPr>
        <w:t>previous</w:t>
      </w:r>
      <w:r w:rsidR="00114686" w:rsidRPr="00E24243">
        <w:rPr>
          <w:rFonts w:ascii="Times New Roman" w:hAnsi="Times New Roman" w:cs="Times New Roman"/>
          <w:sz w:val="24"/>
          <w:lang w:val="en-US"/>
        </w:rPr>
        <w:t xml:space="preserve"> </w:t>
      </w:r>
      <w:r w:rsidR="006E1544" w:rsidRPr="00E24243">
        <w:rPr>
          <w:rFonts w:ascii="Times New Roman" w:hAnsi="Times New Roman" w:cs="Times New Roman"/>
          <w:sz w:val="24"/>
          <w:lang w:val="en-US"/>
        </w:rPr>
        <w:t xml:space="preserve">transcriptome profiling study, </w:t>
      </w:r>
      <w:r w:rsidR="00E3666E" w:rsidRPr="00E24243">
        <w:rPr>
          <w:rFonts w:ascii="Times New Roman" w:hAnsi="Times New Roman" w:cs="Times New Roman"/>
          <w:sz w:val="24"/>
          <w:lang w:val="en-US"/>
        </w:rPr>
        <w:t>which employed</w:t>
      </w:r>
      <w:r w:rsidR="006E1544" w:rsidRPr="00E24243">
        <w:rPr>
          <w:rFonts w:ascii="Times New Roman" w:hAnsi="Times New Roman" w:cs="Times New Roman"/>
          <w:sz w:val="24"/>
          <w:lang w:val="en-US"/>
        </w:rPr>
        <w:t xml:space="preserve"> a </w:t>
      </w:r>
      <w:r w:rsidR="00A67293" w:rsidRPr="00E24243">
        <w:rPr>
          <w:rFonts w:ascii="Times New Roman" w:hAnsi="Times New Roman" w:cs="Times New Roman"/>
          <w:sz w:val="24"/>
          <w:lang w:val="en-US"/>
        </w:rPr>
        <w:t>direct RNA sequencing</w:t>
      </w:r>
      <w:r w:rsidR="003F66A6" w:rsidRPr="00E24243">
        <w:rPr>
          <w:rFonts w:ascii="Times New Roman" w:hAnsi="Times New Roman" w:cs="Times New Roman"/>
          <w:sz w:val="24"/>
          <w:lang w:val="en-US"/>
        </w:rPr>
        <w:t xml:space="preserve"> </w:t>
      </w:r>
      <w:r w:rsidR="00A67293" w:rsidRPr="00E24243">
        <w:rPr>
          <w:rFonts w:ascii="Times New Roman" w:hAnsi="Times New Roman" w:cs="Times New Roman"/>
          <w:sz w:val="24"/>
          <w:lang w:val="en-US"/>
        </w:rPr>
        <w:t>(d</w:t>
      </w:r>
      <w:r w:rsidR="003F66A6" w:rsidRPr="00E24243">
        <w:rPr>
          <w:rFonts w:ascii="Times New Roman" w:hAnsi="Times New Roman" w:cs="Times New Roman"/>
          <w:sz w:val="24"/>
          <w:lang w:val="en-US"/>
        </w:rPr>
        <w:t>RNA</w:t>
      </w:r>
      <w:r w:rsidR="00A67293" w:rsidRPr="00E24243">
        <w:rPr>
          <w:rFonts w:ascii="Times New Roman" w:hAnsi="Times New Roman" w:cs="Times New Roman"/>
          <w:sz w:val="24"/>
          <w:lang w:val="en-US"/>
        </w:rPr>
        <w:t>-Seq)</w:t>
      </w:r>
      <w:r w:rsidR="006E1544" w:rsidRPr="00E24243">
        <w:rPr>
          <w:rFonts w:ascii="Times New Roman" w:hAnsi="Times New Roman" w:cs="Times New Roman"/>
          <w:sz w:val="24"/>
          <w:lang w:val="en-US"/>
        </w:rPr>
        <w:t xml:space="preserve">, </w:t>
      </w:r>
      <w:r w:rsidR="003F66A6" w:rsidRPr="00E24243">
        <w:rPr>
          <w:rFonts w:ascii="Times New Roman" w:hAnsi="Times New Roman" w:cs="Times New Roman"/>
          <w:sz w:val="24"/>
          <w:lang w:val="en-US"/>
        </w:rPr>
        <w:t>identified</w:t>
      </w:r>
      <w:r w:rsidR="002D1707" w:rsidRPr="00E24243">
        <w:rPr>
          <w:rFonts w:ascii="Times New Roman" w:hAnsi="Times New Roman" w:cs="Times New Roman"/>
          <w:sz w:val="24"/>
          <w:lang w:val="en-US"/>
        </w:rPr>
        <w:t xml:space="preserve"> </w:t>
      </w:r>
      <w:r w:rsidR="00E3666E" w:rsidRPr="00E24243">
        <w:rPr>
          <w:rFonts w:ascii="Times New Roman" w:hAnsi="Times New Roman" w:cs="Times New Roman"/>
          <w:sz w:val="24"/>
          <w:lang w:val="en-US"/>
        </w:rPr>
        <w:t xml:space="preserve">the </w:t>
      </w:r>
      <w:r w:rsidR="003F66A6" w:rsidRPr="00E24243">
        <w:rPr>
          <w:rFonts w:ascii="Times New Roman" w:hAnsi="Times New Roman" w:cs="Times New Roman"/>
          <w:sz w:val="24"/>
          <w:lang w:val="en-US"/>
        </w:rPr>
        <w:t>canonical EHV-1</w:t>
      </w:r>
      <w:r w:rsidR="006E1544" w:rsidRPr="00E24243">
        <w:rPr>
          <w:rFonts w:ascii="Times New Roman" w:hAnsi="Times New Roman" w:cs="Times New Roman"/>
          <w:sz w:val="24"/>
          <w:lang w:val="en-US"/>
        </w:rPr>
        <w:t xml:space="preserve"> transcripts, </w:t>
      </w:r>
      <w:r w:rsidR="006C7465" w:rsidRPr="00E24243">
        <w:rPr>
          <w:rFonts w:ascii="Times New Roman" w:hAnsi="Times New Roman" w:cs="Times New Roman"/>
          <w:sz w:val="24"/>
          <w:lang w:val="en-US"/>
        </w:rPr>
        <w:t>including mRNAs,</w:t>
      </w:r>
      <w:r w:rsidR="006E1544" w:rsidRPr="00E24243">
        <w:rPr>
          <w:rFonts w:ascii="Times New Roman" w:hAnsi="Times New Roman" w:cs="Times New Roman"/>
          <w:sz w:val="24"/>
          <w:lang w:val="en-US"/>
        </w:rPr>
        <w:t xml:space="preserve"> non-coding RNAs</w:t>
      </w:r>
      <w:r w:rsidR="00565C2F" w:rsidRPr="00E24243">
        <w:rPr>
          <w:rFonts w:ascii="Times New Roman" w:hAnsi="Times New Roman" w:cs="Times New Roman"/>
          <w:sz w:val="24"/>
          <w:lang w:val="en-US"/>
        </w:rPr>
        <w:t xml:space="preserve"> (ncRNAs)</w:t>
      </w:r>
      <w:r w:rsidR="006E1544" w:rsidRPr="00E24243">
        <w:rPr>
          <w:rFonts w:ascii="Times New Roman" w:hAnsi="Times New Roman" w:cs="Times New Roman"/>
          <w:sz w:val="24"/>
          <w:lang w:val="en-US"/>
        </w:rPr>
        <w:t xml:space="preserve"> and </w:t>
      </w:r>
      <w:r w:rsidR="00DA74D4" w:rsidRPr="00E24243">
        <w:rPr>
          <w:rFonts w:ascii="Times New Roman" w:hAnsi="Times New Roman" w:cs="Times New Roman"/>
          <w:sz w:val="24"/>
          <w:lang w:val="en-US"/>
        </w:rPr>
        <w:t xml:space="preserve">many </w:t>
      </w:r>
      <w:r w:rsidR="002D1707" w:rsidRPr="00E24243">
        <w:rPr>
          <w:rFonts w:ascii="Times New Roman" w:hAnsi="Times New Roman" w:cs="Times New Roman"/>
          <w:sz w:val="24"/>
          <w:lang w:val="en-US"/>
        </w:rPr>
        <w:t>long</w:t>
      </w:r>
      <w:r w:rsidR="003F66A6" w:rsidRPr="00E24243">
        <w:rPr>
          <w:rFonts w:ascii="Times New Roman" w:hAnsi="Times New Roman" w:cs="Times New Roman"/>
          <w:sz w:val="24"/>
          <w:lang w:val="en-US"/>
        </w:rPr>
        <w:t xml:space="preserve"> multi-gene transcripts </w:t>
      </w:r>
      <w:r w:rsidR="003F66A6" w:rsidRPr="00E24243">
        <w:rPr>
          <w:rFonts w:ascii="Times New Roman" w:hAnsi="Times New Roman" w:cs="Times New Roman"/>
          <w:sz w:val="24"/>
          <w:lang w:val="en-US"/>
        </w:rPr>
        <w:fldChar w:fldCharType="begin"/>
      </w:r>
      <w:r w:rsidR="006F598A" w:rsidRPr="00E24243">
        <w:rPr>
          <w:rFonts w:ascii="Times New Roman" w:hAnsi="Times New Roman" w:cs="Times New Roman"/>
          <w:sz w:val="24"/>
          <w:lang w:val="en-US"/>
        </w:rPr>
        <w:instrText xml:space="preserve"> ADDIN ZOTERO_ITEM CSL_CITATION {"citationID":"a2cCfMFi","properties":{"formattedCitation":"[28]","plainCitation":"[28]","noteIndex":0},"citationItems":[{"id":186,"uris":["http://zotero.org/users/local/SrvbCAEb/items/8R53DERT"],"itemData":{"id":186,"type":"article-journal","abstract":"This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3F66A6" w:rsidRPr="00E24243">
        <w:rPr>
          <w:rFonts w:ascii="Times New Roman" w:hAnsi="Times New Roman" w:cs="Times New Roman"/>
          <w:sz w:val="24"/>
          <w:lang w:val="en-US"/>
        </w:rPr>
        <w:fldChar w:fldCharType="separate"/>
      </w:r>
      <w:r w:rsidR="006F598A" w:rsidRPr="00E24243">
        <w:rPr>
          <w:rFonts w:ascii="Times New Roman" w:hAnsi="Times New Roman" w:cs="Times New Roman"/>
          <w:sz w:val="24"/>
          <w:lang w:val="en-US"/>
        </w:rPr>
        <w:t>[28]</w:t>
      </w:r>
      <w:r w:rsidR="003F66A6" w:rsidRPr="00E24243">
        <w:rPr>
          <w:rFonts w:ascii="Times New Roman" w:hAnsi="Times New Roman" w:cs="Times New Roman"/>
          <w:sz w:val="24"/>
          <w:lang w:val="en-US"/>
        </w:rPr>
        <w:fldChar w:fldCharType="end"/>
      </w:r>
      <w:r w:rsidR="003F66A6" w:rsidRPr="00E24243">
        <w:rPr>
          <w:rFonts w:ascii="Times New Roman" w:hAnsi="Times New Roman" w:cs="Times New Roman"/>
          <w:sz w:val="24"/>
          <w:lang w:val="en-US"/>
        </w:rPr>
        <w:t>.</w:t>
      </w:r>
      <w:r w:rsidR="005E12A0" w:rsidRPr="00E24243">
        <w:rPr>
          <w:rFonts w:ascii="Times New Roman" w:hAnsi="Times New Roman" w:cs="Times New Roman"/>
          <w:sz w:val="24"/>
          <w:lang w:val="en-US"/>
        </w:rPr>
        <w:t xml:space="preserve"> </w:t>
      </w:r>
      <w:r w:rsidR="00064B90" w:rsidRPr="00E24243">
        <w:rPr>
          <w:rFonts w:ascii="Times New Roman" w:hAnsi="Times New Roman" w:cs="Times New Roman"/>
          <w:sz w:val="24"/>
          <w:lang w:val="en-US"/>
        </w:rPr>
        <w:t xml:space="preserve">However, </w:t>
      </w:r>
      <w:r w:rsidR="00A67293" w:rsidRPr="00E24243">
        <w:rPr>
          <w:rFonts w:ascii="Times New Roman" w:hAnsi="Times New Roman" w:cs="Times New Roman"/>
          <w:sz w:val="24"/>
          <w:lang w:val="en-US"/>
        </w:rPr>
        <w:t>native RNA sequencing</w:t>
      </w:r>
      <w:r w:rsidR="00064B90" w:rsidRPr="00E24243">
        <w:rPr>
          <w:rFonts w:ascii="Times New Roman" w:hAnsi="Times New Roman" w:cs="Times New Roman"/>
          <w:sz w:val="24"/>
          <w:lang w:val="en-US"/>
        </w:rPr>
        <w:t xml:space="preserve"> has limitations in accura</w:t>
      </w:r>
      <w:r w:rsidR="00010030" w:rsidRPr="00E24243">
        <w:rPr>
          <w:rFonts w:ascii="Times New Roman" w:hAnsi="Times New Roman" w:cs="Times New Roman"/>
          <w:sz w:val="24"/>
          <w:lang w:val="en-US"/>
        </w:rPr>
        <w:t>tely identifying TSSs due to 5'-</w:t>
      </w:r>
      <w:r w:rsidR="00064B90" w:rsidRPr="00E24243">
        <w:rPr>
          <w:rFonts w:ascii="Times New Roman" w:hAnsi="Times New Roman" w:cs="Times New Roman"/>
          <w:sz w:val="24"/>
          <w:lang w:val="en-US"/>
        </w:rPr>
        <w:t>truncation caused by motor protein stalling during sequencing. To address this and refine the EHV-1 transcriptome annotation, we integrated cap analysis of gene expression sequencing (CAGE-Seq) with direct cDNA sequencing (dcDNA-Seq). CAGE-Seq provides high-resolution TSS mapping, while dcDNA-Seq captures full-le</w:t>
      </w:r>
      <w:r w:rsidR="00010030" w:rsidRPr="00E24243">
        <w:rPr>
          <w:rFonts w:ascii="Times New Roman" w:hAnsi="Times New Roman" w:cs="Times New Roman"/>
          <w:sz w:val="24"/>
          <w:lang w:val="en-US"/>
        </w:rPr>
        <w:t>ngth transcripts without the 5'-</w:t>
      </w:r>
      <w:r w:rsidR="00064B90" w:rsidRPr="00E24243">
        <w:rPr>
          <w:rFonts w:ascii="Times New Roman" w:hAnsi="Times New Roman" w:cs="Times New Roman"/>
          <w:sz w:val="24"/>
          <w:lang w:val="en-US"/>
        </w:rPr>
        <w:t xml:space="preserve">truncation issues of dRNA-Seq. </w:t>
      </w:r>
      <w:r w:rsidR="00375579" w:rsidRPr="00E24243">
        <w:rPr>
          <w:rFonts w:ascii="Times New Roman" w:hAnsi="Times New Roman" w:cs="Times New Roman"/>
          <w:sz w:val="24"/>
          <w:lang w:val="en-US"/>
        </w:rPr>
        <w:t xml:space="preserve">This combined approach enabled us to identify novel transcript isoforms and validate previously identified RNA molecules with greater accuracy. </w:t>
      </w:r>
      <w:r w:rsidR="003C64D6" w:rsidRPr="00E24243">
        <w:rPr>
          <w:rFonts w:ascii="Times New Roman" w:hAnsi="Times New Roman" w:cs="Times New Roman"/>
          <w:sz w:val="24"/>
          <w:lang w:val="en-US"/>
        </w:rPr>
        <w:t xml:space="preserve">Using dcDNA-Seq, we determined the sequences of 27 samples collected at nine time points spanning 1 to 48 hours post-infection (hpi), with three replicates per time point. </w:t>
      </w:r>
      <w:r w:rsidR="00064B90" w:rsidRPr="00E24243">
        <w:rPr>
          <w:rFonts w:ascii="Times New Roman" w:hAnsi="Times New Roman" w:cs="Times New Roman"/>
          <w:sz w:val="24"/>
          <w:lang w:val="en-US"/>
        </w:rPr>
        <w:t xml:space="preserve">This extensive temporal sampling captured the full dynamics of viral gene expression across the complete infection cycle. By </w:t>
      </w:r>
      <w:r w:rsidR="00AA329E" w:rsidRPr="00E24243">
        <w:rPr>
          <w:rFonts w:ascii="Times New Roman" w:hAnsi="Times New Roman" w:cs="Times New Roman"/>
          <w:sz w:val="24"/>
          <w:lang w:val="en-US"/>
        </w:rPr>
        <w:t>analyzing</w:t>
      </w:r>
      <w:r w:rsidR="00064B90" w:rsidRPr="00E24243">
        <w:rPr>
          <w:rFonts w:ascii="Times New Roman" w:hAnsi="Times New Roman" w:cs="Times New Roman"/>
          <w:sz w:val="24"/>
          <w:lang w:val="en-US"/>
        </w:rPr>
        <w:t xml:space="preserve"> th</w:t>
      </w:r>
      <w:r w:rsidR="00AC0404" w:rsidRPr="00E24243">
        <w:rPr>
          <w:rFonts w:ascii="Times New Roman" w:hAnsi="Times New Roman" w:cs="Times New Roman"/>
          <w:sz w:val="24"/>
          <w:lang w:val="en-US"/>
        </w:rPr>
        <w:t>is</w:t>
      </w:r>
      <w:r w:rsidR="00A66D45" w:rsidRPr="00E24243">
        <w:rPr>
          <w:rFonts w:ascii="Times New Roman" w:hAnsi="Times New Roman" w:cs="Times New Roman"/>
          <w:sz w:val="24"/>
          <w:lang w:val="en-US"/>
        </w:rPr>
        <w:t xml:space="preserve"> time-resolved </w:t>
      </w:r>
      <w:r w:rsidR="00064B90" w:rsidRPr="00E24243">
        <w:rPr>
          <w:rFonts w:ascii="Times New Roman" w:hAnsi="Times New Roman" w:cs="Times New Roman"/>
          <w:sz w:val="24"/>
          <w:lang w:val="en-US"/>
        </w:rPr>
        <w:t xml:space="preserve">data, we clustered genes into </w:t>
      </w:r>
      <w:r w:rsidR="00064B90" w:rsidRPr="00E24243">
        <w:rPr>
          <w:rFonts w:ascii="Times New Roman" w:hAnsi="Times New Roman" w:cs="Times New Roman"/>
          <w:i/>
          <w:sz w:val="24"/>
          <w:lang w:val="en-US"/>
        </w:rPr>
        <w:t>de novo</w:t>
      </w:r>
      <w:r w:rsidR="00064B90" w:rsidRPr="00E24243">
        <w:rPr>
          <w:rFonts w:ascii="Times New Roman" w:hAnsi="Times New Roman" w:cs="Times New Roman"/>
          <w:sz w:val="24"/>
          <w:lang w:val="en-US"/>
        </w:rPr>
        <w:t xml:space="preserve"> kinetic classes based on their expression dynamics. </w:t>
      </w:r>
    </w:p>
    <w:p w14:paraId="6147C06F" w14:textId="77777777" w:rsidR="00064B90" w:rsidRPr="00E24243" w:rsidRDefault="00064B90" w:rsidP="00573600">
      <w:pPr>
        <w:shd w:val="clear" w:color="auto" w:fill="FFFFFF"/>
        <w:spacing w:after="120" w:line="240" w:lineRule="auto"/>
        <w:jc w:val="both"/>
        <w:rPr>
          <w:rFonts w:ascii="Times New Roman" w:hAnsi="Times New Roman" w:cs="Times New Roman"/>
          <w:sz w:val="24"/>
          <w:lang w:val="en-US"/>
        </w:rPr>
      </w:pPr>
    </w:p>
    <w:p w14:paraId="5379C098" w14:textId="103DDAAD" w:rsidR="00D44670" w:rsidRPr="00E24243" w:rsidRDefault="00D44670"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E24243">
        <w:rPr>
          <w:rFonts w:ascii="Times New Roman" w:hAnsi="Times New Roman" w:cs="Times New Roman"/>
          <w:b/>
          <w:sz w:val="28"/>
          <w:lang w:val="en-US"/>
        </w:rPr>
        <w:t>Methods</w:t>
      </w:r>
    </w:p>
    <w:p w14:paraId="38B56AF2" w14:textId="56064A2D" w:rsidR="007839F3" w:rsidRPr="008814E3" w:rsidRDefault="00D44670" w:rsidP="00573600">
      <w:pPr>
        <w:pStyle w:val="Cmsor2"/>
        <w:keepNext w:val="0"/>
        <w:keepLines w:val="0"/>
        <w:shd w:val="clear" w:color="auto" w:fill="FFFFFF"/>
        <w:spacing w:before="0" w:line="240" w:lineRule="auto"/>
        <w:jc w:val="both"/>
        <w:rPr>
          <w:rFonts w:ascii="Times New Roman" w:hAnsi="Times New Roman" w:cs="Times New Roman"/>
          <w:b/>
          <w:color w:val="020202"/>
          <w:sz w:val="24"/>
          <w:lang w:val="en-US"/>
        </w:rPr>
      </w:pPr>
      <w:bookmarkStart w:id="29" w:name="_bqf2dhu2ikf2" w:colFirst="0" w:colLast="0"/>
      <w:bookmarkEnd w:id="29"/>
      <w:r w:rsidRPr="008814E3">
        <w:rPr>
          <w:rFonts w:ascii="Times New Roman" w:hAnsi="Times New Roman" w:cs="Times New Roman"/>
          <w:b/>
          <w:color w:val="020202"/>
          <w:sz w:val="24"/>
          <w:lang w:val="en-US"/>
        </w:rPr>
        <w:lastRenderedPageBreak/>
        <w:t>Cells and viruses</w:t>
      </w:r>
    </w:p>
    <w:p w14:paraId="758AE2B2" w14:textId="2D06B039" w:rsidR="00F75805" w:rsidRPr="008814E3" w:rsidDel="00F75805" w:rsidRDefault="007839F3" w:rsidP="00F75805">
      <w:pPr>
        <w:spacing w:after="120" w:line="240" w:lineRule="auto"/>
        <w:jc w:val="both"/>
        <w:rPr>
          <w:del w:id="30" w:author="Tombácz Dóra" w:date="2025-02-20T20:58:00Z"/>
          <w:moveTo w:id="31" w:author="Tombácz Dóra" w:date="2025-02-20T20:58:00Z"/>
          <w:rFonts w:ascii="Times New Roman" w:hAnsi="Times New Roman" w:cs="Times New Roman"/>
          <w:b/>
          <w:sz w:val="24"/>
          <w:lang w:val="en-US"/>
        </w:rPr>
      </w:pPr>
      <w:r w:rsidRPr="008814E3">
        <w:rPr>
          <w:rFonts w:ascii="Times New Roman" w:hAnsi="Times New Roman" w:cs="Times New Roman"/>
          <w:sz w:val="24"/>
          <w:lang w:val="en-US"/>
        </w:rPr>
        <w:t xml:space="preserve">In this study, we utilized the field isolate </w:t>
      </w:r>
      <w:r w:rsidRPr="0055091F">
        <w:rPr>
          <w:rFonts w:ascii="Times New Roman" w:hAnsi="Times New Roman" w:cs="Times New Roman"/>
          <w:sz w:val="24"/>
          <w:lang w:val="en-US"/>
        </w:rPr>
        <w:t>equid alphaherpesvirus 1</w:t>
      </w:r>
      <w:r w:rsidRPr="008814E3">
        <w:rPr>
          <w:rFonts w:ascii="Times New Roman" w:hAnsi="Times New Roman" w:cs="Times New Roman"/>
          <w:sz w:val="24"/>
          <w:lang w:val="en-US"/>
        </w:rPr>
        <w:t xml:space="preserve"> strain MdBio (EHV-1-MdBio), which was originally isolated from the organs of an aborted colt </w:t>
      </w:r>
      <w:r w:rsidR="00AA329E" w:rsidRPr="008814E3">
        <w:rPr>
          <w:rFonts w:ascii="Times New Roman" w:hAnsi="Times New Roman" w:cs="Times New Roman"/>
          <w:sz w:val="24"/>
          <w:lang w:val="en-US"/>
        </w:rPr>
        <w:t>fetus</w:t>
      </w:r>
      <w:r w:rsidRPr="008814E3">
        <w:rPr>
          <w:rFonts w:ascii="Times New Roman" w:hAnsi="Times New Roman" w:cs="Times New Roman"/>
          <w:sz w:val="24"/>
          <w:lang w:val="en-US"/>
        </w:rPr>
        <w:t xml:space="preserve"> in the 1980s at Marócpuszta, Hungary, and has been previously described </w:t>
      </w:r>
      <w:r w:rsidR="005B7088"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{"citationID":"CpCAf0YL","properties":{"formattedCitation":"[28]","plainCitation":"[28]","noteIndex":0},"citationItems":[{"id":186,"uris":["http://zotero.org/users/local/SrvbCAEb/items/8R53DERT"],"itemData":{"id":186,"type":"article-journal","abstract":"This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5B7088"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[28]</w:t>
      </w:r>
      <w:r w:rsidR="005B7088" w:rsidRPr="008814E3">
        <w:rPr>
          <w:rFonts w:ascii="Times New Roman" w:hAnsi="Times New Roman" w:cs="Times New Roman"/>
          <w:color w:val="020202"/>
          <w:sz w:val="24"/>
          <w:lang w:val="en-US"/>
        </w:rPr>
        <w:fldChar w:fldCharType="end"/>
      </w:r>
      <w:r w:rsidR="005B7088" w:rsidRPr="008814E3">
        <w:rPr>
          <w:rFonts w:ascii="Times New Roman" w:hAnsi="Times New Roman" w:cs="Times New Roman"/>
          <w:color w:val="020202"/>
          <w:sz w:val="24"/>
          <w:lang w:val="en-US"/>
        </w:rPr>
        <w:t>.</w:t>
      </w:r>
      <w:r w:rsidR="00D44670" w:rsidRPr="008814E3">
        <w:rPr>
          <w:rFonts w:ascii="Times New Roman" w:hAnsi="Times New Roman" w:cs="Times New Roman"/>
          <w:sz w:val="24"/>
          <w:lang w:val="en-US"/>
        </w:rPr>
        <w:t xml:space="preserve"> The virus was propagated in a confluent rabbit kidney (RK-13) epithelial cell line (ECACC: 00021715). Cells were cultivated in DMEM (Sigma), supplemented with 10% </w:t>
      </w:r>
      <w:r w:rsidR="00AA329E" w:rsidRPr="008814E3">
        <w:rPr>
          <w:rFonts w:ascii="Times New Roman" w:hAnsi="Times New Roman" w:cs="Times New Roman"/>
          <w:sz w:val="24"/>
          <w:lang w:val="en-US"/>
        </w:rPr>
        <w:t>fetal</w:t>
      </w:r>
      <w:r w:rsidR="00D44670" w:rsidRPr="008814E3">
        <w:rPr>
          <w:rFonts w:ascii="Times New Roman" w:hAnsi="Times New Roman" w:cs="Times New Roman"/>
          <w:sz w:val="24"/>
          <w:lang w:val="en-US"/>
        </w:rPr>
        <w:t xml:space="preserve"> calf serum and 80 μg of gentamycin per ml (Gibco) at 37 °C in the presence of 5% CO</w:t>
      </w:r>
      <w:r w:rsidR="00D44670" w:rsidRPr="008814E3">
        <w:rPr>
          <w:rFonts w:ascii="Times New Roman" w:hAnsi="Times New Roman" w:cs="Times New Roman"/>
          <w:sz w:val="24"/>
          <w:vertAlign w:val="subscript"/>
          <w:lang w:val="en-US"/>
        </w:rPr>
        <w:t>2</w:t>
      </w:r>
      <w:r w:rsidR="00D44670" w:rsidRPr="008814E3">
        <w:rPr>
          <w:rFonts w:ascii="Times New Roman" w:hAnsi="Times New Roman" w:cs="Times New Roman"/>
          <w:sz w:val="24"/>
          <w:lang w:val="en-US"/>
        </w:rPr>
        <w:t>. For the preparation of virus stock solution, cells were infected with 0.1 multiplicity of infect</w:t>
      </w:r>
      <w:r w:rsidR="003D12DB">
        <w:rPr>
          <w:rFonts w:ascii="Times New Roman" w:hAnsi="Times New Roman" w:cs="Times New Roman"/>
          <w:sz w:val="24"/>
          <w:lang w:val="en-US"/>
        </w:rPr>
        <w:t>ion [MOI = plaque-forming units</w:t>
      </w:r>
      <w:r w:rsidR="00D44670" w:rsidRPr="00E001DD">
        <w:rPr>
          <w:rFonts w:ascii="Times New Roman" w:hAnsi="Times New Roman" w:cs="Times New Roman"/>
          <w:sz w:val="24"/>
          <w:lang w:val="en-US"/>
        </w:rPr>
        <w:t>/</w:t>
      </w:r>
      <w:r w:rsidR="00D44670" w:rsidRPr="008814E3">
        <w:rPr>
          <w:rFonts w:ascii="Times New Roman" w:hAnsi="Times New Roman" w:cs="Times New Roman"/>
          <w:sz w:val="24"/>
          <w:lang w:val="en-US"/>
        </w:rPr>
        <w:t xml:space="preserve">cell]. Viral infection was allowed to progress until complete cytopathic effect was observed. As a next step, three successive cycles of freezing and thawing of infected cells were carried out to release of viruses from the cells. For the sequencing experiments, RK-13 cells were infected with 4 MOI of EHV-1-MdBio in three technical replicates. Infected cells were incubated for 1 h at 4 °C, followed by removal of the virus suspension and washing the cells with phosphate-buffered saline. As a next step, new culture medium was added to the infected cells, which were incubated for 1, 2, 4, 6, 8, 12, 18, 24, or 48 h. After the incubation, the culture medium was removed, and the infected cells were frozen at −80 °C until further use. </w:t>
      </w:r>
      <w:moveToRangeStart w:id="32" w:author="Tombácz Dóra" w:date="2025-02-20T20:58:00Z" w:name="move190977508"/>
      <w:moveTo w:id="33" w:author="Tombácz Dóra" w:date="2025-02-20T20:58:00Z">
        <w:del w:id="34" w:author="Tombácz Dóra" w:date="2025-02-20T20:58:00Z">
          <w:r w:rsidR="00F75805" w:rsidRPr="008814E3" w:rsidDel="00F75805">
            <w:rPr>
              <w:rFonts w:ascii="Times New Roman" w:hAnsi="Times New Roman" w:cs="Times New Roman"/>
              <w:b/>
              <w:sz w:val="24"/>
              <w:lang w:val="en-US"/>
            </w:rPr>
            <w:delText>Ethics statement</w:delText>
          </w:r>
        </w:del>
      </w:moveTo>
    </w:p>
    <w:p w14:paraId="6C27C12B" w14:textId="77777777" w:rsidR="00F75805" w:rsidRPr="008814E3" w:rsidRDefault="00F75805" w:rsidP="00F75805">
      <w:pPr>
        <w:spacing w:after="120" w:line="240" w:lineRule="auto"/>
        <w:jc w:val="both"/>
        <w:rPr>
          <w:moveTo w:id="35" w:author="Tombácz Dóra" w:date="2025-02-20T20:58:00Z"/>
          <w:rFonts w:ascii="Times New Roman" w:hAnsi="Times New Roman" w:cs="Times New Roman"/>
          <w:sz w:val="24"/>
          <w:lang w:val="en-US"/>
        </w:rPr>
      </w:pPr>
      <w:moveTo w:id="36" w:author="Tombácz Dóra" w:date="2025-02-20T20:58:00Z">
        <w:r w:rsidRPr="008814E3">
          <w:rPr>
            <w:rFonts w:ascii="Times New Roman" w:hAnsi="Times New Roman" w:cs="Times New Roman"/>
            <w:sz w:val="24"/>
            <w:lang w:val="en-US"/>
          </w:rPr>
          <w:t>Ethics approval is "Not Applicable," as no animal experiments were performed.</w:t>
        </w:r>
      </w:moveTo>
    </w:p>
    <w:moveToRangeEnd w:id="32"/>
    <w:p w14:paraId="71F5C350" w14:textId="64D70735" w:rsidR="00D44670" w:rsidRPr="008814E3" w:rsidRDefault="00D44670" w:rsidP="00573600">
      <w:pPr>
        <w:spacing w:after="120" w:line="240" w:lineRule="auto"/>
        <w:jc w:val="both"/>
        <w:rPr>
          <w:rFonts w:ascii="Times New Roman" w:hAnsi="Times New Roman" w:cs="Times New Roman"/>
          <w:sz w:val="24"/>
          <w:lang w:val="en-US"/>
        </w:rPr>
      </w:pPr>
    </w:p>
    <w:p w14:paraId="7C52BE75" w14:textId="77777777" w:rsidR="00D44670" w:rsidRPr="008814E3" w:rsidRDefault="00D44670" w:rsidP="00573600">
      <w:pPr>
        <w:spacing w:after="120" w:line="240" w:lineRule="auto"/>
        <w:jc w:val="both"/>
        <w:rPr>
          <w:rFonts w:ascii="Times New Roman" w:hAnsi="Times New Roman" w:cs="Times New Roman"/>
          <w:b/>
          <w:sz w:val="24"/>
          <w:lang w:val="en-US"/>
        </w:rPr>
      </w:pPr>
      <w:r w:rsidRPr="008814E3">
        <w:rPr>
          <w:rFonts w:ascii="Times New Roman" w:hAnsi="Times New Roman" w:cs="Times New Roman"/>
          <w:b/>
          <w:color w:val="020202"/>
          <w:sz w:val="24"/>
          <w:lang w:val="en-US"/>
        </w:rPr>
        <w:t xml:space="preserve">Cycloheximide </w:t>
      </w:r>
      <w:r w:rsidRPr="008814E3">
        <w:rPr>
          <w:rFonts w:ascii="Times New Roman" w:hAnsi="Times New Roman" w:cs="Times New Roman"/>
          <w:b/>
          <w:sz w:val="24"/>
          <w:lang w:val="en-US"/>
        </w:rPr>
        <w:t>treatment of cells</w:t>
      </w:r>
    </w:p>
    <w:p w14:paraId="073A823A" w14:textId="7E653BC3" w:rsidR="006848C6" w:rsidRPr="008814E3" w:rsidRDefault="00D44670" w:rsidP="00573600">
      <w:pPr>
        <w:pStyle w:val="Norml1"/>
        <w:spacing w:after="120" w:line="240" w:lineRule="auto"/>
        <w:jc w:val="both"/>
        <w:rPr>
          <w:rFonts w:ascii="Times New Roman" w:hAnsi="Times New Roman" w:cs="Times New Roman"/>
          <w:color w:val="020202"/>
        </w:rPr>
      </w:pPr>
      <w:r w:rsidRPr="008814E3">
        <w:rPr>
          <w:rFonts w:ascii="Times New Roman" w:hAnsi="Times New Roman" w:cs="Times New Roman"/>
        </w:rPr>
        <w:t>RK-13 cells were grown in DMEM supplemented with 10% fetal bovine serum until they reached 60–70% confluency. The medium was then replaced with 5 mL of serum-free DMEM containing either 20 or 100 μg/mL cycloheximide (CHX). After a 1-hour incubation, this medium was substituted with 2 mL of a 10 MOI virus solution, also containing the same CHX concentrations, and the cells were incubated for either 6 or 8 hours. Post-incubation, the CHX-treated cells were</w:t>
      </w:r>
      <w:r w:rsidRPr="008814E3">
        <w:rPr>
          <w:rFonts w:ascii="Times New Roman" w:hAnsi="Times New Roman" w:cs="Times New Roman"/>
          <w:color w:val="020202"/>
        </w:rPr>
        <w:t xml:space="preserve"> washed once with PBS, scraped off the dish, and centrifuged at 2000 g for 2 minutes. Following the removal of the supernatant, the cell samples were immediately placed</w:t>
      </w:r>
      <w:r w:rsidR="006848C6" w:rsidRPr="008814E3">
        <w:rPr>
          <w:rFonts w:ascii="Times New Roman" w:hAnsi="Times New Roman" w:cs="Times New Roman"/>
          <w:color w:val="020202"/>
        </w:rPr>
        <w:t xml:space="preserve"> on dry ice for future analysis.</w:t>
      </w:r>
    </w:p>
    <w:p w14:paraId="73FFB83D" w14:textId="77777777" w:rsidR="00D44670" w:rsidRPr="008814E3" w:rsidRDefault="00D44670" w:rsidP="00573600">
      <w:pPr>
        <w:pStyle w:val="Cmsor2"/>
        <w:keepNext w:val="0"/>
        <w:keepLines w:val="0"/>
        <w:shd w:val="clear" w:color="auto" w:fill="FFFFFF"/>
        <w:spacing w:before="0" w:line="240" w:lineRule="auto"/>
        <w:jc w:val="both"/>
        <w:rPr>
          <w:rFonts w:ascii="Times New Roman" w:hAnsi="Times New Roman" w:cs="Times New Roman"/>
          <w:b/>
          <w:color w:val="020202"/>
          <w:sz w:val="24"/>
          <w:lang w:val="en-US"/>
        </w:rPr>
      </w:pPr>
      <w:r w:rsidRPr="008814E3">
        <w:rPr>
          <w:rFonts w:ascii="Times New Roman" w:hAnsi="Times New Roman" w:cs="Times New Roman"/>
          <w:b/>
          <w:color w:val="020202"/>
          <w:sz w:val="24"/>
          <w:lang w:val="en-US"/>
        </w:rPr>
        <w:t>RNA extraction</w:t>
      </w:r>
    </w:p>
    <w:p w14:paraId="344BE8F5" w14:textId="645952E5" w:rsidR="00D44670" w:rsidRPr="008814E3" w:rsidRDefault="00D44670" w:rsidP="00573600">
      <w:pPr>
        <w:spacing w:after="120" w:line="240" w:lineRule="auto"/>
        <w:jc w:val="both"/>
        <w:rPr>
          <w:rFonts w:ascii="Times New Roman" w:hAnsi="Times New Roman" w:cs="Times New Roman"/>
          <w:sz w:val="24"/>
          <w:lang w:val="en-US"/>
        </w:rPr>
      </w:pPr>
      <w:r w:rsidRPr="008814E3">
        <w:rPr>
          <w:rFonts w:ascii="Times New Roman" w:hAnsi="Times New Roman" w:cs="Times New Roman"/>
          <w:sz w:val="24"/>
          <w:lang w:val="en-US"/>
        </w:rPr>
        <w:t xml:space="preserve">The RNA extraction was conducted using the NucleoSpin RNA kit from Macherey-Nagel. The process began by lysing the cells in a buffer containing chaotropic ions to deactivate RNases. This step facilitated the binding of DNA and RNA molecules to the silica membrane. To eliminate any residual genomic DNA (gDNA), all samples were treated with DNase I. The total RNA was then eluted in nuclease-free water. Further purification to remove any remaining gDNA was achieved using the TURBO DNA-free™ Kit from </w:t>
      </w:r>
      <w:r w:rsidRPr="0075606C">
        <w:rPr>
          <w:rFonts w:ascii="Times New Roman" w:hAnsi="Times New Roman" w:cs="Times New Roman"/>
          <w:sz w:val="24"/>
          <w:lang w:val="en-US"/>
        </w:rPr>
        <w:t>Invitrogen. The RNA concentration in the samples was determined using the Qubit 4.0 fluorometer and the Qubit Broad Range RNA Assay Kit, also from Invitrogen (</w:t>
      </w:r>
      <w:r w:rsidRPr="0075606C">
        <w:rPr>
          <w:rFonts w:ascii="Times New Roman" w:hAnsi="Times New Roman" w:cs="Times New Roman"/>
          <w:b/>
          <w:sz w:val="24"/>
          <w:lang w:val="en-US"/>
        </w:rPr>
        <w:t xml:space="preserve">Supplementary Table </w:t>
      </w:r>
      <w:r w:rsidR="00C820E5" w:rsidRPr="0075606C">
        <w:rPr>
          <w:rFonts w:ascii="Times New Roman" w:hAnsi="Times New Roman" w:cs="Times New Roman"/>
          <w:b/>
          <w:sz w:val="24"/>
          <w:lang w:val="en-US"/>
        </w:rPr>
        <w:t>S</w:t>
      </w:r>
      <w:r w:rsidR="004F5078" w:rsidRPr="0075606C">
        <w:rPr>
          <w:rFonts w:ascii="Times New Roman" w:hAnsi="Times New Roman" w:cs="Times New Roman"/>
          <w:b/>
          <w:sz w:val="24"/>
          <w:lang w:val="en-US"/>
        </w:rPr>
        <w:t>1</w:t>
      </w:r>
      <w:r w:rsidRPr="0075606C">
        <w:rPr>
          <w:rFonts w:ascii="Times New Roman" w:hAnsi="Times New Roman" w:cs="Times New Roman"/>
          <w:sz w:val="24"/>
          <w:lang w:val="en-US"/>
        </w:rPr>
        <w:t xml:space="preserve">). Quality control was performed with the Agilent TapeStation 4150, and only samples with RIN scores </w:t>
      </w:r>
      <w:r w:rsidRPr="008814E3">
        <w:rPr>
          <w:rFonts w:ascii="Times New Roman" w:hAnsi="Times New Roman" w:cs="Times New Roman"/>
          <w:sz w:val="24"/>
          <w:lang w:val="en-US"/>
        </w:rPr>
        <w:t>equal to or greater than 9.2 were used for cDNA synthesis and subsequent experiments.</w:t>
      </w:r>
    </w:p>
    <w:p w14:paraId="5F34CEF3" w14:textId="77777777" w:rsidR="00D44670" w:rsidRPr="008814E3" w:rsidRDefault="00D44670" w:rsidP="00573600">
      <w:pPr>
        <w:spacing w:after="120" w:line="240" w:lineRule="auto"/>
        <w:rPr>
          <w:rFonts w:ascii="Times New Roman" w:hAnsi="Times New Roman" w:cs="Times New Roman"/>
          <w:b/>
          <w:sz w:val="24"/>
          <w:lang w:val="en-US"/>
        </w:rPr>
      </w:pPr>
      <w:r w:rsidRPr="008814E3">
        <w:rPr>
          <w:rFonts w:ascii="Times New Roman" w:hAnsi="Times New Roman" w:cs="Times New Roman"/>
          <w:b/>
          <w:sz w:val="24"/>
          <w:lang w:val="en-US"/>
        </w:rPr>
        <w:t xml:space="preserve">Purification of polyadenylated RNA </w:t>
      </w:r>
    </w:p>
    <w:p w14:paraId="07F43937" w14:textId="10E5F686" w:rsidR="00D44670" w:rsidRPr="00E24243" w:rsidRDefault="00D44670" w:rsidP="00573600">
      <w:pPr>
        <w:spacing w:after="120" w:line="240" w:lineRule="auto"/>
        <w:jc w:val="both"/>
        <w:rPr>
          <w:rFonts w:ascii="Times New Roman" w:hAnsi="Times New Roman" w:cs="Times New Roman"/>
          <w:b/>
          <w:sz w:val="24"/>
          <w:lang w:val="en-US"/>
        </w:rPr>
      </w:pPr>
      <w:r w:rsidRPr="008814E3">
        <w:rPr>
          <w:rFonts w:ascii="Times New Roman" w:hAnsi="Times New Roman" w:cs="Times New Roman"/>
          <w:sz w:val="24"/>
          <w:lang w:val="en-US"/>
        </w:rPr>
        <w:t>The poly(A)</w:t>
      </w:r>
      <w:r w:rsidRPr="008814E3">
        <w:rPr>
          <w:rFonts w:ascii="Times New Roman" w:hAnsi="Times New Roman" w:cs="Times New Roman"/>
          <w:sz w:val="24"/>
          <w:vertAlign w:val="superscript"/>
          <w:lang w:val="en-US"/>
        </w:rPr>
        <w:t>+</w:t>
      </w:r>
      <w:r w:rsidRPr="008814E3">
        <w:rPr>
          <w:rFonts w:ascii="Times New Roman" w:hAnsi="Times New Roman" w:cs="Times New Roman"/>
          <w:sz w:val="24"/>
          <w:lang w:val="en-US"/>
        </w:rPr>
        <w:t xml:space="preserve"> RNA fraction was extracted from the total RNA using the Oligotex mRNA Mini Kit by Qiagen. Initially, the volume of each sample was adjusted to 250 µL with RNase-free water. Then, 15 µL of Oligotex suspension and 250 µL of OBB buffer, both from the Qiagen kit, were added to the samples. The mixture was heated to 70°C for 3 minutes and subsequently cooled to 25°C for 10 minutes. After centrifuging at 14,000×g for 2 minutes, the supernatants were discarded. The samples were then washed </w:t>
      </w:r>
      <w:r w:rsidRPr="00E24243">
        <w:rPr>
          <w:rFonts w:ascii="Times New Roman" w:hAnsi="Times New Roman" w:cs="Times New Roman"/>
          <w:sz w:val="24"/>
          <w:lang w:val="en-US"/>
        </w:rPr>
        <w:t>with 400 µL of OW2 wash buffer from the kit and transferred to spin columns provided in the kit, followed by centrifugation at 14,000×g for 1 minute. This washing step was repeated. Finally, the polyadenylated RNA was eluted from the membrane using 50 µl of pre-heated elution buffer from the Qiagen kit, collected in 60 µl elution buffer, with a second elution step performed to maximize the yield (</w:t>
      </w:r>
      <w:r w:rsidRPr="00E24243">
        <w:rPr>
          <w:rFonts w:ascii="Times New Roman" w:hAnsi="Times New Roman" w:cs="Times New Roman"/>
          <w:b/>
          <w:sz w:val="24"/>
          <w:lang w:val="en-US"/>
        </w:rPr>
        <w:t xml:space="preserve">Supplementary Table </w:t>
      </w:r>
      <w:r w:rsidR="00C820E5" w:rsidRPr="00E24243">
        <w:rPr>
          <w:rFonts w:ascii="Times New Roman" w:hAnsi="Times New Roman" w:cs="Times New Roman"/>
          <w:b/>
          <w:sz w:val="24"/>
          <w:lang w:val="en-US"/>
        </w:rPr>
        <w:t>S</w:t>
      </w:r>
      <w:r w:rsidR="004F5078" w:rsidRPr="00E24243">
        <w:rPr>
          <w:rFonts w:ascii="Times New Roman" w:hAnsi="Times New Roman" w:cs="Times New Roman"/>
          <w:b/>
          <w:sz w:val="24"/>
          <w:lang w:val="en-US"/>
        </w:rPr>
        <w:t>2</w:t>
      </w:r>
      <w:r w:rsidRPr="00E24243">
        <w:rPr>
          <w:rFonts w:ascii="Times New Roman" w:hAnsi="Times New Roman" w:cs="Times New Roman"/>
          <w:sz w:val="24"/>
          <w:lang w:val="en-US"/>
        </w:rPr>
        <w:t>).</w:t>
      </w:r>
    </w:p>
    <w:p w14:paraId="3F43ACE7" w14:textId="29EC7A9B" w:rsidR="00D44670" w:rsidRPr="00E24243" w:rsidRDefault="00DE4AF8" w:rsidP="00573600">
      <w:pPr>
        <w:spacing w:after="120" w:line="240" w:lineRule="auto"/>
        <w:rPr>
          <w:rFonts w:ascii="Times New Roman" w:hAnsi="Times New Roman" w:cs="Times New Roman"/>
          <w:b/>
          <w:sz w:val="24"/>
          <w:lang w:val="en-US"/>
        </w:rPr>
      </w:pPr>
      <w:r w:rsidRPr="00E24243">
        <w:rPr>
          <w:rFonts w:ascii="Times New Roman" w:hAnsi="Times New Roman" w:cs="Times New Roman"/>
          <w:b/>
          <w:sz w:val="24"/>
          <w:lang w:val="en-US"/>
        </w:rPr>
        <w:lastRenderedPageBreak/>
        <w:t>RNA q</w:t>
      </w:r>
      <w:r w:rsidR="00D44670" w:rsidRPr="00E24243">
        <w:rPr>
          <w:rFonts w:ascii="Times New Roman" w:hAnsi="Times New Roman" w:cs="Times New Roman"/>
          <w:b/>
          <w:sz w:val="24"/>
          <w:lang w:val="en-US"/>
        </w:rPr>
        <w:t xml:space="preserve">uantification </w:t>
      </w:r>
    </w:p>
    <w:p w14:paraId="224CDD0E" w14:textId="1C9D4955" w:rsidR="00D44670" w:rsidRPr="00E24243" w:rsidRDefault="00D44670"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For measuring total RNA, we used the Qubit RNA BR Assay Kit from Invitrogen (Carlsbad, CA, United States). To quantify the poly(A)+ </w:t>
      </w:r>
      <w:r w:rsidR="00123068" w:rsidRPr="00E24243">
        <w:rPr>
          <w:rFonts w:ascii="Times New Roman" w:hAnsi="Times New Roman" w:cs="Times New Roman"/>
          <w:sz w:val="24"/>
          <w:lang w:val="en-US"/>
        </w:rPr>
        <w:t>fraction</w:t>
      </w:r>
      <w:r w:rsidRPr="00E24243">
        <w:rPr>
          <w:rFonts w:ascii="Times New Roman" w:hAnsi="Times New Roman" w:cs="Times New Roman"/>
          <w:sz w:val="24"/>
          <w:lang w:val="en-US"/>
        </w:rPr>
        <w:t>, the Qubit RNA HS Assay Kit, also from Invitrogen (Carlsbad, CA, United States), was employed. The final concentrations of these RNA samples were determined using the Qubit® 4 fluorometer.</w:t>
      </w:r>
    </w:p>
    <w:p w14:paraId="79C93255" w14:textId="1A1CF885" w:rsidR="00D44670" w:rsidRPr="00E24243" w:rsidRDefault="00D44670" w:rsidP="00573600">
      <w:pPr>
        <w:spacing w:after="120" w:line="240" w:lineRule="auto"/>
        <w:rPr>
          <w:rFonts w:ascii="Times New Roman" w:hAnsi="Times New Roman" w:cs="Times New Roman"/>
          <w:b/>
          <w:sz w:val="24"/>
          <w:lang w:val="en-US"/>
        </w:rPr>
      </w:pPr>
      <w:r w:rsidRPr="00E24243">
        <w:rPr>
          <w:rFonts w:ascii="Times New Roman" w:hAnsi="Times New Roman" w:cs="Times New Roman"/>
          <w:b/>
          <w:sz w:val="24"/>
          <w:lang w:val="en-US"/>
        </w:rPr>
        <w:t xml:space="preserve">cDNA </w:t>
      </w:r>
      <w:r w:rsidR="00DE4AF8" w:rsidRPr="00E24243">
        <w:rPr>
          <w:rFonts w:ascii="Times New Roman" w:hAnsi="Times New Roman" w:cs="Times New Roman"/>
          <w:b/>
          <w:sz w:val="24"/>
          <w:lang w:val="en-US"/>
        </w:rPr>
        <w:t>quantification and quality a</w:t>
      </w:r>
      <w:r w:rsidRPr="00E24243">
        <w:rPr>
          <w:rFonts w:ascii="Times New Roman" w:hAnsi="Times New Roman" w:cs="Times New Roman"/>
          <w:b/>
          <w:sz w:val="24"/>
          <w:lang w:val="en-US"/>
        </w:rPr>
        <w:t>ssessment</w:t>
      </w:r>
    </w:p>
    <w:p w14:paraId="369CD553" w14:textId="6F4A168E" w:rsidR="00D44670" w:rsidRPr="00E24243" w:rsidRDefault="00D44670"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The concentrations of cDNA samples and sequencing-ready libraries were ascertained using the Qubit dsDNA HS Assay Kit from Invitrogen (Carlsbad, CA, United States). The quality of RNA, crucial for sequencing, was evaluated using the Agilent 2100 Bioanalyzer for PacBio sequencing, and the Agilent 4150 TapeStation System for </w:t>
      </w:r>
      <w:r w:rsidR="00397B54" w:rsidRPr="00E24243">
        <w:rPr>
          <w:rFonts w:ascii="Times New Roman" w:hAnsi="Times New Roman" w:cs="Times New Roman"/>
          <w:sz w:val="24"/>
          <w:lang w:val="en-US"/>
        </w:rPr>
        <w:t xml:space="preserve">ONT </w:t>
      </w:r>
      <w:r w:rsidRPr="00E24243">
        <w:rPr>
          <w:rFonts w:ascii="Times New Roman" w:hAnsi="Times New Roman" w:cs="Times New Roman"/>
          <w:sz w:val="24"/>
          <w:lang w:val="en-US"/>
        </w:rPr>
        <w:t>sequencing. Samples with RIN scores of 9.6 or higher were selected for cDNA synthesis.</w:t>
      </w:r>
    </w:p>
    <w:p w14:paraId="39B0A11A" w14:textId="6FFCC29B" w:rsidR="00D44670" w:rsidRPr="00E24243" w:rsidRDefault="00DE4AF8" w:rsidP="00573600">
      <w:pPr>
        <w:pStyle w:val="MDPI31text"/>
        <w:spacing w:after="120" w:line="240" w:lineRule="auto"/>
        <w:ind w:left="0" w:firstLine="0"/>
        <w:rPr>
          <w:rFonts w:ascii="Times New Roman" w:eastAsia="Arial" w:hAnsi="Times New Roman"/>
          <w:b/>
          <w:color w:val="auto"/>
          <w:sz w:val="24"/>
        </w:rPr>
      </w:pPr>
      <w:r w:rsidRPr="00E24243">
        <w:rPr>
          <w:rFonts w:ascii="Times New Roman" w:eastAsia="Arial" w:hAnsi="Times New Roman"/>
          <w:b/>
          <w:color w:val="auto"/>
          <w:sz w:val="24"/>
        </w:rPr>
        <w:t>CAGE</w:t>
      </w:r>
      <w:r w:rsidR="00D44670" w:rsidRPr="00E24243">
        <w:rPr>
          <w:rFonts w:ascii="Times New Roman" w:eastAsia="Arial" w:hAnsi="Times New Roman"/>
          <w:b/>
          <w:color w:val="auto"/>
          <w:sz w:val="24"/>
        </w:rPr>
        <w:t xml:space="preserve"> sequencing</w:t>
      </w:r>
    </w:p>
    <w:p w14:paraId="48213504" w14:textId="57C45E1C" w:rsidR="00D44670" w:rsidRPr="008814E3" w:rsidRDefault="00D44670" w:rsidP="00573600">
      <w:pPr>
        <w:pStyle w:val="MDPI31text"/>
        <w:spacing w:after="120" w:line="240" w:lineRule="auto"/>
        <w:ind w:left="0" w:firstLine="0"/>
        <w:rPr>
          <w:rFonts w:ascii="Times New Roman" w:eastAsia="Arial" w:hAnsi="Times New Roman"/>
          <w:color w:val="auto"/>
          <w:sz w:val="24"/>
        </w:rPr>
      </w:pPr>
      <w:r w:rsidRPr="00E24243">
        <w:rPr>
          <w:rFonts w:ascii="Times New Roman" w:eastAsia="Arial" w:hAnsi="Times New Roman"/>
          <w:color w:val="auto"/>
          <w:sz w:val="24"/>
        </w:rPr>
        <w:t xml:space="preserve">The </w:t>
      </w:r>
      <w:r w:rsidR="00AA4D79" w:rsidRPr="00E24243">
        <w:rPr>
          <w:rFonts w:ascii="Times New Roman" w:eastAsia="Arial" w:hAnsi="Times New Roman"/>
          <w:color w:val="auto"/>
          <w:sz w:val="24"/>
        </w:rPr>
        <w:t>CAGE-Seq</w:t>
      </w:r>
      <w:r w:rsidRPr="00E24243">
        <w:rPr>
          <w:rFonts w:ascii="Times New Roman" w:eastAsia="Arial" w:hAnsi="Times New Roman"/>
          <w:color w:val="auto"/>
          <w:sz w:val="24"/>
        </w:rPr>
        <w:t xml:space="preserve"> protocol has been previously described</w:t>
      </w:r>
      <w:r w:rsidR="00CF7861" w:rsidRPr="00E24243">
        <w:rPr>
          <w:rFonts w:ascii="Times New Roman" w:eastAsia="Arial" w:hAnsi="Times New Roman"/>
          <w:color w:val="auto"/>
          <w:sz w:val="24"/>
        </w:rPr>
        <w:t xml:space="preserve"> </w:t>
      </w:r>
      <w:r w:rsidRPr="00E24243">
        <w:rPr>
          <w:rFonts w:ascii="Times New Roman" w:eastAsia="Arial" w:hAnsi="Times New Roman"/>
          <w:color w:val="auto"/>
          <w:sz w:val="24"/>
        </w:rPr>
        <w:fldChar w:fldCharType="begin"/>
      </w:r>
      <w:r w:rsidR="006F598A" w:rsidRPr="00E24243">
        <w:rPr>
          <w:rFonts w:ascii="Times New Roman" w:eastAsia="Arial" w:hAnsi="Times New Roman"/>
          <w:color w:val="auto"/>
          <w:sz w:val="24"/>
        </w:rPr>
        <w:instrText xml:space="preserve"> ADDIN ZOTERO_ITEM CSL_CITATION {"citationID":"Qk460Fjp","properties":{"formattedCitation":"[29]","plainCitation":"[29]","noteIndex":0},"citationItems":[{"id":331,"uris":["http://zotero.org/users/local/SrvbCAEb/items/T3UXCGPR"],"itemData":{"id":331,"type":"article-journal","abstract":"Long-read sequencing (LRS) techniques enable the identification of full-length RNA molecules in a single run eliminating the need for additional assembly steps. LRS research has exposed unanticipated transcriptomic complexity in various organisms, including viruses. Herpesviruses are known to produce a range of transcripts, either close to or overlapping replication origins (Oris) and neighboring genes related to transcription or replication, which possess confirmed or potential regulatory roles. In our research, we employed both new and previously published LRS and short-read sequencing datasets to uncover additional Ori-proximal transcripts in nine herpesviruses from all three subfamilies (alpha, beta and gamma). We discovered novel long non-coding RNAs, as well as splice and length isoforms of mRNAs. Moreover, our analysis uncovered an intricate network of transcriptional overlaps within the examined genomic regions. We demonstrated that herpesviruses display distinct patterns of transcriptional overlaps in the vicinity of or at the Oris. Our findings suggest the existence of a 'super regulatory center' in the genome of alphaherpesviruses that governs the initiation of both DNA replication and global transcription through multilayered interactions among the molecular machineries.","container-title":"Scientific Reports","DOI":"10.1038/s41598-023-43344-y","ISSN":"2045-2322","issue":"1","journalAbbreviation":"Sci Rep","language":"eng","note":"PMID: 37773348\nPMCID: PMC10541914","page":"16395","source":"PubMed","title":"Identification of herpesvirus transcripts from genomic regions around the replication origins","volume":"13","author":[{"family":"Torma","given":"Gábor"},{"family":"Tombácz","given":"Dóra"},{"family":"Csabai","given":"Zsolt"},{"family":"Almsarrhad","given":"Islam A. A."},{"family":"Nagy","given":"Gergely Ármin"},{"family":"Kakuk","given":"Balázs"},{"family":"Gulyás","given":"Gábor"},{"family":"Spires","given":"Lauren McKenzie"},{"family":"Gupta","given":"Ishaan"},{"family":"Fülöp","given":"Ádám"},{"family":"Dörmő","given":"Ákos"},{"family":"Prazsák","given":"István"},{"family":"Mizik","given":"Máté"},{"family":"Dani","given":"Virág Éva"},{"family":"Csányi","given":"Viktor"},{"family":"Harangozó","given":"Ákos"},{"family":"Zádori","given":"Zoltán"},{"family":"Toth","given":"Zsolt"},{"family":"Boldogkői","given":"Zsolt"}],"issued":{"date-parts":[["2023",9,29]]}}}],"schema":"https://github.com/citation-style-language/schema/raw/master/csl-citation.json"} </w:instrText>
      </w:r>
      <w:r w:rsidRPr="00E24243">
        <w:rPr>
          <w:rFonts w:ascii="Times New Roman" w:eastAsia="Arial" w:hAnsi="Times New Roman"/>
          <w:color w:val="auto"/>
          <w:sz w:val="24"/>
        </w:rPr>
        <w:fldChar w:fldCharType="separate"/>
      </w:r>
      <w:r w:rsidR="006F598A" w:rsidRPr="00E24243">
        <w:rPr>
          <w:rFonts w:ascii="Times New Roman" w:hAnsi="Times New Roman"/>
          <w:color w:val="auto"/>
          <w:sz w:val="24"/>
        </w:rPr>
        <w:t>[29]</w:t>
      </w:r>
      <w:r w:rsidRPr="00E24243">
        <w:rPr>
          <w:rFonts w:ascii="Times New Roman" w:eastAsia="Arial" w:hAnsi="Times New Roman"/>
          <w:color w:val="auto"/>
          <w:sz w:val="24"/>
        </w:rPr>
        <w:fldChar w:fldCharType="end"/>
      </w:r>
      <w:r w:rsidRPr="00E24243">
        <w:rPr>
          <w:rFonts w:ascii="Times New Roman" w:eastAsia="Arial" w:hAnsi="Times New Roman"/>
          <w:color w:val="auto"/>
          <w:sz w:val="24"/>
        </w:rPr>
        <w:t xml:space="preserve">. Briefly, using the CAGE™ Preparation Kit (DNAFORM, Japan), we performed CAGE-Seq on viral genomic regions employing three biological replicates. Initially, 5 µg of total RNA and the kit's RT primer were mixed and heated at 65 °C. SuperScript III Reverse Transcriptase (Invitrogen) and a trehalose/sorbitol mixture (from the kit) were used for first-strand cDNA synthesis, followed by oxidation of the Cap's diol groups and biotinylation. RNase </w:t>
      </w:r>
      <w:r w:rsidRPr="008814E3">
        <w:rPr>
          <w:rFonts w:ascii="Times New Roman" w:eastAsia="Arial" w:hAnsi="Times New Roman"/>
          <w:color w:val="auto"/>
          <w:sz w:val="24"/>
        </w:rPr>
        <w:t>I (from the kit) digested single-strand RNA. Biotinylated samples were then bound to Streptavidin beads, washed, and cDNAs were released and purified. RNase mixture treated the samples to digest any residual RNA. Streptavidin beads, coated with tRNA, were prepared for linker ligation. After reducing the sample volumes using the miVac DUO Centrifugal Co</w:t>
      </w:r>
      <w:r w:rsidR="00856119">
        <w:rPr>
          <w:rFonts w:ascii="Times New Roman" w:eastAsia="Arial" w:hAnsi="Times New Roman"/>
          <w:color w:val="auto"/>
          <w:sz w:val="24"/>
        </w:rPr>
        <w:t>ncentrator (Genevac), 5′- and 3′-</w:t>
      </w:r>
      <w:r w:rsidRPr="008814E3">
        <w:rPr>
          <w:rFonts w:ascii="Times New Roman" w:eastAsia="Arial" w:hAnsi="Times New Roman"/>
          <w:color w:val="auto"/>
          <w:sz w:val="24"/>
        </w:rPr>
        <w:t>linkers were ligated, followed</w:t>
      </w:r>
      <w:r w:rsidR="008E4A54">
        <w:rPr>
          <w:rFonts w:ascii="Times New Roman" w:eastAsia="Arial" w:hAnsi="Times New Roman"/>
          <w:color w:val="auto"/>
          <w:sz w:val="24"/>
        </w:rPr>
        <w:t xml:space="preserve"> by Shrimp Alkaline Phosphatase</w:t>
      </w:r>
      <w:r w:rsidRPr="00E001DD">
        <w:rPr>
          <w:rFonts w:ascii="Times New Roman" w:eastAsia="Arial" w:hAnsi="Times New Roman"/>
          <w:color w:val="FF0000"/>
          <w:sz w:val="24"/>
        </w:rPr>
        <w:t xml:space="preserve"> </w:t>
      </w:r>
      <w:r w:rsidRPr="008814E3">
        <w:rPr>
          <w:rFonts w:ascii="Times New Roman" w:eastAsia="Arial" w:hAnsi="Times New Roman"/>
          <w:color w:val="auto"/>
          <w:sz w:val="24"/>
        </w:rPr>
        <w:t>and USER enzyme treatments. The second cDNA strand was synthesized, treated with Exonuclease I, and samples were dried and resuspended in nuclease-free water. Single-stranded cDNA concentrations were measured using Qubit 2.0 and the Qubit ssDNA HS Assay Kit. Purification steps employed RNAClean XP and AmpureXP Beads at various stages. Pooled libraries with different barcodes were sequenced on a MiSeq instrument using v3 (150 cycles) and v2 (300 cycles) chemistries (Illumina). The final concentration and quality of the libraries were assessed using Qubit 4.0 with a 1X dsDNA High Sensitivity (HS) Assay and TapeStation, respectively.</w:t>
      </w:r>
    </w:p>
    <w:p w14:paraId="3CFBBABD" w14:textId="4C9E0DCD" w:rsidR="00D44670" w:rsidRPr="008814E3" w:rsidRDefault="00DE4AF8" w:rsidP="00573600">
      <w:pPr>
        <w:pStyle w:val="MDPI31text"/>
        <w:spacing w:after="120" w:line="240" w:lineRule="auto"/>
        <w:ind w:left="0" w:firstLine="0"/>
        <w:rPr>
          <w:rFonts w:ascii="Times New Roman" w:hAnsi="Times New Roman"/>
          <w:b/>
          <w:color w:val="auto"/>
          <w:sz w:val="24"/>
        </w:rPr>
      </w:pPr>
      <w:r w:rsidRPr="008814E3">
        <w:rPr>
          <w:rFonts w:ascii="Times New Roman" w:hAnsi="Times New Roman"/>
          <w:b/>
          <w:color w:val="auto"/>
          <w:sz w:val="24"/>
        </w:rPr>
        <w:t xml:space="preserve">Library construction and cDNA sequencing </w:t>
      </w:r>
    </w:p>
    <w:p w14:paraId="2037A7CC" w14:textId="4C1F3791" w:rsidR="00D44670" w:rsidRPr="008814E3" w:rsidRDefault="00D44670" w:rsidP="00573600">
      <w:pPr>
        <w:pStyle w:val="MDPI31text"/>
        <w:spacing w:after="120" w:line="240" w:lineRule="auto"/>
        <w:ind w:left="0" w:firstLine="0"/>
        <w:rPr>
          <w:rFonts w:ascii="Times New Roman" w:hAnsi="Times New Roman"/>
          <w:color w:val="auto"/>
          <w:sz w:val="24"/>
        </w:rPr>
      </w:pPr>
      <w:r w:rsidRPr="008814E3">
        <w:rPr>
          <w:rFonts w:ascii="Times New Roman" w:hAnsi="Times New Roman"/>
          <w:color w:val="auto"/>
          <w:sz w:val="24"/>
        </w:rPr>
        <w:t>Libraries for direct cDNA sequencing on the ONT MinION device were constructed using poly(A)</w:t>
      </w:r>
      <w:r w:rsidRPr="008814E3">
        <w:rPr>
          <w:rFonts w:ascii="Times New Roman" w:hAnsi="Times New Roman"/>
          <w:color w:val="auto"/>
          <w:sz w:val="24"/>
          <w:vertAlign w:val="superscript"/>
        </w:rPr>
        <w:t>+</w:t>
      </w:r>
      <w:r w:rsidRPr="008814E3">
        <w:rPr>
          <w:rFonts w:ascii="Times New Roman" w:hAnsi="Times New Roman"/>
          <w:color w:val="auto"/>
          <w:sz w:val="24"/>
        </w:rPr>
        <w:t xml:space="preserve">-enriched samples. We followed the protocol of the ONT Direct cDNA Sequencing Kit (SQK-DCS109), as outlined in the kit's manual. Initially, RNA samples were mixed with VN primer (from the ONT kit) and 10 mM dNTPs, and heated at 65°C for 5 minutes. This was followed by the addition of 5x RT Buffer, RNaseOUT (from Thermo Fisher Scientific), and Strand-Switching Primer (SSP; from the ONT Kit), and a subsequent 2-minute heating at 42°C. The first cDNA strand synthesis involved the Maxima H Minus Reverse Transcriptase enzyme (from Thermo Fisher Scientific), with the reaction occurring at 42°C for 90 minutes, and enzyme inactivation at 85°C for 5 minutes. RNA strands from RNA-cDNA hybrids were removed using the RNase Cocktail Enzyme Mix (from Thermo Fisher Scientific) at 37°C for 10 minutes. The second cDNA strand was synthesized using LongAmp Taq Master Mix [from New England Biolabs (NEB)] and PR2 Primer (PR2P), with PCR reaction specifics </w:t>
      </w:r>
      <w:r w:rsidR="00CE0A57" w:rsidRPr="008814E3">
        <w:rPr>
          <w:rFonts w:ascii="Times New Roman" w:hAnsi="Times New Roman"/>
          <w:color w:val="auto"/>
          <w:sz w:val="24"/>
        </w:rPr>
        <w:t xml:space="preserve">is described in </w:t>
      </w:r>
      <w:r w:rsidR="00CE0A57" w:rsidRPr="008814E3">
        <w:rPr>
          <w:rFonts w:ascii="Times New Roman" w:hAnsi="Times New Roman"/>
          <w:sz w:val="24"/>
        </w:rPr>
        <w:t xml:space="preserve"> </w:t>
      </w:r>
      <w:r w:rsidR="00CE0A57" w:rsidRPr="008814E3">
        <w:rPr>
          <w:rFonts w:ascii="Times New Roman" w:hAnsi="Times New Roman"/>
          <w:sz w:val="24"/>
        </w:rPr>
        <w:fldChar w:fldCharType="begin"/>
      </w:r>
      <w:r w:rsidR="006F598A" w:rsidRPr="008814E3">
        <w:rPr>
          <w:rFonts w:ascii="Times New Roman" w:hAnsi="Times New Roman"/>
          <w:sz w:val="24"/>
        </w:rPr>
        <w:instrText xml:space="preserve"> ADDIN ZOTERO_ITEM CSL_CITATION {"citationID":"TrT0lxS3","properties":{"formattedCitation":"[28]","plainCitation":"[28]","noteIndex":0},"citationItems":[{"id":186,"uris":["http://zotero.org/users/local/SrvbCAEb/items/8R53DERT"],"itemData":{"id":186,"type":"article-journal","abstract":"This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CE0A57" w:rsidRPr="008814E3">
        <w:rPr>
          <w:rFonts w:ascii="Times New Roman" w:hAnsi="Times New Roman"/>
          <w:sz w:val="24"/>
        </w:rPr>
        <w:fldChar w:fldCharType="separate"/>
      </w:r>
      <w:r w:rsidR="006F598A" w:rsidRPr="008814E3">
        <w:rPr>
          <w:rFonts w:ascii="Times New Roman" w:hAnsi="Times New Roman"/>
          <w:sz w:val="24"/>
        </w:rPr>
        <w:t>[28]</w:t>
      </w:r>
      <w:r w:rsidR="00CE0A57" w:rsidRPr="008814E3">
        <w:rPr>
          <w:rFonts w:ascii="Times New Roman" w:hAnsi="Times New Roman"/>
          <w:sz w:val="24"/>
        </w:rPr>
        <w:fldChar w:fldCharType="end"/>
      </w:r>
      <w:r w:rsidRPr="008814E3">
        <w:rPr>
          <w:rFonts w:ascii="Times New Roman" w:hAnsi="Times New Roman"/>
          <w:color w:val="auto"/>
          <w:sz w:val="24"/>
        </w:rPr>
        <w:t xml:space="preserve">. DNA fragments were then processed for end-repair and dA-tailing using the NEBNext End repair/dA-tailing Module (NEB) at 20°C for 5 minutes, followed by 65°C for 5 minutes. This step was followed by adapter ligation using the NEB Blunt/TA Ligase Master Mix (NEB) at room temperature for 10 minutes. The </w:t>
      </w:r>
      <w:r w:rsidRPr="00C41227">
        <w:rPr>
          <w:rFonts w:ascii="Times New Roman" w:hAnsi="Times New Roman"/>
          <w:color w:val="0070C0"/>
          <w:sz w:val="24"/>
        </w:rPr>
        <w:t>dcDNA</w:t>
      </w:r>
      <w:r w:rsidR="00C41227" w:rsidRPr="00C41227">
        <w:rPr>
          <w:rFonts w:ascii="Times New Roman" w:hAnsi="Times New Roman"/>
          <w:color w:val="0070C0"/>
          <w:sz w:val="24"/>
        </w:rPr>
        <w:t>-Seq</w:t>
      </w:r>
      <w:r w:rsidRPr="008814E3">
        <w:rPr>
          <w:rFonts w:ascii="Times New Roman" w:hAnsi="Times New Roman"/>
          <w:color w:val="auto"/>
          <w:sz w:val="24"/>
        </w:rPr>
        <w:t xml:space="preserve"> libraries were barcoded as outlined in </w:t>
      </w:r>
      <w:r w:rsidR="00CE0A57" w:rsidRPr="008814E3">
        <w:rPr>
          <w:rFonts w:ascii="Times New Roman" w:hAnsi="Times New Roman"/>
          <w:sz w:val="24"/>
        </w:rPr>
        <w:t xml:space="preserve"> </w:t>
      </w:r>
      <w:r w:rsidR="00CE0A57" w:rsidRPr="008814E3">
        <w:rPr>
          <w:rFonts w:ascii="Times New Roman" w:hAnsi="Times New Roman"/>
          <w:sz w:val="24"/>
        </w:rPr>
        <w:fldChar w:fldCharType="begin"/>
      </w:r>
      <w:r w:rsidR="006F598A" w:rsidRPr="008814E3">
        <w:rPr>
          <w:rFonts w:ascii="Times New Roman" w:hAnsi="Times New Roman"/>
          <w:sz w:val="24"/>
        </w:rPr>
        <w:instrText xml:space="preserve"> ADDIN ZOTERO_ITEM CSL_CITATION {"citationID":"xjn1ELB4","properties":{"formattedCitation":"[28]","plainCitation":"[28]","noteIndex":0},"citationItems":[{"id":186,"uris":["http://zotero.org/users/local/SrvbCAEb/items/8R53DERT"],"itemData":{"id":186,"type":"article-journal","abstract":"This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CE0A57" w:rsidRPr="008814E3">
        <w:rPr>
          <w:rFonts w:ascii="Times New Roman" w:hAnsi="Times New Roman"/>
          <w:sz w:val="24"/>
        </w:rPr>
        <w:fldChar w:fldCharType="separate"/>
      </w:r>
      <w:r w:rsidR="006F598A" w:rsidRPr="008814E3">
        <w:rPr>
          <w:rFonts w:ascii="Times New Roman" w:hAnsi="Times New Roman"/>
          <w:sz w:val="24"/>
        </w:rPr>
        <w:t>[28]</w:t>
      </w:r>
      <w:r w:rsidR="00CE0A57" w:rsidRPr="008814E3">
        <w:rPr>
          <w:rFonts w:ascii="Times New Roman" w:hAnsi="Times New Roman"/>
          <w:sz w:val="24"/>
        </w:rPr>
        <w:fldChar w:fldCharType="end"/>
      </w:r>
      <w:r w:rsidRPr="008814E3">
        <w:rPr>
          <w:rFonts w:ascii="Times New Roman" w:hAnsi="Times New Roman"/>
          <w:color w:val="auto"/>
          <w:sz w:val="24"/>
        </w:rPr>
        <w:t xml:space="preserve">, and as per the ONT Native Barcoding (12) Kit instructions. The prepared cDNA libraries (200 fmol/flow cell) were purified and loaded onto ONT R9.4.1 SpotON </w:t>
      </w:r>
      <w:r w:rsidRPr="008814E3">
        <w:rPr>
          <w:rFonts w:ascii="Times New Roman" w:hAnsi="Times New Roman"/>
          <w:color w:val="auto"/>
          <w:sz w:val="24"/>
        </w:rPr>
        <w:lastRenderedPageBreak/>
        <w:t>Flow Cells, using a total of five flow cells for sequencing. To prevent "barcode hopping," samples from earlier and later time points were sequenced separately. After each enzymatic step, AMPure XP Beads were used for purification. The samples were then eluted in UltraPure™ nuclease-free water (from Invitrogen), and their concentration was measured using the Qubit 4.0 fluorometer and Qubit dsDNA HS Assay kit.</w:t>
      </w:r>
    </w:p>
    <w:p w14:paraId="543AC81C" w14:textId="51CA7E6E" w:rsidR="006D0604" w:rsidRPr="00E24243" w:rsidRDefault="006D0604" w:rsidP="00573600">
      <w:pPr>
        <w:spacing w:after="120" w:line="240" w:lineRule="auto"/>
        <w:jc w:val="both"/>
        <w:rPr>
          <w:rFonts w:ascii="Times New Roman" w:hAnsi="Times New Roman" w:cs="Times New Roman"/>
          <w:sz w:val="24"/>
          <w:lang w:val="en-US"/>
        </w:rPr>
      </w:pPr>
    </w:p>
    <w:p w14:paraId="2685D4F4" w14:textId="472D0A1C" w:rsidR="006D0604" w:rsidRPr="00E24243" w:rsidRDefault="00F23775" w:rsidP="00573600">
      <w:pPr>
        <w:pStyle w:val="MDPI31text"/>
        <w:spacing w:after="120" w:line="240" w:lineRule="auto"/>
        <w:ind w:left="0" w:firstLine="0"/>
        <w:rPr>
          <w:rFonts w:ascii="Times New Roman" w:hAnsi="Times New Roman"/>
          <w:b/>
          <w:sz w:val="24"/>
        </w:rPr>
      </w:pPr>
      <w:r w:rsidRPr="008814E3">
        <w:rPr>
          <w:rFonts w:ascii="Times New Roman" w:hAnsi="Times New Roman"/>
          <w:b/>
          <w:color w:val="auto"/>
          <w:sz w:val="24"/>
        </w:rPr>
        <w:t>Pre-processing</w:t>
      </w:r>
      <w:r>
        <w:rPr>
          <w:rFonts w:ascii="Times New Roman" w:hAnsi="Times New Roman"/>
          <w:b/>
          <w:color w:val="auto"/>
          <w:sz w:val="24"/>
        </w:rPr>
        <w:t xml:space="preserve"> and </w:t>
      </w:r>
      <w:r w:rsidR="00DE4AF8" w:rsidRPr="00E24243">
        <w:rPr>
          <w:rFonts w:ascii="Times New Roman" w:hAnsi="Times New Roman"/>
          <w:b/>
          <w:sz w:val="24"/>
        </w:rPr>
        <w:t xml:space="preserve">Data </w:t>
      </w:r>
      <w:r>
        <w:rPr>
          <w:rFonts w:ascii="Times New Roman" w:hAnsi="Times New Roman"/>
          <w:b/>
          <w:sz w:val="24"/>
        </w:rPr>
        <w:t>A</w:t>
      </w:r>
      <w:r w:rsidR="006D0604" w:rsidRPr="00E24243">
        <w:rPr>
          <w:rFonts w:ascii="Times New Roman" w:hAnsi="Times New Roman"/>
          <w:b/>
          <w:sz w:val="24"/>
        </w:rPr>
        <w:t>nalysis</w:t>
      </w:r>
    </w:p>
    <w:p w14:paraId="0462AE69" w14:textId="05B957C1" w:rsidR="00F23775" w:rsidRPr="008814E3" w:rsidRDefault="00F23775" w:rsidP="00573600">
      <w:pPr>
        <w:spacing w:after="120" w:line="240" w:lineRule="auto"/>
        <w:jc w:val="both"/>
        <w:rPr>
          <w:rFonts w:ascii="Times New Roman" w:hAnsi="Times New Roman" w:cs="Times New Roman"/>
          <w:i/>
          <w:color w:val="000000" w:themeColor="text1"/>
          <w:sz w:val="24"/>
          <w:lang w:val="en-US"/>
        </w:rPr>
      </w:pPr>
      <w:r w:rsidRPr="008814E3">
        <w:rPr>
          <w:rFonts w:ascii="Times New Roman" w:hAnsi="Times New Roman" w:cs="Times New Roman"/>
          <w:i/>
          <w:color w:val="000000" w:themeColor="text1"/>
          <w:sz w:val="24"/>
          <w:lang w:val="en-US"/>
        </w:rPr>
        <w:t xml:space="preserve">dcDNA </w:t>
      </w:r>
      <w:r w:rsidR="0073667D">
        <w:rPr>
          <w:rFonts w:ascii="Times New Roman" w:hAnsi="Times New Roman" w:cs="Times New Roman"/>
          <w:i/>
          <w:color w:val="000000" w:themeColor="text1"/>
          <w:sz w:val="24"/>
          <w:lang w:val="en-US"/>
        </w:rPr>
        <w:t>s</w:t>
      </w:r>
      <w:r w:rsidRPr="008814E3">
        <w:rPr>
          <w:rFonts w:ascii="Times New Roman" w:hAnsi="Times New Roman" w:cs="Times New Roman"/>
          <w:i/>
          <w:color w:val="000000" w:themeColor="text1"/>
          <w:sz w:val="24"/>
          <w:lang w:val="en-US"/>
        </w:rPr>
        <w:t>equencing</w:t>
      </w:r>
      <w:r w:rsidR="0073667D">
        <w:rPr>
          <w:rFonts w:ascii="Times New Roman" w:hAnsi="Times New Roman" w:cs="Times New Roman"/>
          <w:i/>
          <w:color w:val="000000" w:themeColor="text1"/>
          <w:sz w:val="24"/>
          <w:lang w:val="en-US"/>
        </w:rPr>
        <w:t xml:space="preserve"> data p</w:t>
      </w:r>
      <w:r>
        <w:rPr>
          <w:rFonts w:ascii="Times New Roman" w:hAnsi="Times New Roman" w:cs="Times New Roman"/>
          <w:i/>
          <w:color w:val="000000" w:themeColor="text1"/>
          <w:sz w:val="24"/>
          <w:lang w:val="en-US"/>
        </w:rPr>
        <w:t>re-processing</w:t>
      </w:r>
    </w:p>
    <w:p w14:paraId="58C99429" w14:textId="77777777" w:rsidR="00F23775" w:rsidRDefault="00F23775" w:rsidP="00573600">
      <w:pPr>
        <w:spacing w:after="120" w:line="240" w:lineRule="auto"/>
        <w:jc w:val="both"/>
        <w:rPr>
          <w:rFonts w:ascii="Times New Roman" w:hAnsi="Times New Roman" w:cs="Times New Roman"/>
          <w:color w:val="000000" w:themeColor="text1"/>
          <w:sz w:val="24"/>
          <w:lang w:val="en-US"/>
        </w:rPr>
      </w:pPr>
      <w:r w:rsidRPr="008814E3">
        <w:rPr>
          <w:rFonts w:ascii="Times New Roman" w:hAnsi="Times New Roman" w:cs="Times New Roman"/>
          <w:color w:val="000000" w:themeColor="text1"/>
          <w:sz w:val="24"/>
          <w:lang w:val="en-US"/>
        </w:rPr>
        <w:t xml:space="preserve">The raw current signals obtained from </w:t>
      </w:r>
      <w:r>
        <w:rPr>
          <w:rFonts w:ascii="Times New Roman" w:hAnsi="Times New Roman" w:cs="Times New Roman"/>
          <w:color w:val="000000" w:themeColor="text1"/>
          <w:sz w:val="24"/>
          <w:lang w:val="en-US"/>
        </w:rPr>
        <w:t>M</w:t>
      </w:r>
      <w:r w:rsidRPr="008814E3">
        <w:rPr>
          <w:rFonts w:ascii="Times New Roman" w:hAnsi="Times New Roman" w:cs="Times New Roman"/>
          <w:color w:val="000000" w:themeColor="text1"/>
          <w:sz w:val="24"/>
          <w:lang w:val="en-US"/>
        </w:rPr>
        <w:t xml:space="preserve">inION sequencing were basecalled to nucleotides with the Dorado-0.7.2 basecaller </w:t>
      </w:r>
      <w:r w:rsidRPr="008814E3">
        <w:rPr>
          <w:rFonts w:ascii="Times New Roman" w:hAnsi="Times New Roman" w:cs="Times New Roman"/>
          <w:color w:val="7030A0"/>
          <w:sz w:val="24"/>
          <w:lang w:val="en-US"/>
        </w:rPr>
        <w:t>(</w:t>
      </w:r>
      <w:hyperlink r:id="rId9" w:history="1">
        <w:r w:rsidRPr="008814E3">
          <w:rPr>
            <w:rStyle w:val="Hiperhivatkozs"/>
            <w:rFonts w:ascii="Times New Roman" w:hAnsi="Times New Roman" w:cs="Times New Roman"/>
            <w:sz w:val="24"/>
            <w:lang w:val="en-US"/>
          </w:rPr>
          <w:t>https://github.com/nanoporetech/dorado/</w:t>
        </w:r>
      </w:hyperlink>
      <w:r w:rsidRPr="008814E3">
        <w:rPr>
          <w:rFonts w:ascii="Times New Roman" w:hAnsi="Times New Roman" w:cs="Times New Roman"/>
          <w:color w:val="7030A0"/>
          <w:sz w:val="24"/>
          <w:lang w:val="en-US"/>
        </w:rPr>
        <w:t xml:space="preserve">) </w:t>
      </w:r>
      <w:r w:rsidRPr="008814E3">
        <w:rPr>
          <w:rFonts w:ascii="Times New Roman" w:hAnsi="Times New Roman" w:cs="Times New Roman"/>
          <w:color w:val="000000" w:themeColor="text1"/>
          <w:sz w:val="24"/>
          <w:lang w:val="en-US"/>
        </w:rPr>
        <w:t xml:space="preserve">using a quality threshold of 7. The resulting reads were aligned to the reference genome (accession number: NC_001491.2) using the minimap2 </w:t>
      </w:r>
      <w:r w:rsidRPr="008814E3">
        <w:rPr>
          <w:rFonts w:ascii="Times New Roman" w:hAnsi="Times New Roman" w:cs="Times New Roman"/>
          <w:color w:val="000000" w:themeColor="text1"/>
          <w:sz w:val="24"/>
          <w:lang w:val="en-US"/>
        </w:rPr>
        <w:fldChar w:fldCharType="begin"/>
      </w:r>
      <w:r w:rsidRPr="008814E3">
        <w:rPr>
          <w:rFonts w:ascii="Times New Roman" w:hAnsi="Times New Roman" w:cs="Times New Roman"/>
          <w:color w:val="000000" w:themeColor="text1"/>
          <w:sz w:val="24"/>
          <w:lang w:val="en-US"/>
        </w:rPr>
        <w:instrText xml:space="preserve"> ADDIN ZOTERO_ITEM CSL_CITATION {"citationID":"VwmJkHO5","properties":{"formattedCitation":"[30]","plainCitation":"[30]","noteIndex":0},"citationItems":[{"id":592,"uris":["http://zotero.org/users/local/SrvbCAEb/items/6QF6E6HJ"],"itemData":{"id":592,"type":"article-journal","abstract":"Motivation: Recent advances in sequencing technologies promise ultra-long reads of $100 kb in average, full-length mRNA or cDNA reads in high throughput and genomic contigs over 100 Mb in length. Existing alignment programs are unable or inefﬁcient to process such data at scale, which presses for the development of new alignment algorithms.","container-title":"Bioinformatics","DOI":"10.1093/bioinformatics/bty191","ISSN":"1367-4803, 1367-4811","issue":"18","language":"en","license":"https://academic.oup.com/journals/pages/open_access/funder_policies/chorus/standard_publication_model","page":"3094-3100","source":"DOI.org (Crossref)","title":"Minimap2: pairwise alignment for nucleotide sequences","title-short":"Minimap2","volume":"34","author":[{"family":"Li","given":"Heng"}],"editor":[{"family":"Birol","given":"Inanc"}],"issued":{"date-parts":[["2018",9,15]]}}}],"schema":"https://github.com/citation-style-language/schema/raw/master/csl-citation.json"} </w:instrText>
      </w:r>
      <w:r w:rsidRPr="008814E3">
        <w:rPr>
          <w:rFonts w:ascii="Times New Roman" w:hAnsi="Times New Roman" w:cs="Times New Roman"/>
          <w:color w:val="000000" w:themeColor="text1"/>
          <w:sz w:val="24"/>
          <w:lang w:val="en-US"/>
        </w:rPr>
        <w:fldChar w:fldCharType="separate"/>
      </w:r>
      <w:r w:rsidRPr="008814E3">
        <w:rPr>
          <w:rFonts w:ascii="Times New Roman" w:hAnsi="Times New Roman" w:cs="Times New Roman"/>
          <w:sz w:val="24"/>
          <w:lang w:val="en-US"/>
        </w:rPr>
        <w:t>[30]</w:t>
      </w:r>
      <w:r w:rsidRPr="008814E3">
        <w:rPr>
          <w:rFonts w:ascii="Times New Roman" w:hAnsi="Times New Roman" w:cs="Times New Roman"/>
          <w:color w:val="000000" w:themeColor="text1"/>
          <w:sz w:val="24"/>
          <w:lang w:val="en-US"/>
        </w:rPr>
        <w:fldChar w:fldCharType="end"/>
      </w:r>
      <w:r w:rsidRPr="008814E3">
        <w:rPr>
          <w:rFonts w:ascii="Times New Roman" w:hAnsi="Times New Roman" w:cs="Times New Roman"/>
          <w:color w:val="000000" w:themeColor="text1"/>
          <w:sz w:val="24"/>
          <w:lang w:val="en-US"/>
        </w:rPr>
        <w:t xml:space="preserve"> program. During the alignment with minimap2, the following settings were applied: -ax splice -Y -C5 -cs. To identify TSS, TES, and intron positions, we used the LoRTIA toolkit </w:t>
      </w:r>
      <w:r w:rsidRPr="008814E3">
        <w:rPr>
          <w:rFonts w:ascii="Times New Roman" w:hAnsi="Times New Roman" w:cs="Times New Roman"/>
          <w:color w:val="7030A0"/>
          <w:sz w:val="24"/>
          <w:lang w:val="en-US"/>
        </w:rPr>
        <w:t>(</w:t>
      </w:r>
      <w:hyperlink r:id="rId10" w:tgtFrame="_new" w:history="1">
        <w:r w:rsidRPr="008814E3">
          <w:rPr>
            <w:rStyle w:val="Hiperhivatkozs"/>
            <w:rFonts w:ascii="Times New Roman" w:hAnsi="Times New Roman" w:cs="Times New Roman"/>
            <w:sz w:val="24"/>
            <w:lang w:val="en-US"/>
          </w:rPr>
          <w:t>https://github.com/zsolt-balazs/LoRTIA</w:t>
        </w:r>
      </w:hyperlink>
      <w:r w:rsidRPr="008814E3">
        <w:rPr>
          <w:rFonts w:ascii="Times New Roman" w:hAnsi="Times New Roman" w:cs="Times New Roman"/>
          <w:color w:val="7030A0"/>
          <w:sz w:val="24"/>
          <w:lang w:val="en-US"/>
        </w:rPr>
        <w:t xml:space="preserve">). </w:t>
      </w:r>
      <w:r w:rsidRPr="008814E3">
        <w:rPr>
          <w:rFonts w:ascii="Times New Roman" w:hAnsi="Times New Roman" w:cs="Times New Roman"/>
          <w:color w:val="000000" w:themeColor="text1"/>
          <w:sz w:val="24"/>
          <w:lang w:val="en-US"/>
        </w:rPr>
        <w:t xml:space="preserve">For evaluating </w:t>
      </w:r>
      <w:r>
        <w:rPr>
          <w:rFonts w:ascii="Times New Roman" w:hAnsi="Times New Roman" w:cs="Times New Roman"/>
          <w:color w:val="000000" w:themeColor="text1"/>
          <w:sz w:val="24"/>
          <w:lang w:val="en-US"/>
        </w:rPr>
        <w:t>dcDNA-Seq</w:t>
      </w:r>
      <w:r w:rsidRPr="008814E3">
        <w:rPr>
          <w:rFonts w:ascii="Times New Roman" w:hAnsi="Times New Roman" w:cs="Times New Roman"/>
          <w:color w:val="000000" w:themeColor="text1"/>
          <w:sz w:val="24"/>
          <w:lang w:val="en-US"/>
        </w:rPr>
        <w:t>, the following settings were applied in the LoRTIA package: −5 TGCCATTAGGCCGGG –five_score 16 –check_in_soft 15 –3 AAAAAAAAAAAAAAA –three_score 16 –s Poisson –f true. A transcript was accepted when its 5'</w:t>
      </w:r>
      <w:r>
        <w:rPr>
          <w:rFonts w:ascii="Times New Roman" w:hAnsi="Times New Roman" w:cs="Times New Roman"/>
          <w:color w:val="000000" w:themeColor="text1"/>
          <w:sz w:val="24"/>
          <w:lang w:val="en-US"/>
        </w:rPr>
        <w:t>- and 3'-</w:t>
      </w:r>
      <w:r w:rsidRPr="008814E3">
        <w:rPr>
          <w:rFonts w:ascii="Times New Roman" w:hAnsi="Times New Roman" w:cs="Times New Roman"/>
          <w:color w:val="000000" w:themeColor="text1"/>
          <w:sz w:val="24"/>
          <w:lang w:val="en-US"/>
        </w:rPr>
        <w:t xml:space="preserve">adapters were </w:t>
      </w:r>
      <w:r>
        <w:rPr>
          <w:rFonts w:ascii="Times New Roman" w:hAnsi="Times New Roman" w:cs="Times New Roman"/>
          <w:color w:val="000000" w:themeColor="text1"/>
          <w:sz w:val="24"/>
          <w:lang w:val="en-US"/>
        </w:rPr>
        <w:t>accurate, and in the case of 3'-</w:t>
      </w:r>
      <w:r w:rsidRPr="008814E3">
        <w:rPr>
          <w:rFonts w:ascii="Times New Roman" w:hAnsi="Times New Roman" w:cs="Times New Roman"/>
          <w:color w:val="000000" w:themeColor="text1"/>
          <w:sz w:val="24"/>
          <w:lang w:val="en-US"/>
        </w:rPr>
        <w:t xml:space="preserve">ends, false priming and template switching during intron identification were excluded. For introns, we accepted those annotated in dRNA sequencing for direct cDNA samples. </w:t>
      </w:r>
    </w:p>
    <w:p w14:paraId="3A66E9EB" w14:textId="222714BB" w:rsidR="00F23775" w:rsidRDefault="00F23775" w:rsidP="00573600">
      <w:pPr>
        <w:spacing w:after="120" w:line="240" w:lineRule="auto"/>
        <w:jc w:val="both"/>
        <w:rPr>
          <w:rFonts w:ascii="Times New Roman" w:hAnsi="Times New Roman" w:cs="Times New Roman"/>
          <w:i/>
          <w:sz w:val="24"/>
          <w:lang w:val="en-US"/>
        </w:rPr>
      </w:pPr>
      <w:r w:rsidRPr="008814E3">
        <w:rPr>
          <w:rFonts w:ascii="Times New Roman" w:hAnsi="Times New Roman" w:cs="Times New Roman"/>
          <w:i/>
          <w:color w:val="000000" w:themeColor="text1"/>
          <w:sz w:val="24"/>
          <w:lang w:val="en-US"/>
        </w:rPr>
        <w:t xml:space="preserve">dcDNA </w:t>
      </w:r>
      <w:r w:rsidR="0073667D">
        <w:rPr>
          <w:rFonts w:ascii="Times New Roman" w:hAnsi="Times New Roman" w:cs="Times New Roman"/>
          <w:i/>
          <w:color w:val="000000" w:themeColor="text1"/>
          <w:sz w:val="24"/>
          <w:lang w:val="en-US"/>
        </w:rPr>
        <w:t>s</w:t>
      </w:r>
      <w:r w:rsidRPr="008814E3">
        <w:rPr>
          <w:rFonts w:ascii="Times New Roman" w:hAnsi="Times New Roman" w:cs="Times New Roman"/>
          <w:i/>
          <w:color w:val="000000" w:themeColor="text1"/>
          <w:sz w:val="24"/>
          <w:lang w:val="en-US"/>
        </w:rPr>
        <w:t>equencing</w:t>
      </w:r>
      <w:r w:rsidR="0073667D">
        <w:rPr>
          <w:rFonts w:ascii="Times New Roman" w:hAnsi="Times New Roman" w:cs="Times New Roman"/>
          <w:i/>
          <w:color w:val="000000" w:themeColor="text1"/>
          <w:sz w:val="24"/>
          <w:lang w:val="en-US"/>
        </w:rPr>
        <w:t xml:space="preserve"> data p</w:t>
      </w:r>
      <w:r>
        <w:rPr>
          <w:rFonts w:ascii="Times New Roman" w:hAnsi="Times New Roman" w:cs="Times New Roman"/>
          <w:i/>
          <w:sz w:val="24"/>
          <w:lang w:val="en-US"/>
        </w:rPr>
        <w:t>rocessing</w:t>
      </w:r>
    </w:p>
    <w:p w14:paraId="73EE7986" w14:textId="42356E22" w:rsidR="00F23775" w:rsidRPr="0075606C" w:rsidRDefault="00F23775" w:rsidP="00573600">
      <w:pPr>
        <w:spacing w:after="120" w:line="240" w:lineRule="auto"/>
        <w:jc w:val="both"/>
        <w:rPr>
          <w:rFonts w:ascii="Times New Roman" w:hAnsi="Times New Roman" w:cs="Times New Roman"/>
          <w:sz w:val="24"/>
          <w:lang w:val="en-US"/>
        </w:rPr>
      </w:pPr>
      <w:r w:rsidRPr="008814E3">
        <w:rPr>
          <w:rFonts w:ascii="Times New Roman" w:hAnsi="Times New Roman" w:cs="Times New Roman"/>
          <w:color w:val="000000" w:themeColor="text1"/>
          <w:sz w:val="24"/>
          <w:lang w:val="en-US"/>
        </w:rPr>
        <w:t>For further analysis, we used an in-house developed R pipeline. Briefly, the “</w:t>
      </w:r>
      <w:r w:rsidRPr="008814E3">
        <w:rPr>
          <w:rFonts w:ascii="Times New Roman" w:hAnsi="Times New Roman" w:cs="Times New Roman"/>
          <w:i/>
          <w:color w:val="000000" w:themeColor="text1"/>
          <w:sz w:val="24"/>
          <w:lang w:val="en-US"/>
        </w:rPr>
        <w:t>stranded_only.bam</w:t>
      </w:r>
      <w:r w:rsidRPr="008814E3">
        <w:rPr>
          <w:rFonts w:ascii="Times New Roman" w:hAnsi="Times New Roman" w:cs="Times New Roman"/>
          <w:color w:val="000000" w:themeColor="text1"/>
          <w:sz w:val="24"/>
          <w:lang w:val="en-US"/>
        </w:rPr>
        <w:t xml:space="preserve">” files from the LoRTIA output were imported into the R environment using Rsmatools </w:t>
      </w:r>
      <w:r w:rsidRPr="008814E3">
        <w:rPr>
          <w:rFonts w:ascii="Times New Roman" w:hAnsi="Times New Roman" w:cs="Times New Roman"/>
          <w:color w:val="000000" w:themeColor="text1"/>
          <w:sz w:val="24"/>
          <w:lang w:val="en-US"/>
        </w:rPr>
        <w:fldChar w:fldCharType="begin"/>
      </w:r>
      <w:r w:rsidRPr="008814E3">
        <w:rPr>
          <w:rFonts w:ascii="Times New Roman" w:hAnsi="Times New Roman" w:cs="Times New Roman"/>
          <w:color w:val="000000" w:themeColor="text1"/>
          <w:sz w:val="24"/>
          <w:lang w:val="en-US"/>
        </w:rPr>
        <w:instrText xml:space="preserve"> ADDIN ZOTERO_ITEM CSL_CITATION {"citationID":"xPtrxbni","properties":{"formattedCitation":"[31]","plainCitation":"[31]","noteIndex":0},"citationItems":[{"id":746,"uris":["http://zotero.org/users/local/SrvbCAEb/items/695C4Z6E"],"itemData":{"id":746,"type":"article-journal","title":"Rsamtools: Binary alignment (BAM), FASTA, variant call (BCF), and tabix file import.","author":[{"family":"Morgan M, Pagès H, Obenchain V, H. N.","given":""}],"issued":{"date-parts":[["2022"]]}}}],"schema":"https://github.com/citation-style-language/schema/raw/master/csl-citation.json"} </w:instrText>
      </w:r>
      <w:r w:rsidRPr="008814E3">
        <w:rPr>
          <w:rFonts w:ascii="Times New Roman" w:hAnsi="Times New Roman" w:cs="Times New Roman"/>
          <w:color w:val="000000" w:themeColor="text1"/>
          <w:sz w:val="24"/>
          <w:lang w:val="en-US"/>
        </w:rPr>
        <w:fldChar w:fldCharType="separate"/>
      </w:r>
      <w:r w:rsidRPr="008814E3">
        <w:rPr>
          <w:rFonts w:ascii="Times New Roman" w:hAnsi="Times New Roman" w:cs="Times New Roman"/>
          <w:sz w:val="24"/>
          <w:lang w:val="en-US"/>
        </w:rPr>
        <w:t>[31]</w:t>
      </w:r>
      <w:r w:rsidRPr="008814E3">
        <w:rPr>
          <w:rFonts w:ascii="Times New Roman" w:hAnsi="Times New Roman" w:cs="Times New Roman"/>
          <w:color w:val="000000" w:themeColor="text1"/>
          <w:sz w:val="24"/>
          <w:lang w:val="en-US"/>
        </w:rPr>
        <w:fldChar w:fldCharType="end"/>
      </w:r>
      <w:r w:rsidRPr="008814E3">
        <w:rPr>
          <w:rFonts w:ascii="Times New Roman" w:hAnsi="Times New Roman" w:cs="Times New Roman"/>
          <w:color w:val="000000" w:themeColor="text1"/>
          <w:sz w:val="24"/>
          <w:lang w:val="en-US"/>
        </w:rPr>
        <w:t xml:space="preserve">. A database was then built from it, containing the </w:t>
      </w:r>
      <w:r w:rsidRPr="0075606C">
        <w:rPr>
          <w:rFonts w:ascii="Times New Roman" w:hAnsi="Times New Roman" w:cs="Times New Roman"/>
          <w:sz w:val="24"/>
          <w:lang w:val="en-US"/>
        </w:rPr>
        <w:t>count of unique mapping positions and the information from the bam-files regarding LoRTIA’s adapter searching using</w:t>
      </w:r>
      <w:r w:rsidR="001A2BE9" w:rsidRPr="0075606C">
        <w:rPr>
          <w:rFonts w:ascii="Times New Roman" w:hAnsi="Times New Roman" w:cs="Times New Roman"/>
          <w:sz w:val="24"/>
          <w:lang w:val="en-US"/>
        </w:rPr>
        <w:t xml:space="preserve"> the</w:t>
      </w:r>
      <w:r w:rsidRPr="0075606C">
        <w:rPr>
          <w:rFonts w:ascii="Times New Roman" w:hAnsi="Times New Roman" w:cs="Times New Roman"/>
          <w:sz w:val="24"/>
          <w:lang w:val="en-US"/>
        </w:rPr>
        <w:t xml:space="preserve"> data.table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{"citationID":"VeV2y2jO","properties":{"formattedCitation":"[32]","plainCitation":"[32]","noteIndex":0},"citationItems":[{"id":594,"uris":["http://zotero.org/users/local/SrvbCAEb/items/AAT6JTV4"],"itemData":{"id":594,"type":"software","abstract":"Fast aggregation of large data (e.g. 100GB in RAM), fast ordered joins, fast add/modify/delete of columns by group using no copies at all, list columns, friendly and fast character-separated-value read/write. Offers a natural and flexible syntax, for faster development.","license":"MPL-2.0 | file LICENSE","source":"R-Packages","title":"data.table: Extension of 'data.frame'","title-short":"data.table","URL":"https://cran.r-project.org/web/packages/data.table/index.html","version":"1.15.4","author":[{"family":"Barrett","given":"Tyson"},{"family":"Dowle","given":"Matt"},{"family":"Srinivasan","given":"Arun"},{"family":"Gorecki","given":"Jan"},{"family":"Chirico","given":"Michael"},{"family":"Hocking","given":"Toby"},{"family":"Stetsenko","given":"Pasha"},{"family":"Short","given":"Tom"},{"family":"Lianoglou","given":"Steve"},{"family":"Antonyan","given":"Eduard"},{"family":"Bonsch","given":"Markus"},{"family":"Parsonage","given":"Hugh"},{"family":"Ritchie","given":"Scott"},{"family":"Ren","given":"Kun"},{"family":"Tan","given":"Xianying"},{"family":"Saporta","given":"Rick"},{"family":"Seiskari","given":"Otto"},{"family":"Dong","given":"Xianghui"},{"family":"Lang","given":"Michel"},{"family":"Iwasaki","given":"Watal"},{"family":"Wenchel","given":"Seth"},{"family":"Broman","given":"Karl"},{"family":"Schmidt","given":"Tobias"},{"family":"Arenburg","given":"David"},{"family":"Smith","given":"Ethan"},{"family":"Cocquemas","given":"Francois"},{"family":"Gomez","given":"Matthieu"},{"family":"Chataignon","given":"Philippe"},{"family":"Blaser","given":"Nello"},{"family":"Selivanov","given":"Dmitry"},{"family":"Riabushenko","given":"Andrey"},{"family":"Lee","given":"Cheng"},{"family":"Groves","given":"Declan"},{"family":"Possenriede","given":"Daniel"},{"family":"Parages","given":"Felipe"},{"family":"Toth","given":"Denes"},{"family":"Yaramaz-David","given":"Mus"},{"family":"Perumal","given":"Ayappan"},{"family":"Sams","given":"James"},{"family":"Morgan","given":"Martin"},{"family":"Quinn","given":"Michael"},{"family":"@javrucebo","given":""},{"family":"@marc-outins","given":""},{"family":"Storey","given":"Roy"},{"family":"Saraswat","given":"Manish"},{"family":"Jacob","given":"Morgan"},{"family":"Schubmehl","given":"Michael"},{"family":"Vaughan","given":"Davis"},{"family":"Silvestri","given":"Leonardo"},{"family":"Hester","given":"Jim"},{"family":"Damico","given":"Anthony"},{"family":"Freundt","given":"Sebastian"},{"family":"Simons","given":"David"},{"family":"Andrade","given":"Elliott Sales","dropping-particle":"de"},{"family":"Miller","given":"Cole"},{"family":"Meldgaard","given":"Jens Peder"},{"family":"Tlapak","given":"Vaclav"},{"family":"Ushey","given":"Kevin"},{"family":"Eddelbuettel","given":"Dirk"},{"family":"Schwendinger","given":"Benjamin"},{"family":"Fischetti","given":"Tony"},{"family":"Shilon","given":"Ofek"},{"family":"Khotilovich","given":"Vadim"},{"family":"Wickham","given":"Hadley"},{"family":"Becker","given":"Bennet"},{"family":"Haynes","given":"Kyle"},{"family":"Kamgang","given":"Boniface Christian"},{"family":"Delmarcell","given":"Olivier"},{"family":"O'Brien","given":"Josh"},{"family":"Mezquita","given":"Dereck","dropping-particle":"de"},{"family":"Czekanski","given":"Michael"}],"accessed":{"date-parts":[["2024",6,25]]},"issued":{"date-parts":[["2024",3,30]]}}}],"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[32]</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R</w:t>
      </w:r>
      <w:r w:rsidR="00D72C27"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package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{"citationID":"AsRnqjot","properties":{"formattedCitation":"[33]","plainCitation":"[33]","noteIndex":0},"citationItems":[{"id":595,"uris":["http://zotero.org/users/local/SrvbCAEb/items/TJCV5AAU"],"itemData":{"id":595,"type":"article-journal","abstract":"The Bioconductor project is an initiative for the collaborative creation of extensible software for computational biology and bioinformatics. The goals of the project include: fostering collaborative development and widespread use of innovative software, reducing barriers to entry into interdisciplinary scientific research, and promoting the achievement of remote reproducibility of research results. We describe details of our aims and methods, identify current challenges, compare Bioconductor to other open bioinformatics projects, and provide working examples.","container-title":"Genome Biology","DOI":"10.1186/gb-2004-5-10-r80","ISSN":"1474-760X","issue":"10","journalAbbreviation":"Genome Biology","page":"R80","source":"BioMed Central","title":"Bioconductor: open software development for computational biology and bioinformatics","title-short":"Bioconductor","volume":"5","author":[{"family":"Gentleman","given":"Robert C."},{"family":"Carey","given":"Vincent J."},{"family":"Bates","given":"Douglas M."},{"family":"Bolstad","given":"Ben"},{"family":"Dettling","given":"Marcel"},{"family":"Dudoit","given":"Sandrine"},{"family":"Ellis","given":"Byron"},{"family":"Gautier","given":"Laurent"},{"family":"Ge","given":"Yongchao"},{"family":"Gentry","given":"Jeff"},{"family":"Hornik","given":"Kurt"},{"family":"Hothorn","given":"Torsten"},{"family":"Huber","given":"Wolfgang"},{"family":"Iacus","given":"Stefano"},{"family":"Irizarry","given":"Rafael"},{"family":"Leisch","given":"Friedrich"},{"family":"Li","given":"Cheng"},{"family":"Maechler","given":"Martin"},{"family":"Rossini","given":"Anthony J."},{"family":"Sawitzki","given":"Gunther"},{"family":"Smith","given":"Colin"},{"family":"Smyth","given":"Gordon"},{"family":"Tierney","given":"Luke"},{"family":"Yang","given":"Jean YH"},{"family":"Zhang","given":"Jianhua"}],"issued":{"date-parts":[["2004",9,15]]}}}],"schema":"https://github.com/citation-style-language/schema/raw/master/csl-citation.json"}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[33]</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w:t>
      </w:r>
      <w:r w:rsidR="00791172" w:rsidRPr="0075606C">
        <w:rPr>
          <w:rFonts w:ascii="Times New Roman" w:hAnsi="Times New Roman" w:cs="Times New Roman"/>
          <w:sz w:val="24"/>
          <w:lang w:val="en-US"/>
        </w:rPr>
        <w:t>This collection of unique mapping positions at the nucleotide level, considering both exons and introns along with their associated statistics, was henceforth termed "</w:t>
      </w:r>
      <w:r w:rsidR="00791172" w:rsidRPr="0075606C">
        <w:rPr>
          <w:rFonts w:ascii="Times New Roman" w:hAnsi="Times New Roman" w:cs="Times New Roman"/>
          <w:i/>
          <w:sz w:val="24"/>
          <w:lang w:val="en-US"/>
        </w:rPr>
        <w:t>transfrags</w:t>
      </w:r>
      <w:r w:rsidR="00791172" w:rsidRPr="0075606C">
        <w:rPr>
          <w:rFonts w:ascii="Times New Roman" w:hAnsi="Times New Roman" w:cs="Times New Roman"/>
          <w:sz w:val="24"/>
          <w:lang w:val="en-US"/>
        </w:rPr>
        <w:t>." These transfrags were used in the downstream pipeline as queries for reference transcript counting and for merging with the CAGE-Seq data. However, they are not true transcripts, as they can differ by as little as a single nucleotide. Because of this, they could also be used to calculate per-nucleotide and windowed coverage values, as well as 3'- and 5'-end counts.</w:t>
      </w:r>
    </w:p>
    <w:p w14:paraId="1FFA1B87" w14:textId="1C4F4C75" w:rsidR="00D72C27" w:rsidRPr="0075606C" w:rsidRDefault="00D72C27"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 xml:space="preserve">CAGE-Seq </w:t>
      </w:r>
      <w:r w:rsidR="0073667D" w:rsidRPr="0075606C">
        <w:rPr>
          <w:rFonts w:ascii="Times New Roman" w:hAnsi="Times New Roman"/>
          <w:i/>
          <w:sz w:val="24"/>
          <w:lang w:val="en-US"/>
        </w:rPr>
        <w:t>pre-processing and a</w:t>
      </w:r>
      <w:r w:rsidRPr="0075606C">
        <w:rPr>
          <w:rFonts w:ascii="Times New Roman" w:hAnsi="Times New Roman"/>
          <w:i/>
          <w:sz w:val="24"/>
          <w:lang w:val="en-US"/>
        </w:rPr>
        <w:t>nalysis</w:t>
      </w:r>
    </w:p>
    <w:p w14:paraId="1191D4C4" w14:textId="78D905AC" w:rsidR="00D72C27" w:rsidRPr="0075606C" w:rsidRDefault="00D72C27"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The STAR aligner (version 2.7.3 a)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{"citationID":"nb3Chdxo","properties":{"formattedCitation":"[36]","plainCitation":"[36]","noteIndex":0},"citationItems":[{"id":604,"uris":["http://zotero.org/users/local/SrvbCAEb/items/V5PWA5K9"],"itemData":{"id":604,"type":"article-journal","abstract":"Motivation: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biases.Results: To align our large (&amp;gt;80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&amp;gt;50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strategy.Availability and implementation: STAR is implemented as a standalone C++ code. STAR is free open source software distributed under GPLv3 license and can be downloaded from http://code.google.com/p/rna-star/.Contact:  dobin@cshl.edu.","container-title":"Bioinformatics","DOI":"10.1093/bioinformatics/bts635","ISSN":"1367-4803","issue":"1","journalAbbreviation":"Bioinformatics","page":"15-21","source":"Silverchair","title":"STAR: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[34]</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was used to map the reads to the EHV-1 reference genome (NC_001491.2), utilizing --genomeSAindexNbases 8 and default parameters. “Bam” files obtained from CAGE-seq were converted to BigWig format to detect 5′-end coverage. The CAGEfightR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{"citationID":"vTbmV8KX","properties":{"formattedCitation":"[37]","plainCitation":"[37]","noteIndex":0},"citationItems":[{"id":607,"uris":["http://zotero.org/users/local/SrvbCAEb/items/HHPXB5IW"],"itemData":{"id":607,"type":"article-journal","abstract":"5′-end sequencing assays, and Cap Analysis of Gene Expression (CAGE) in particular, have been instrumental in studying transcriptional regulation. 5′-end methods provide genome-wide maps of transcription start sites (TSSs) with base pair resolution. Because active enhancers often feature bidirectional TSSs, such data can also be used to predict enhancer candidates. The current availability of mature and comprehensive computational tools for the analysis of 5′-end data is limited, preventing efficient analysis of new and existing 5′-end data.","container-title":"BMC Bioinformatics","DOI":"10.1186/s12859-019-3029-5","ISSN":"1471-2105","issue":"1","journalAbbreviation":"BMC Bioinformatics","page":"487","source":"BioMed Central","title":"CAGEfightR: analysis of 5′-end data using R/Bioconductor","title-short":"CAGEfightR","volume":"20","author":[{"family":"Thodberg","given":"Malte"},{"family":"Thieffry","given":"Axel"},{"family":"Vitting-Seerup","given":"Kristoffer"},{"family":"Andersson","given":"Robin"},{"family":"Sandelin","given":"Albin"}],"issued":{"date-parts":[["2019",10,4]]}}}],"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[35]</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package was used to determine TSS positions. </w:t>
      </w:r>
      <w:r w:rsidR="003A4CEA" w:rsidRPr="0075606C">
        <w:rPr>
          <w:rFonts w:ascii="Times New Roman" w:hAnsi="Times New Roman" w:cs="Times New Roman"/>
          <w:sz w:val="24"/>
          <w:lang w:val="en-US"/>
        </w:rPr>
        <w:t>We ran CAGEfightR with the following parameters: clusterUnidirectionally</w:t>
      </w:r>
      <w:r w:rsidR="00573600" w:rsidRPr="0075606C">
        <w:rPr>
          <w:rFonts w:ascii="Times New Roman" w:hAnsi="Times New Roman" w:cs="Times New Roman"/>
          <w:sz w:val="24"/>
          <w:lang w:val="en-US"/>
        </w:rPr>
        <w:t xml:space="preserve"> </w:t>
      </w:r>
      <w:r w:rsidR="003A4CEA" w:rsidRPr="0075606C">
        <w:rPr>
          <w:rFonts w:ascii="Times New Roman" w:hAnsi="Times New Roman" w:cs="Times New Roman"/>
          <w:sz w:val="24"/>
          <w:lang w:val="en-US"/>
        </w:rPr>
        <w:t>(pooledCutoff = 1, mergeDist = 10). This means that TSS positions within a 10-nucleotide window were clustered together (mergeDist = 10), and TSS clusters with a minimum pooled value (pooledCutoff = 1) of less than 1 were excluded from further analysis.</w:t>
      </w:r>
    </w:p>
    <w:p w14:paraId="01256B82" w14:textId="793F5995" w:rsidR="006D0604" w:rsidRPr="0075606C" w:rsidRDefault="0064432F"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 xml:space="preserve">Reference </w:t>
      </w:r>
      <w:r w:rsidR="0073667D" w:rsidRPr="0075606C">
        <w:rPr>
          <w:rFonts w:ascii="Times New Roman" w:hAnsi="Times New Roman" w:cs="Times New Roman"/>
          <w:i/>
          <w:sz w:val="24"/>
          <w:lang w:val="en-US"/>
        </w:rPr>
        <w:t>t</w:t>
      </w:r>
      <w:r w:rsidR="006D0604" w:rsidRPr="0075606C">
        <w:rPr>
          <w:rFonts w:ascii="Times New Roman" w:hAnsi="Times New Roman" w:cs="Times New Roman"/>
          <w:i/>
          <w:sz w:val="24"/>
          <w:lang w:val="en-US"/>
        </w:rPr>
        <w:t>ransc</w:t>
      </w:r>
      <w:r w:rsidR="00234B39" w:rsidRPr="0075606C">
        <w:rPr>
          <w:rFonts w:ascii="Times New Roman" w:hAnsi="Times New Roman" w:cs="Times New Roman"/>
          <w:i/>
          <w:sz w:val="24"/>
          <w:lang w:val="en-US"/>
        </w:rPr>
        <w:t>r</w:t>
      </w:r>
      <w:r w:rsidR="006D0604" w:rsidRPr="0075606C">
        <w:rPr>
          <w:rFonts w:ascii="Times New Roman" w:hAnsi="Times New Roman" w:cs="Times New Roman"/>
          <w:i/>
          <w:sz w:val="24"/>
          <w:lang w:val="en-US"/>
        </w:rPr>
        <w:t xml:space="preserve">ipt </w:t>
      </w:r>
      <w:r w:rsidR="0073667D" w:rsidRPr="0075606C">
        <w:rPr>
          <w:rFonts w:ascii="Times New Roman" w:hAnsi="Times New Roman" w:cs="Times New Roman"/>
          <w:i/>
          <w:sz w:val="24"/>
          <w:lang w:val="en-US"/>
        </w:rPr>
        <w:t>c</w:t>
      </w:r>
      <w:r w:rsidR="006D0604" w:rsidRPr="0075606C">
        <w:rPr>
          <w:rFonts w:ascii="Times New Roman" w:hAnsi="Times New Roman" w:cs="Times New Roman"/>
          <w:i/>
          <w:sz w:val="24"/>
          <w:lang w:val="en-US"/>
        </w:rPr>
        <w:t>ounting</w:t>
      </w:r>
    </w:p>
    <w:p w14:paraId="0920DD13" w14:textId="45DB3338" w:rsidR="006D0604" w:rsidRPr="0075606C" w:rsidRDefault="001F15A1"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We used the collection of annotated, filtered, and validated transcripts from our previous study as a reference collection, and the list of assembled transfrags (along with their per-sample counts, as described above) as queries to count the reference transcripts </w:t>
      </w:r>
      <w:r w:rsidR="002640F8" w:rsidRPr="0075606C">
        <w:rPr>
          <w:rFonts w:ascii="Times New Roman" w:hAnsi="Times New Roman" w:cs="Times New Roman"/>
          <w:sz w:val="24"/>
          <w:lang w:val="en-US"/>
        </w:rPr>
        <w:t xml:space="preserve">(from [28]) </w:t>
      </w:r>
      <w:r w:rsidRPr="0075606C">
        <w:rPr>
          <w:rFonts w:ascii="Times New Roman" w:hAnsi="Times New Roman" w:cs="Times New Roman"/>
          <w:sz w:val="24"/>
          <w:lang w:val="en-US"/>
        </w:rPr>
        <w:t xml:space="preserve">in each dcDNA sample using the GFF-compare tool </w:t>
      </w:r>
      <w:r w:rsidR="00D44670"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{"citationID":"xJY0zT4A","properties":{"formattedCitation":"[34]","plainCitation":"[34]","noteIndex":0},"citationItems":[{"id":598,"uris":["http://zotero.org/users/local/SrvbCAEb/items/D22LHPI9"],"itemData":{"id":598,"type":"article-journal","abstract":"Summary: GTF (Gene Transfer Format) and GFF (General Feature Format) are popular file formats used by bioinformatics programs to represent and exchange information about various genomic features, such as gene and transcript locations and structure. GffRead and GffCompare are open source programs that provide extensive and efficient solutions to manipulate files in a GTF or GFF format. While GffRead can convert, sort, filter, transform, or cluster genomic features, GffCompare can be used to compare and merge different gene annotations., \nAvailability and implementation: GFF utilities are implemented in C++ for Linux and OS X and released as open source under an MIT license  (\nhttps://github.com/gpertea/gffread,\nhttps://github.com/gpertea/gffcompare).","container-title":"F1000Research","DOI":"10.12688/f1000research.23297.2","ISSN":"2046-1402","journalAbbreviation":"F1000Res","note":"PMID: 32489650\nPMCID: PMC7222033","page":"ISCB Comm J-304","source":"PubMed Central","title":"GFF Utilities: GffRead and GffCompare","title-short":"GFF Utilities","volume":"9","author":[{"family":"Pertea","given":"Geo"},{"family":"Pertea","given":"Mihaela"}],"issued":{"date-parts":[["2020",9,9]]}}}],"schema":"https://github.com/citation-style-language/schema/raw/master/csl-citation.json"} </w:instrText>
      </w:r>
      <w:r w:rsidR="00D44670"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640E3D" w:rsidRPr="0075606C">
        <w:rPr>
          <w:rFonts w:ascii="Times New Roman" w:hAnsi="Times New Roman" w:cs="Times New Roman"/>
          <w:sz w:val="24"/>
          <w:lang w:val="en-US"/>
        </w:rPr>
        <w:t>36</w:t>
      </w:r>
      <w:r w:rsidR="006F598A" w:rsidRPr="0075606C">
        <w:rPr>
          <w:rFonts w:ascii="Times New Roman" w:hAnsi="Times New Roman" w:cs="Times New Roman"/>
          <w:sz w:val="24"/>
          <w:lang w:val="en-US"/>
        </w:rPr>
        <w:t>]</w:t>
      </w:r>
      <w:r w:rsidR="00D44670" w:rsidRPr="0075606C">
        <w:rPr>
          <w:rFonts w:ascii="Times New Roman" w:hAnsi="Times New Roman" w:cs="Times New Roman"/>
          <w:sz w:val="24"/>
          <w:lang w:val="en-US"/>
        </w:rPr>
        <w:fldChar w:fldCharType="end"/>
      </w:r>
      <w:r w:rsidR="005210B0" w:rsidRPr="0075606C">
        <w:rPr>
          <w:rFonts w:ascii="Times New Roman" w:hAnsi="Times New Roman" w:cs="Times New Roman"/>
          <w:sz w:val="24"/>
          <w:lang w:val="en-US"/>
        </w:rPr>
        <w:t>.</w:t>
      </w:r>
      <w:r w:rsidR="00D44670" w:rsidRPr="0075606C">
        <w:rPr>
          <w:rFonts w:ascii="Times New Roman" w:hAnsi="Times New Roman" w:cs="Times New Roman"/>
          <w:sz w:val="24"/>
          <w:lang w:val="en-US"/>
        </w:rPr>
        <w:t xml:space="preserve"> </w:t>
      </w:r>
      <w:r w:rsidR="007F4599" w:rsidRPr="0075606C">
        <w:rPr>
          <w:rFonts w:ascii="Times New Roman" w:hAnsi="Times New Roman" w:cs="Times New Roman"/>
          <w:sz w:val="24"/>
          <w:lang w:val="en-US"/>
        </w:rPr>
        <w:t>However,</w:t>
      </w:r>
      <w:r w:rsidR="00D44670" w:rsidRPr="0075606C">
        <w:rPr>
          <w:rFonts w:ascii="Times New Roman" w:hAnsi="Times New Roman" w:cs="Times New Roman"/>
          <w:sz w:val="24"/>
          <w:lang w:val="en-US"/>
        </w:rPr>
        <w:t xml:space="preserve"> </w:t>
      </w:r>
      <w:r w:rsidR="007F4599" w:rsidRPr="0075606C">
        <w:rPr>
          <w:rFonts w:ascii="Times New Roman" w:hAnsi="Times New Roman" w:cs="Times New Roman"/>
          <w:sz w:val="24"/>
          <w:lang w:val="en-US"/>
        </w:rPr>
        <w:t>since</w:t>
      </w:r>
      <w:r w:rsidR="00D44670" w:rsidRPr="0075606C">
        <w:rPr>
          <w:rFonts w:ascii="Times New Roman" w:hAnsi="Times New Roman" w:cs="Times New Roman"/>
          <w:sz w:val="24"/>
          <w:lang w:val="en-US"/>
        </w:rPr>
        <w:t xml:space="preserve"> this tool tends to assi</w:t>
      </w:r>
      <w:r w:rsidR="007F4599" w:rsidRPr="0075606C">
        <w:rPr>
          <w:rFonts w:ascii="Times New Roman" w:hAnsi="Times New Roman" w:cs="Times New Roman"/>
          <w:sz w:val="24"/>
          <w:lang w:val="en-US"/>
        </w:rPr>
        <w:t xml:space="preserve">gn shorter transcript isoforms – those </w:t>
      </w:r>
      <w:r w:rsidR="00D44670" w:rsidRPr="0075606C">
        <w:rPr>
          <w:rFonts w:ascii="Times New Roman" w:hAnsi="Times New Roman" w:cs="Times New Roman"/>
          <w:sz w:val="24"/>
          <w:lang w:val="en-US"/>
        </w:rPr>
        <w:t>cont</w:t>
      </w:r>
      <w:r w:rsidR="007F4599" w:rsidRPr="0075606C">
        <w:rPr>
          <w:rFonts w:ascii="Times New Roman" w:hAnsi="Times New Roman" w:cs="Times New Roman"/>
          <w:sz w:val="24"/>
          <w:lang w:val="en-US"/>
        </w:rPr>
        <w:t>ained within another transcript -</w:t>
      </w:r>
      <w:r w:rsidR="00D44670" w:rsidRPr="0075606C">
        <w:rPr>
          <w:rFonts w:ascii="Times New Roman" w:hAnsi="Times New Roman" w:cs="Times New Roman"/>
          <w:sz w:val="24"/>
          <w:lang w:val="en-US"/>
        </w:rPr>
        <w:t xml:space="preserve"> to the longer one, we ran this tool iteratively for each </w:t>
      </w:r>
      <w:r w:rsidR="007F4599" w:rsidRPr="0075606C">
        <w:rPr>
          <w:rFonts w:ascii="Times New Roman" w:hAnsi="Times New Roman" w:cs="Times New Roman"/>
          <w:sz w:val="24"/>
          <w:lang w:val="en-US"/>
        </w:rPr>
        <w:t xml:space="preserve">reference transcript separately. </w:t>
      </w:r>
      <w:r w:rsidR="003D1364" w:rsidRPr="0075606C">
        <w:rPr>
          <w:rFonts w:ascii="Times New Roman" w:hAnsi="Times New Roman" w:cs="Times New Roman"/>
          <w:sz w:val="24"/>
          <w:lang w:val="en-US"/>
        </w:rPr>
        <w:t xml:space="preserve">The results were then merged, and the distances between the transfrags (queries) and all their hits (reference transcripts) were calculated. The best hit (i.e., the closest reference transcript with the smallest distance) for each query (transfrag) was then selected </w:t>
      </w:r>
      <w:r w:rsidR="003D1364" w:rsidRPr="0075606C">
        <w:rPr>
          <w:rFonts w:ascii="Times New Roman" w:hAnsi="Times New Roman" w:cs="Times New Roman"/>
          <w:sz w:val="24"/>
          <w:lang w:val="en-US"/>
        </w:rPr>
        <w:lastRenderedPageBreak/>
        <w:t xml:space="preserve">as the transfrag’s corresponding transcript. For counting reference isoforms, only hits classified as "equal to reference" (=) were retained, with a distance cut-off of 10 nucleotides for both ends and a 2-nucleotide wobble in intron positions to account for mapping issues. </w:t>
      </w:r>
      <w:r w:rsidR="00CA6FF1" w:rsidRPr="0075606C">
        <w:rPr>
          <w:rFonts w:ascii="Times New Roman" w:hAnsi="Times New Roman" w:cs="Times New Roman"/>
          <w:sz w:val="24"/>
          <w:lang w:val="en-US"/>
        </w:rPr>
        <w:t xml:space="preserve">The </w:t>
      </w:r>
      <w:r w:rsidR="00D44670" w:rsidRPr="0075606C">
        <w:rPr>
          <w:rFonts w:ascii="Times New Roman" w:hAnsi="Times New Roman" w:cs="Times New Roman"/>
          <w:sz w:val="24"/>
          <w:lang w:val="en-US"/>
        </w:rPr>
        <w:t>R-packages  rtracklayer</w:t>
      </w:r>
      <w:r w:rsidR="00CF7861" w:rsidRPr="0075606C">
        <w:rPr>
          <w:rFonts w:ascii="Times New Roman" w:hAnsi="Times New Roman" w:cs="Times New Roman"/>
          <w:sz w:val="24"/>
          <w:lang w:val="en-US"/>
        </w:rPr>
        <w:t xml:space="preserve"> </w:t>
      </w:r>
      <w:r w:rsidR="00D44670"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{"citationID":"om8J5KBu","properties":{"formattedCitation":"[35]","plainCitation":"[35]","noteIndex":0},"citationItems":[{"id":601,"uris":["http://zotero.org/users/local/SrvbCAEb/items/KCFPEK23"],"itemData":{"id":601,"type":"article-journal","abstract":"Summary: The rtracklayer package supports the integration of existing genome browsers with experimental data analyses performed in R. The user may (i) transfer annotation tracks to and from a genome browser and (ii) create and manipulate browser views to focus on a particular set of annotations in a specific genomic region. Currently, the UCSC genome browser is supported., Availability: The package is freely available from http://www.bioconductor.org/. A quick-start vignette is included with the package., Contact: mflawren@fhcrc.org","container-title":"Bioinformatics","DOI":"10.1093/bioinformatics/btp328","ISSN":"1367-4803","issue":"14","journalAbbreviation":"Bioinformatics","note":"PMID: 19468054\nPMCID: PMC2705236","page":"1841-1842","source":"PubMed Central","title":"rtracklayer: an R package for interfacing with genome browsers","title-short":"rtracklayer","volume":"25","author":[{"family":"Lawrence","given":"Michael"},{"family":"Gentleman","given":"Robert"},{"family":"Carey","given":"Vincent"}],"issued":{"date-parts":[["2009",7,15]]}}}],"schema":"https://github.com/citation-style-language/schema/raw/master/csl-citation.json"} </w:instrText>
      </w:r>
      <w:r w:rsidR="00D44670"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640E3D" w:rsidRPr="0075606C">
        <w:rPr>
          <w:rFonts w:ascii="Times New Roman" w:hAnsi="Times New Roman" w:cs="Times New Roman"/>
          <w:sz w:val="24"/>
          <w:lang w:val="en-US"/>
        </w:rPr>
        <w:t>37</w:t>
      </w:r>
      <w:r w:rsidR="006F598A" w:rsidRPr="0075606C">
        <w:rPr>
          <w:rFonts w:ascii="Times New Roman" w:hAnsi="Times New Roman" w:cs="Times New Roman"/>
          <w:sz w:val="24"/>
          <w:lang w:val="en-US"/>
        </w:rPr>
        <w:t>]</w:t>
      </w:r>
      <w:r w:rsidR="00D44670" w:rsidRPr="0075606C">
        <w:rPr>
          <w:rFonts w:ascii="Times New Roman" w:hAnsi="Times New Roman" w:cs="Times New Roman"/>
          <w:sz w:val="24"/>
          <w:lang w:val="en-US"/>
        </w:rPr>
        <w:fldChar w:fldCharType="end"/>
      </w:r>
      <w:r w:rsidR="00D44670" w:rsidRPr="0075606C">
        <w:rPr>
          <w:rFonts w:ascii="Times New Roman" w:hAnsi="Times New Roman" w:cs="Times New Roman"/>
          <w:sz w:val="24"/>
          <w:lang w:val="en-US"/>
        </w:rPr>
        <w:t xml:space="preserve"> was used to export and import .gff3 files. </w:t>
      </w:r>
    </w:p>
    <w:p w14:paraId="7A181883" w14:textId="23F46DA0" w:rsidR="00451156" w:rsidRPr="0075606C" w:rsidRDefault="0073667D" w:rsidP="00573600">
      <w:pPr>
        <w:spacing w:after="120" w:line="240" w:lineRule="auto"/>
        <w:jc w:val="both"/>
        <w:rPr>
          <w:rFonts w:ascii="Times New Roman" w:hAnsi="Times New Roman" w:cs="Times New Roman"/>
          <w:i/>
          <w:sz w:val="24"/>
          <w:szCs w:val="24"/>
          <w:lang w:val="en-US" w:eastAsia="zh-CN"/>
        </w:rPr>
      </w:pPr>
      <w:r w:rsidRPr="0075606C">
        <w:rPr>
          <w:rFonts w:ascii="Times New Roman" w:hAnsi="Times New Roman" w:cs="Times New Roman"/>
          <w:i/>
          <w:sz w:val="24"/>
          <w:szCs w:val="24"/>
          <w:lang w:val="en-US" w:eastAsia="zh-CN"/>
        </w:rPr>
        <w:t>TSS clusters v</w:t>
      </w:r>
      <w:r w:rsidR="00451156" w:rsidRPr="0075606C">
        <w:rPr>
          <w:rFonts w:ascii="Times New Roman" w:hAnsi="Times New Roman" w:cs="Times New Roman"/>
          <w:i/>
          <w:sz w:val="24"/>
          <w:szCs w:val="24"/>
          <w:lang w:val="en-US" w:eastAsia="zh-CN"/>
        </w:rPr>
        <w:t>alidation</w:t>
      </w:r>
    </w:p>
    <w:p w14:paraId="31912F4A" w14:textId="395BA225" w:rsidR="00A906D9" w:rsidRPr="0075606C" w:rsidRDefault="00A906D9"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Next, we assigned confidence levels to the TSS clusters (from the CAGEfightR output) by empirically combining support thresholds with quartile-based score bins. Clusters with support ≤ 2 and scores in the bottom quartile (Q1) were classified as low confidence (labelled with an asterisk [*]), while those with support of 3–5 and scores in Q2 or Q3 were assigned moderate confidence (labelled with two asterisks [**]). Clusters with support exceeding 5 or scores in the top quartile (Q4) were categorized as high confidence (labelled with three asterisks [***]). Clusters meeting only one of the high-confidence criteria were also classified as moderate confidence. This classification is heuristic rather than a formal statistical test, relying on observed distribution patterns to label CAGE TSS clusters as low, moderate, or high confidence.</w:t>
      </w:r>
    </w:p>
    <w:p w14:paraId="0A638007" w14:textId="7583909A" w:rsidR="00451156" w:rsidRPr="0075606C" w:rsidRDefault="00451156"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i/>
          <w:sz w:val="24"/>
          <w:szCs w:val="24"/>
          <w:lang w:val="en-US" w:eastAsia="zh-CN"/>
        </w:rPr>
        <w:t>Transcri</w:t>
      </w:r>
      <w:r w:rsidR="0073667D" w:rsidRPr="0075606C">
        <w:rPr>
          <w:rFonts w:ascii="Times New Roman" w:hAnsi="Times New Roman" w:cs="Times New Roman"/>
          <w:i/>
          <w:sz w:val="24"/>
          <w:szCs w:val="24"/>
          <w:lang w:val="en-US" w:eastAsia="zh-CN"/>
        </w:rPr>
        <w:t>pt m</w:t>
      </w:r>
      <w:r w:rsidRPr="0075606C">
        <w:rPr>
          <w:rFonts w:ascii="Times New Roman" w:hAnsi="Times New Roman" w:cs="Times New Roman"/>
          <w:i/>
          <w:sz w:val="24"/>
          <w:szCs w:val="24"/>
          <w:lang w:val="en-US" w:eastAsia="zh-CN"/>
        </w:rPr>
        <w:t>erging</w:t>
      </w:r>
      <w:r w:rsidR="00F12AE4" w:rsidRPr="0075606C">
        <w:rPr>
          <w:rFonts w:ascii="Times New Roman" w:hAnsi="Times New Roman" w:cs="Times New Roman"/>
          <w:i/>
          <w:sz w:val="24"/>
          <w:szCs w:val="24"/>
          <w:lang w:val="en-US" w:eastAsia="zh-CN"/>
        </w:rPr>
        <w:t xml:space="preserve"> and TSS </w:t>
      </w:r>
      <w:r w:rsidR="0073667D" w:rsidRPr="0075606C">
        <w:rPr>
          <w:rFonts w:ascii="Times New Roman" w:hAnsi="Times New Roman" w:cs="Times New Roman"/>
          <w:i/>
          <w:sz w:val="24"/>
          <w:szCs w:val="24"/>
          <w:lang w:val="en-US" w:eastAsia="zh-CN"/>
        </w:rPr>
        <w:t>r</w:t>
      </w:r>
      <w:r w:rsidR="00F12AE4" w:rsidRPr="0075606C">
        <w:rPr>
          <w:rFonts w:ascii="Times New Roman" w:hAnsi="Times New Roman" w:cs="Times New Roman"/>
          <w:i/>
          <w:sz w:val="24"/>
          <w:szCs w:val="24"/>
          <w:lang w:val="en-US" w:eastAsia="zh-CN"/>
        </w:rPr>
        <w:t>efinement</w:t>
      </w:r>
    </w:p>
    <w:p w14:paraId="49F2E6A8" w14:textId="77777777"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To integrate the CAGE-Seq and dcDNA-Seq datasets, we merged CAGE TSS clusters with transfrags obtained from dcDNA-Seq. These transfrags contained reference transcript identities from the GFF-compare results and were used to refine TSS annotation. Only transfrags with a "correct" 5′-end (i.e., where the soft-clipped region contained the adapter sequence) were used.</w:t>
      </w:r>
    </w:p>
    <w:p w14:paraId="55320182" w14:textId="4C5D71B4"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The process consisted of two key steps: assigning CAGE TSS clusters to transfrags, and refining broad CAGE TSS clusters based on dcDNA-Seq 5′-ends.</w:t>
      </w:r>
    </w:p>
    <w:p w14:paraId="7A70CAF0" w14:textId="76CA7AFE" w:rsidR="00D93107" w:rsidRPr="0075606C" w:rsidRDefault="00F760B6" w:rsidP="00F760B6">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     </w:t>
      </w:r>
      <w:r w:rsidR="0073667D" w:rsidRPr="0075606C">
        <w:rPr>
          <w:rFonts w:ascii="Times New Roman" w:hAnsi="Times New Roman" w:cs="Times New Roman"/>
          <w:sz w:val="24"/>
          <w:szCs w:val="24"/>
          <w:lang w:val="en-US" w:eastAsia="zh-CN"/>
        </w:rPr>
        <w:t>1) Merging CAGE TSS clusters with t</w:t>
      </w:r>
      <w:r w:rsidR="00D93107" w:rsidRPr="0075606C">
        <w:rPr>
          <w:rFonts w:ascii="Times New Roman" w:hAnsi="Times New Roman" w:cs="Times New Roman"/>
          <w:sz w:val="24"/>
          <w:szCs w:val="24"/>
          <w:lang w:val="en-US" w:eastAsia="zh-CN"/>
        </w:rPr>
        <w:t>ransfrags</w:t>
      </w:r>
    </w:p>
    <w:p w14:paraId="54265CE9" w14:textId="77777777"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We first merged CAGE TSS clusters (from the CAGEfightR output) with transfrags (from dcDNA-Seq) based on their relative genomic positions. Specifically, a CAGE TSS cluster was assigned to a transfrag if its 5′-end fell within the cluster boundaries. However, since some CAGE TSS clusters spanned up to ~150 nucleotides, additional refinement was necessary.</w:t>
      </w:r>
    </w:p>
    <w:p w14:paraId="5EC73D12" w14:textId="4CA75429" w:rsidR="00D93107" w:rsidRPr="0075606C" w:rsidRDefault="00F760B6" w:rsidP="00F760B6">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     </w:t>
      </w:r>
      <w:r w:rsidR="0073667D" w:rsidRPr="0075606C">
        <w:rPr>
          <w:rFonts w:ascii="Times New Roman" w:hAnsi="Times New Roman" w:cs="Times New Roman"/>
          <w:sz w:val="24"/>
          <w:szCs w:val="24"/>
          <w:lang w:val="en-US" w:eastAsia="zh-CN"/>
        </w:rPr>
        <w:t>2) Refinement of TSS clusters using peak a</w:t>
      </w:r>
      <w:r w:rsidR="00D93107" w:rsidRPr="0075606C">
        <w:rPr>
          <w:rFonts w:ascii="Times New Roman" w:hAnsi="Times New Roman" w:cs="Times New Roman"/>
          <w:sz w:val="24"/>
          <w:szCs w:val="24"/>
          <w:lang w:val="en-US" w:eastAsia="zh-CN"/>
        </w:rPr>
        <w:t>nalysis</w:t>
      </w:r>
    </w:p>
    <w:p w14:paraId="1C7EC0FF" w14:textId="77777777"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To improve the resolution of TSS positions, we refined each CAGE TSS cluster by leveraging dcDNA-Seq 5′-end counts. We applied a custom peak-analysis algorithm to each cluster, using dcDNA-Seq 5′-end read counts as weights. The refinement process was as follows:</w:t>
      </w:r>
    </w:p>
    <w:p w14:paraId="6C821DEC" w14:textId="2C001697" w:rsidR="00D93107" w:rsidRPr="0075606C" w:rsidRDefault="00D93107" w:rsidP="00F760B6">
      <w:pPr>
        <w:spacing w:after="120" w:line="240" w:lineRule="auto"/>
        <w:ind w:firstLine="720"/>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a. Grouping adjacent positions into sub-clusters if:</w:t>
      </w:r>
      <w:r w:rsidR="00F760B6" w:rsidRPr="0075606C">
        <w:rPr>
          <w:rFonts w:ascii="Times New Roman" w:hAnsi="Times New Roman" w:cs="Times New Roman"/>
          <w:sz w:val="24"/>
          <w:szCs w:val="24"/>
          <w:lang w:val="en-US" w:eastAsia="zh-CN"/>
        </w:rPr>
        <w:t xml:space="preserve"> t</w:t>
      </w:r>
      <w:r w:rsidRPr="0075606C">
        <w:rPr>
          <w:rFonts w:ascii="Times New Roman" w:hAnsi="Times New Roman" w:cs="Times New Roman"/>
          <w:sz w:val="24"/>
          <w:szCs w:val="24"/>
          <w:lang w:val="en-US" w:eastAsia="zh-CN"/>
        </w:rPr>
        <w:t>heir g</w:t>
      </w:r>
      <w:r w:rsidR="00F760B6" w:rsidRPr="0075606C">
        <w:rPr>
          <w:rFonts w:ascii="Times New Roman" w:hAnsi="Times New Roman" w:cs="Times New Roman"/>
          <w:sz w:val="24"/>
          <w:szCs w:val="24"/>
          <w:lang w:val="en-US" w:eastAsia="zh-CN"/>
        </w:rPr>
        <w:t>enomic distance was ≤ 5 bp, and t</w:t>
      </w:r>
      <w:r w:rsidRPr="0075606C">
        <w:rPr>
          <w:rFonts w:ascii="Times New Roman" w:hAnsi="Times New Roman" w:cs="Times New Roman"/>
          <w:sz w:val="24"/>
          <w:szCs w:val="24"/>
          <w:lang w:val="en-US" w:eastAsia="zh-CN"/>
        </w:rPr>
        <w:t>he cluster had not exceeded a maximum size of 25 positions.</w:t>
      </w:r>
    </w:p>
    <w:p w14:paraId="56C2D015" w14:textId="77777777" w:rsidR="00D93107" w:rsidRPr="0075606C" w:rsidRDefault="00D93107" w:rsidP="00F760B6">
      <w:pPr>
        <w:spacing w:after="120" w:line="240" w:lineRule="auto"/>
        <w:ind w:firstLine="720"/>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b. Excluding positions with zero coverage to eliminate noise.</w:t>
      </w:r>
    </w:p>
    <w:p w14:paraId="05499961" w14:textId="6605C156" w:rsidR="00F12AE4" w:rsidRPr="0075606C" w:rsidRDefault="00F12AE4"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This refinement ensured that local hotspots of TSS usage were captured with high precision, producing compact and biol</w:t>
      </w:r>
      <w:r w:rsidR="00F34A6C" w:rsidRPr="0075606C">
        <w:rPr>
          <w:rFonts w:ascii="Times New Roman" w:hAnsi="Times New Roman" w:cs="Times New Roman"/>
          <w:sz w:val="24"/>
          <w:szCs w:val="24"/>
          <w:lang w:val="en-US" w:eastAsia="zh-CN"/>
        </w:rPr>
        <w:t>ogically meaningful TSSs, termed validated TSS peaks,</w:t>
      </w:r>
      <w:r w:rsidRPr="0075606C">
        <w:rPr>
          <w:rFonts w:ascii="Times New Roman" w:hAnsi="Times New Roman" w:cs="Times New Roman"/>
          <w:sz w:val="24"/>
          <w:szCs w:val="24"/>
          <w:lang w:val="en-US" w:eastAsia="zh-CN"/>
        </w:rPr>
        <w:t xml:space="preserve"> for downstream analysis.</w:t>
      </w:r>
    </w:p>
    <w:p w14:paraId="523223D0" w14:textId="71ADE9E9" w:rsidR="003B159A"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Transcript assembly and v</w:t>
      </w:r>
      <w:r w:rsidR="003B159A" w:rsidRPr="0075606C">
        <w:rPr>
          <w:rFonts w:ascii="Times New Roman" w:hAnsi="Times New Roman" w:cs="Times New Roman"/>
          <w:i/>
          <w:sz w:val="24"/>
          <w:lang w:val="en-US"/>
        </w:rPr>
        <w:t>alidation</w:t>
      </w:r>
    </w:p>
    <w:p w14:paraId="2357B954" w14:textId="0258BB5B" w:rsidR="0048108F" w:rsidRPr="0075606C" w:rsidRDefault="0078663C" w:rsidP="0078663C">
      <w:pPr>
        <w:jc w:val="both"/>
        <w:rPr>
          <w:rFonts w:ascii="Times New Roman" w:hAnsi="Times New Roman" w:cs="Times New Roman"/>
          <w:sz w:val="24"/>
          <w:lang w:val="en-US"/>
        </w:rPr>
      </w:pPr>
      <w:r w:rsidRPr="0075606C">
        <w:rPr>
          <w:rFonts w:ascii="Times New Roman" w:hAnsi="Times New Roman" w:cs="Times New Roman"/>
          <w:sz w:val="24"/>
          <w:lang w:val="en-US"/>
        </w:rPr>
        <w:t xml:space="preserve">Transcripts were reconstructed from the dcDNA dataset by pairing validated TSS peaks (dcDNA 5′-end peaks within the CAGE TSS clusters) with their corresponding TESs from the reference transcript list. </w:t>
      </w:r>
      <w:r w:rsidR="00F34A6C" w:rsidRPr="0075606C">
        <w:rPr>
          <w:rFonts w:ascii="Times New Roman" w:hAnsi="Times New Roman" w:cs="Times New Roman"/>
          <w:sz w:val="24"/>
          <w:lang w:val="en-US"/>
        </w:rPr>
        <w:t>For this, the following</w:t>
      </w:r>
      <w:r w:rsidR="0048108F" w:rsidRPr="0075606C">
        <w:rPr>
          <w:rFonts w:ascii="Times New Roman" w:hAnsi="Times New Roman" w:cs="Times New Roman"/>
          <w:sz w:val="24"/>
          <w:lang w:val="en-US"/>
        </w:rPr>
        <w:t xml:space="preserve"> stringent criteria</w:t>
      </w:r>
      <w:r w:rsidR="00F34A6C" w:rsidRPr="0075606C">
        <w:rPr>
          <w:rFonts w:ascii="Times New Roman" w:hAnsi="Times New Roman" w:cs="Times New Roman"/>
          <w:sz w:val="24"/>
          <w:lang w:val="en-US"/>
        </w:rPr>
        <w:t xml:space="preserve"> were used</w:t>
      </w:r>
      <w:r w:rsidR="0048108F" w:rsidRPr="0075606C">
        <w:rPr>
          <w:rFonts w:ascii="Times New Roman" w:hAnsi="Times New Roman" w:cs="Times New Roman"/>
          <w:sz w:val="24"/>
          <w:lang w:val="en-US"/>
        </w:rPr>
        <w:t xml:space="preserve">: (i) </w:t>
      </w:r>
      <w:r w:rsidR="00B81ADC" w:rsidRPr="0075606C">
        <w:rPr>
          <w:rFonts w:ascii="Times New Roman" w:hAnsi="Times New Roman" w:cs="Times New Roman"/>
          <w:sz w:val="24"/>
          <w:lang w:val="en-US"/>
        </w:rPr>
        <w:t>transfrags</w:t>
      </w:r>
      <w:r w:rsidR="0048108F" w:rsidRPr="0075606C">
        <w:rPr>
          <w:rFonts w:ascii="Times New Roman" w:hAnsi="Times New Roman" w:cs="Times New Roman"/>
          <w:sz w:val="24"/>
          <w:lang w:val="en-US"/>
        </w:rPr>
        <w:t xml:space="preserve"> were annotated </w:t>
      </w:r>
      <w:r w:rsidR="00F15E9C" w:rsidRPr="0075606C">
        <w:rPr>
          <w:rFonts w:ascii="Times New Roman" w:hAnsi="Times New Roman" w:cs="Times New Roman"/>
          <w:sz w:val="24"/>
          <w:lang w:val="en-US"/>
        </w:rPr>
        <w:t>to a novel TSS only if their 5′-</w:t>
      </w:r>
      <w:r w:rsidR="0048108F" w:rsidRPr="0075606C">
        <w:rPr>
          <w:rFonts w:ascii="Times New Roman" w:hAnsi="Times New Roman" w:cs="Times New Roman"/>
          <w:sz w:val="24"/>
          <w:lang w:val="en-US"/>
        </w:rPr>
        <w:t xml:space="preserve">ends were within ±10 </w:t>
      </w:r>
      <w:r w:rsidR="002E4D90" w:rsidRPr="0075606C">
        <w:rPr>
          <w:rFonts w:ascii="Times New Roman" w:hAnsi="Times New Roman" w:cs="Times New Roman"/>
          <w:sz w:val="24"/>
          <w:lang w:val="en-US"/>
        </w:rPr>
        <w:t xml:space="preserve">nucleotides </w:t>
      </w:r>
      <w:r w:rsidR="0048108F" w:rsidRPr="0075606C">
        <w:rPr>
          <w:rFonts w:ascii="Times New Roman" w:hAnsi="Times New Roman" w:cs="Times New Roman"/>
          <w:sz w:val="24"/>
          <w:lang w:val="en-US"/>
        </w:rPr>
        <w:t>of the refined</w:t>
      </w:r>
      <w:r w:rsidR="00ED0807" w:rsidRPr="0075606C">
        <w:rPr>
          <w:rFonts w:ascii="Times New Roman" w:hAnsi="Times New Roman" w:cs="Times New Roman"/>
          <w:sz w:val="24"/>
          <w:lang w:val="en-US"/>
        </w:rPr>
        <w:t xml:space="preserve"> TSS cluster, and (ii) their 3′-</w:t>
      </w:r>
      <w:r w:rsidR="0048108F" w:rsidRPr="0075606C">
        <w:rPr>
          <w:rFonts w:ascii="Times New Roman" w:hAnsi="Times New Roman" w:cs="Times New Roman"/>
          <w:sz w:val="24"/>
          <w:lang w:val="en-US"/>
        </w:rPr>
        <w:t xml:space="preserve">ends overlapped a known TES (also within ±10 </w:t>
      </w:r>
      <w:r w:rsidR="002E4D90" w:rsidRPr="0075606C">
        <w:rPr>
          <w:rFonts w:ascii="Times New Roman" w:hAnsi="Times New Roman" w:cs="Times New Roman"/>
          <w:sz w:val="24"/>
          <w:lang w:val="en-US"/>
        </w:rPr>
        <w:t>nucleotides</w:t>
      </w:r>
      <w:r w:rsidR="0048108F"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This approach enabled the integration of CAGE-Seq and dcDNA-Seq datasets to annotate TSSs from transfrags that could not be assigned to a reference transcript but exhibited significant TSS activity based on both dcDNA </w:t>
      </w:r>
      <w:r w:rsidRPr="0075606C">
        <w:rPr>
          <w:rFonts w:ascii="Times New Roman" w:hAnsi="Times New Roman" w:cs="Times New Roman"/>
          <w:sz w:val="24"/>
          <w:lang w:val="en-US"/>
        </w:rPr>
        <w:lastRenderedPageBreak/>
        <w:t xml:space="preserve">and CAGE data. </w:t>
      </w:r>
      <w:r w:rsidR="0048108F" w:rsidRPr="0075606C">
        <w:rPr>
          <w:rFonts w:ascii="Times New Roman" w:hAnsi="Times New Roman" w:cs="Times New Roman"/>
          <w:sz w:val="24"/>
          <w:lang w:val="en-US"/>
        </w:rPr>
        <w:t xml:space="preserve">To annotate transcripts, we paired the refined </w:t>
      </w:r>
      <w:r w:rsidR="00B81ADC" w:rsidRPr="0075606C">
        <w:rPr>
          <w:rFonts w:ascii="Times New Roman" w:hAnsi="Times New Roman" w:cs="Times New Roman"/>
          <w:sz w:val="24"/>
          <w:lang w:val="en-US"/>
        </w:rPr>
        <w:t xml:space="preserve">(validated) </w:t>
      </w:r>
      <w:r w:rsidR="0048108F" w:rsidRPr="0075606C">
        <w:rPr>
          <w:rFonts w:ascii="Times New Roman" w:hAnsi="Times New Roman" w:cs="Times New Roman"/>
          <w:sz w:val="24"/>
          <w:lang w:val="en-US"/>
        </w:rPr>
        <w:t>TSS peaks with TESs</w:t>
      </w:r>
      <w:r w:rsidR="00B81ADC" w:rsidRPr="0075606C">
        <w:rPr>
          <w:rFonts w:ascii="Times New Roman" w:hAnsi="Times New Roman" w:cs="Times New Roman"/>
          <w:sz w:val="24"/>
          <w:lang w:val="en-US"/>
        </w:rPr>
        <w:t xml:space="preserve"> from the reference transcript list</w:t>
      </w:r>
      <w:r w:rsidR="0048108F" w:rsidRPr="0075606C">
        <w:rPr>
          <w:rFonts w:ascii="Times New Roman" w:hAnsi="Times New Roman" w:cs="Times New Roman"/>
          <w:sz w:val="24"/>
          <w:lang w:val="en-US"/>
        </w:rPr>
        <w:t>, ensuri</w:t>
      </w:r>
      <w:r w:rsidR="00F15E9C" w:rsidRPr="0075606C">
        <w:rPr>
          <w:rFonts w:ascii="Times New Roman" w:hAnsi="Times New Roman" w:cs="Times New Roman"/>
          <w:sz w:val="24"/>
          <w:lang w:val="en-US"/>
        </w:rPr>
        <w:t>ng that (i) the transcript's 5′-</w:t>
      </w:r>
      <w:r w:rsidR="0048108F" w:rsidRPr="0075606C">
        <w:rPr>
          <w:rFonts w:ascii="Times New Roman" w:hAnsi="Times New Roman" w:cs="Times New Roman"/>
          <w:sz w:val="24"/>
          <w:lang w:val="en-US"/>
        </w:rPr>
        <w:t xml:space="preserve">end was within ±10 </w:t>
      </w:r>
      <w:r w:rsidR="002E4D90" w:rsidRPr="0075606C">
        <w:rPr>
          <w:rFonts w:ascii="Times New Roman" w:hAnsi="Times New Roman" w:cs="Times New Roman"/>
          <w:sz w:val="24"/>
          <w:lang w:val="en-US"/>
        </w:rPr>
        <w:t>nucleotides</w:t>
      </w:r>
      <w:r w:rsidR="0048108F" w:rsidRPr="0075606C">
        <w:rPr>
          <w:rFonts w:ascii="Times New Roman" w:hAnsi="Times New Roman" w:cs="Times New Roman"/>
          <w:sz w:val="24"/>
          <w:lang w:val="en-US"/>
        </w:rPr>
        <w:t xml:space="preserve"> of the refined TSS cluster, and (ii) the </w:t>
      </w:r>
      <w:r w:rsidR="00ED0807" w:rsidRPr="0075606C">
        <w:rPr>
          <w:rFonts w:ascii="Times New Roman" w:hAnsi="Times New Roman" w:cs="Times New Roman"/>
          <w:sz w:val="24"/>
          <w:lang w:val="en-US"/>
        </w:rPr>
        <w:t>corresponding 3′-</w:t>
      </w:r>
      <w:r w:rsidR="0048108F" w:rsidRPr="0075606C">
        <w:rPr>
          <w:rFonts w:ascii="Times New Roman" w:hAnsi="Times New Roman" w:cs="Times New Roman"/>
          <w:sz w:val="24"/>
          <w:lang w:val="en-US"/>
        </w:rPr>
        <w:t xml:space="preserve">end overlapped a known TES within ±10 </w:t>
      </w:r>
      <w:r w:rsidR="002E4D90" w:rsidRPr="0075606C">
        <w:rPr>
          <w:rFonts w:ascii="Times New Roman" w:hAnsi="Times New Roman" w:cs="Times New Roman"/>
          <w:sz w:val="24"/>
          <w:lang w:val="en-US"/>
        </w:rPr>
        <w:t>nucleotides</w:t>
      </w:r>
      <w:r w:rsidR="0048108F" w:rsidRPr="0075606C">
        <w:rPr>
          <w:rFonts w:ascii="Times New Roman" w:hAnsi="Times New Roman" w:cs="Times New Roman"/>
          <w:sz w:val="24"/>
          <w:lang w:val="en-US"/>
        </w:rPr>
        <w:t>. Each transcript required strict criteria for annotation:</w:t>
      </w:r>
    </w:p>
    <w:p w14:paraId="776D9AC9" w14:textId="69E9D42B" w:rsidR="0048108F" w:rsidRPr="0075606C" w:rsidRDefault="0048108F" w:rsidP="00573600">
      <w:pPr>
        <w:pStyle w:val="Listaszerbekezds"/>
        <w:numPr>
          <w:ilvl w:val="0"/>
          <w:numId w:val="23"/>
        </w:numPr>
        <w:spacing w:after="120" w:line="240" w:lineRule="auto"/>
        <w:ind w:left="709"/>
        <w:jc w:val="both"/>
        <w:rPr>
          <w:rFonts w:ascii="Times New Roman" w:hAnsi="Times New Roman" w:cs="Times New Roman"/>
          <w:sz w:val="24"/>
          <w:lang w:val="en-US"/>
        </w:rPr>
      </w:pPr>
      <w:r w:rsidRPr="0075606C">
        <w:rPr>
          <w:rFonts w:ascii="Times New Roman" w:hAnsi="Times New Roman" w:cs="Times New Roman"/>
          <w:sz w:val="24"/>
          <w:lang w:val="en-US"/>
        </w:rPr>
        <w:t>At least three dcDNA-Seq reads sharing the same TSS and TES coordinates,</w:t>
      </w:r>
    </w:p>
    <w:p w14:paraId="42D817F7" w14:textId="62C79EEA" w:rsidR="0048108F" w:rsidRPr="0075606C" w:rsidRDefault="005D2A92" w:rsidP="00573600">
      <w:pPr>
        <w:pStyle w:val="Listaszerbekezds"/>
        <w:numPr>
          <w:ilvl w:val="0"/>
          <w:numId w:val="23"/>
        </w:numPr>
        <w:spacing w:after="120" w:line="240" w:lineRule="auto"/>
        <w:ind w:left="709"/>
        <w:jc w:val="both"/>
        <w:rPr>
          <w:rFonts w:ascii="Times New Roman" w:hAnsi="Times New Roman" w:cs="Times New Roman"/>
          <w:sz w:val="24"/>
          <w:lang w:val="en-US"/>
        </w:rPr>
      </w:pPr>
      <w:r w:rsidRPr="0075606C">
        <w:rPr>
          <w:rFonts w:ascii="Times New Roman" w:hAnsi="Times New Roman" w:cs="Times New Roman"/>
          <w:sz w:val="24"/>
          <w:lang w:val="en-US"/>
        </w:rPr>
        <w:t>The p</w:t>
      </w:r>
      <w:r w:rsidR="00856119" w:rsidRPr="0075606C">
        <w:rPr>
          <w:rFonts w:ascii="Times New Roman" w:hAnsi="Times New Roman" w:cs="Times New Roman"/>
          <w:sz w:val="24"/>
          <w:lang w:val="en-US"/>
        </w:rPr>
        <w:t>resence of correct 5′-</w:t>
      </w:r>
      <w:r w:rsidR="0048108F" w:rsidRPr="0075606C">
        <w:rPr>
          <w:rFonts w:ascii="Times New Roman" w:hAnsi="Times New Roman" w:cs="Times New Roman"/>
          <w:sz w:val="24"/>
          <w:lang w:val="en-US"/>
        </w:rPr>
        <w:t>adapter sequences,</w:t>
      </w:r>
    </w:p>
    <w:p w14:paraId="771C3DD0" w14:textId="40CDCF80" w:rsidR="0048108F" w:rsidRPr="0075606C" w:rsidRDefault="0048108F" w:rsidP="00573600">
      <w:pPr>
        <w:pStyle w:val="Listaszerbekezds"/>
        <w:numPr>
          <w:ilvl w:val="0"/>
          <w:numId w:val="23"/>
        </w:numPr>
        <w:spacing w:after="120" w:line="240" w:lineRule="auto"/>
        <w:ind w:left="709"/>
        <w:jc w:val="both"/>
        <w:rPr>
          <w:rFonts w:ascii="Times New Roman" w:hAnsi="Times New Roman" w:cs="Times New Roman"/>
          <w:sz w:val="24"/>
          <w:lang w:val="en-US"/>
        </w:rPr>
      </w:pPr>
      <w:r w:rsidRPr="0075606C">
        <w:rPr>
          <w:rFonts w:ascii="Times New Roman" w:hAnsi="Times New Roman" w:cs="Times New Roman"/>
          <w:sz w:val="24"/>
          <w:lang w:val="en-US"/>
        </w:rPr>
        <w:t>Alignment with CAGE-Seq–derived TSS clusters and previously validated TESs.</w:t>
      </w:r>
    </w:p>
    <w:p w14:paraId="08A7781A" w14:textId="77777777" w:rsidR="0094317E" w:rsidRPr="0075606C" w:rsidRDefault="0048108F"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Newly assembled transcripts were integrated with our prior annotation [28], allowing us to reintroduce previously excluded transcripts that now met refined criteria, as well as to add novel transcripts not previously detected. </w:t>
      </w:r>
    </w:p>
    <w:p w14:paraId="7C4FF731" w14:textId="77777777" w:rsidR="0078663C" w:rsidRPr="0075606C" w:rsidRDefault="00471E4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We further evaluated our previous dRNA-Seq dataset using the NAGATA software [38] to validate the novel TSSs (and introns) identified by our LoRTIA and </w:t>
      </w:r>
      <w:r w:rsidRPr="0075606C">
        <w:rPr>
          <w:rFonts w:ascii="Times New Roman" w:hAnsi="Times New Roman" w:cs="Times New Roman"/>
          <w:sz w:val="24"/>
          <w:szCs w:val="24"/>
          <w:lang w:val="en-US" w:eastAsia="zh-CN"/>
        </w:rPr>
        <w:t>CAGEfightR</w:t>
      </w:r>
      <w:r w:rsidRPr="0075606C">
        <w:rPr>
          <w:rFonts w:ascii="Times New Roman" w:hAnsi="Times New Roman" w:cs="Times New Roman"/>
          <w:sz w:val="24"/>
          <w:lang w:val="en-US"/>
        </w:rPr>
        <w:t xml:space="preserve">-based workflow. </w:t>
      </w:r>
      <w:r w:rsidR="00900356" w:rsidRPr="0075606C">
        <w:rPr>
          <w:rFonts w:ascii="Times New Roman" w:hAnsi="Times New Roman" w:cs="Times New Roman"/>
          <w:sz w:val="24"/>
          <w:lang w:val="en-US"/>
        </w:rPr>
        <w:t>We used NAGATA with the following settings</w:t>
      </w:r>
      <w:r w:rsidRPr="0075606C">
        <w:rPr>
          <w:rFonts w:ascii="Times New Roman" w:hAnsi="Times New Roman" w:cs="Times New Roman"/>
          <w:sz w:val="24"/>
          <w:lang w:val="en-US"/>
        </w:rPr>
        <w:t>: -m 1 -tg 2, with all other parameters set to default. This configuration was chosen to annotate rare TSSs, and introns in the dRNA-Seq data, which were confirmed by the dcDNA-Seq data exhibiting significantly higher read counts.</w:t>
      </w:r>
      <w:r w:rsidR="00900356" w:rsidRPr="0075606C">
        <w:rPr>
          <w:rFonts w:ascii="Times New Roman" w:hAnsi="Times New Roman" w:cs="Times New Roman"/>
          <w:sz w:val="24"/>
          <w:lang w:val="en-US"/>
        </w:rPr>
        <w:t xml:space="preserve"> </w:t>
      </w:r>
      <w:r w:rsidR="0078663C" w:rsidRPr="0075606C">
        <w:rPr>
          <w:rFonts w:ascii="Times New Roman" w:hAnsi="Times New Roman" w:cs="Times New Roman"/>
          <w:sz w:val="24"/>
          <w:lang w:val="en-US"/>
        </w:rPr>
        <w:t>This approach enabled the integration of CAGE-Seq and dcDNA-Seq datasets to annotate TSSs from transfrags that could not be assigned to a reference transcript but still exhibited significant TSS activity based on both dcDNA and CAGE data.</w:t>
      </w:r>
    </w:p>
    <w:p w14:paraId="309F1747" w14:textId="18CE6E26" w:rsidR="003B159A"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Transcript c</w:t>
      </w:r>
      <w:r w:rsidR="003B159A" w:rsidRPr="0075606C">
        <w:rPr>
          <w:rFonts w:ascii="Times New Roman" w:hAnsi="Times New Roman" w:cs="Times New Roman"/>
          <w:i/>
          <w:sz w:val="24"/>
          <w:lang w:val="en-US"/>
        </w:rPr>
        <w:t>lassification</w:t>
      </w:r>
    </w:p>
    <w:p w14:paraId="25EBE789" w14:textId="346898B2" w:rsidR="0094317E" w:rsidRPr="0075606C" w:rsidRDefault="0094317E"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transcripts were classified based on their structural and functional features, including coding capacity (e.g., putative mRNAs, non-coding RNAs), monocistronic or multicistronic, and variations in untra</w:t>
      </w:r>
      <w:r w:rsidR="0078663C" w:rsidRPr="0075606C">
        <w:rPr>
          <w:rFonts w:ascii="Times New Roman" w:hAnsi="Times New Roman" w:cs="Times New Roman"/>
          <w:sz w:val="24"/>
          <w:lang w:val="en-US"/>
        </w:rPr>
        <w:t>nslated regions (e.g., shorter</w:t>
      </w:r>
      <w:r w:rsidRPr="0075606C">
        <w:rPr>
          <w:rFonts w:ascii="Times New Roman" w:hAnsi="Times New Roman" w:cs="Times New Roman"/>
          <w:sz w:val="24"/>
          <w:lang w:val="en-US"/>
        </w:rPr>
        <w:t xml:space="preserve"> or longer isoforms), compared to the canonical transcript.</w:t>
      </w:r>
    </w:p>
    <w:p w14:paraId="661E286B"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Putative embedded mRNAs: these transcripts contain a 5′-truncated ORF with an in-frame ATG and share a 3′-coterminus with the canonical ORF of the given gene.</w:t>
      </w:r>
    </w:p>
    <w:p w14:paraId="2E016CCF"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Non-coding RNAs: transcripts that lack ORFs.</w:t>
      </w:r>
    </w:p>
    <w:p w14:paraId="07B8162C"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5'-UTR isoforms: these can be mono- or polycistronic, containing the same ORF as the canonical transcript but differing in the length of their 5′-untranslated regions (UTRs).</w:t>
      </w:r>
    </w:p>
    <w:p w14:paraId="3C3748B6"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Antisense RNAs: transcripts that are complementary to and transcribed in the opposite direction of the genes.</w:t>
      </w:r>
    </w:p>
    <w:p w14:paraId="057CF52B" w14:textId="1B8E2824" w:rsidR="0094317E" w:rsidRPr="0075606C" w:rsidRDefault="0094317E"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i/>
          <w:sz w:val="24"/>
          <w:szCs w:val="24"/>
          <w:lang w:val="en-US" w:eastAsia="zh-CN"/>
        </w:rPr>
        <w:t xml:space="preserve">Filtering </w:t>
      </w:r>
      <w:r w:rsidRPr="0075606C">
        <w:rPr>
          <w:rFonts w:ascii="Times New Roman" w:hAnsi="Times New Roman" w:cs="Times New Roman"/>
          <w:i/>
          <w:sz w:val="24"/>
          <w:lang w:val="en-US"/>
        </w:rPr>
        <w:t>5′-</w:t>
      </w:r>
      <w:r w:rsidRPr="0075606C">
        <w:rPr>
          <w:rFonts w:ascii="Times New Roman" w:hAnsi="Times New Roman" w:cs="Times New Roman"/>
          <w:i/>
          <w:sz w:val="24"/>
          <w:szCs w:val="24"/>
          <w:lang w:val="en-US" w:eastAsia="zh-CN"/>
        </w:rPr>
        <w:t xml:space="preserve">truncated ORF-carrying </w:t>
      </w:r>
      <w:r w:rsidR="0073667D" w:rsidRPr="0075606C">
        <w:rPr>
          <w:rFonts w:ascii="Times New Roman" w:hAnsi="Times New Roman" w:cs="Times New Roman"/>
          <w:i/>
          <w:sz w:val="24"/>
          <w:szCs w:val="24"/>
          <w:lang w:val="en-US" w:eastAsia="zh-CN"/>
        </w:rPr>
        <w:t>t</w:t>
      </w:r>
      <w:r w:rsidRPr="0075606C">
        <w:rPr>
          <w:rFonts w:ascii="Times New Roman" w:hAnsi="Times New Roman" w:cs="Times New Roman"/>
          <w:i/>
          <w:sz w:val="24"/>
          <w:szCs w:val="24"/>
          <w:lang w:val="en-US" w:eastAsia="zh-CN"/>
        </w:rPr>
        <w:t>ranscripts</w:t>
      </w:r>
    </w:p>
    <w:p w14:paraId="54167748" w14:textId="2CCED551" w:rsidR="006103B0" w:rsidRPr="0075606C" w:rsidRDefault="005354B0"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To further filter </w:t>
      </w:r>
      <w:r w:rsidR="0094317E" w:rsidRPr="0075606C">
        <w:rPr>
          <w:rFonts w:ascii="Times New Roman" w:hAnsi="Times New Roman" w:cs="Times New Roman"/>
          <w:sz w:val="24"/>
          <w:szCs w:val="24"/>
          <w:lang w:val="en-US" w:eastAsia="zh-CN"/>
        </w:rPr>
        <w:t xml:space="preserve">the TSSs of </w:t>
      </w:r>
      <w:r w:rsidRPr="0075606C">
        <w:rPr>
          <w:rFonts w:ascii="Times New Roman" w:hAnsi="Times New Roman" w:cs="Times New Roman"/>
          <w:sz w:val="24"/>
          <w:szCs w:val="24"/>
          <w:lang w:val="en-US" w:eastAsia="zh-CN"/>
        </w:rPr>
        <w:t xml:space="preserve">transcripts containing 5′-truncated ORFs with in-frame ATGs (putative mRNAs), the identified TSSs had to meet two criteria: (i) they had to appear in the NAGATA output within a 25 </w:t>
      </w:r>
      <w:r w:rsidR="002E4D90" w:rsidRPr="0075606C">
        <w:rPr>
          <w:rFonts w:ascii="Times New Roman" w:hAnsi="Times New Roman" w:cs="Times New Roman"/>
          <w:sz w:val="24"/>
          <w:lang w:val="en-US"/>
        </w:rPr>
        <w:t xml:space="preserve">nucleotide </w:t>
      </w:r>
      <w:r w:rsidRPr="0075606C">
        <w:rPr>
          <w:rFonts w:ascii="Times New Roman" w:hAnsi="Times New Roman" w:cs="Times New Roman"/>
          <w:sz w:val="24"/>
          <w:szCs w:val="24"/>
          <w:lang w:val="en-US" w:eastAsia="zh-CN"/>
        </w:rPr>
        <w:t>wobble range (to acc</w:t>
      </w:r>
      <w:r w:rsidR="00F15E9C" w:rsidRPr="0075606C">
        <w:rPr>
          <w:rFonts w:ascii="Times New Roman" w:hAnsi="Times New Roman" w:cs="Times New Roman"/>
          <w:sz w:val="24"/>
          <w:szCs w:val="24"/>
          <w:lang w:val="en-US" w:eastAsia="zh-CN"/>
        </w:rPr>
        <w:t>ount for potentially missing 5′-</w:t>
      </w:r>
      <w:r w:rsidRPr="0075606C">
        <w:rPr>
          <w:rFonts w:ascii="Times New Roman" w:hAnsi="Times New Roman" w:cs="Times New Roman"/>
          <w:sz w:val="24"/>
          <w:szCs w:val="24"/>
          <w:lang w:val="en-US" w:eastAsia="zh-CN"/>
        </w:rPr>
        <w:t>ends), and (ii) they required validation by CAGE bas</w:t>
      </w:r>
      <w:r w:rsidR="00F15E9C" w:rsidRPr="0075606C">
        <w:rPr>
          <w:rFonts w:ascii="Times New Roman" w:hAnsi="Times New Roman" w:cs="Times New Roman"/>
          <w:sz w:val="24"/>
          <w:szCs w:val="24"/>
          <w:lang w:val="en-US" w:eastAsia="zh-CN"/>
        </w:rPr>
        <w:t>ed on their signal strength (5′-</w:t>
      </w:r>
      <w:r w:rsidRPr="0075606C">
        <w:rPr>
          <w:rFonts w:ascii="Times New Roman" w:hAnsi="Times New Roman" w:cs="Times New Roman"/>
          <w:sz w:val="24"/>
          <w:szCs w:val="24"/>
          <w:lang w:val="en-US" w:eastAsia="zh-CN"/>
        </w:rPr>
        <w:t>end read count) relative to the canonical TSS of their parent gene.</w:t>
      </w:r>
      <w:r w:rsidR="006103B0" w:rsidRPr="0075606C">
        <w:rPr>
          <w:rFonts w:ascii="Times New Roman" w:hAnsi="Times New Roman" w:cs="Times New Roman"/>
          <w:sz w:val="24"/>
          <w:szCs w:val="24"/>
          <w:lang w:val="en-US" w:eastAsia="zh-CN"/>
        </w:rPr>
        <w:t xml:space="preserve"> Specifically, for a 5′-truncated isoform to be included, its TSS had to exhibit at least 5% expression compared to its canonical transcript.</w:t>
      </w:r>
    </w:p>
    <w:p w14:paraId="18B86665" w14:textId="55432F30" w:rsidR="006D0604" w:rsidRPr="0075606C" w:rsidRDefault="00F33468"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D</w:t>
      </w:r>
      <w:r w:rsidR="006D0604" w:rsidRPr="0075606C">
        <w:rPr>
          <w:rFonts w:ascii="Times New Roman" w:hAnsi="Times New Roman" w:cs="Times New Roman"/>
          <w:i/>
          <w:sz w:val="24"/>
          <w:lang w:val="en-US"/>
        </w:rPr>
        <w:t>e</w:t>
      </w:r>
      <w:r w:rsidR="00CB5C3F" w:rsidRPr="0075606C">
        <w:rPr>
          <w:rFonts w:ascii="Times New Roman" w:hAnsi="Times New Roman" w:cs="Times New Roman"/>
          <w:i/>
          <w:sz w:val="24"/>
          <w:lang w:val="en-US"/>
        </w:rPr>
        <w:t xml:space="preserve"> novo </w:t>
      </w:r>
      <w:r w:rsidR="002B6F0D" w:rsidRPr="0075606C">
        <w:rPr>
          <w:rFonts w:ascii="Times New Roman" w:hAnsi="Times New Roman" w:cs="Times New Roman"/>
          <w:i/>
          <w:sz w:val="24"/>
          <w:lang w:val="en-US"/>
        </w:rPr>
        <w:t>C</w:t>
      </w:r>
      <w:r w:rsidRPr="0075606C">
        <w:rPr>
          <w:rFonts w:ascii="Times New Roman" w:hAnsi="Times New Roman" w:cs="Times New Roman"/>
          <w:i/>
          <w:sz w:val="24"/>
          <w:lang w:val="en-US"/>
        </w:rPr>
        <w:t xml:space="preserve">lustering </w:t>
      </w:r>
      <w:r w:rsidR="002B6F0D" w:rsidRPr="0075606C">
        <w:rPr>
          <w:rFonts w:ascii="Times New Roman" w:hAnsi="Times New Roman" w:cs="Times New Roman"/>
          <w:i/>
          <w:sz w:val="24"/>
          <w:lang w:val="en-US"/>
        </w:rPr>
        <w:t>of TSSs, TESs and Transcripts</w:t>
      </w:r>
      <w:r w:rsidR="002B6F0D" w:rsidRPr="0075606C">
        <w:rPr>
          <w:rFonts w:ascii="Times New Roman" w:hAnsi="Times New Roman" w:cs="Times New Roman"/>
          <w:sz w:val="24"/>
          <w:lang w:val="en-US"/>
        </w:rPr>
        <w:t xml:space="preserve"> </w:t>
      </w:r>
      <w:r w:rsidR="002B6F0D" w:rsidRPr="0075606C">
        <w:rPr>
          <w:rFonts w:ascii="Times New Roman" w:hAnsi="Times New Roman" w:cs="Times New Roman"/>
          <w:i/>
          <w:sz w:val="24"/>
          <w:lang w:val="en-US"/>
        </w:rPr>
        <w:t>based on</w:t>
      </w:r>
      <w:r w:rsidRPr="0075606C">
        <w:rPr>
          <w:rFonts w:ascii="Times New Roman" w:hAnsi="Times New Roman" w:cs="Times New Roman"/>
          <w:i/>
          <w:sz w:val="24"/>
          <w:lang w:val="en-US"/>
        </w:rPr>
        <w:t xml:space="preserve"> </w:t>
      </w:r>
      <w:r w:rsidR="002B6F0D" w:rsidRPr="0075606C">
        <w:rPr>
          <w:rFonts w:ascii="Times New Roman" w:hAnsi="Times New Roman" w:cs="Times New Roman"/>
          <w:i/>
          <w:sz w:val="24"/>
          <w:lang w:val="en-US"/>
        </w:rPr>
        <w:t>D</w:t>
      </w:r>
      <w:r w:rsidRPr="0075606C">
        <w:rPr>
          <w:rFonts w:ascii="Times New Roman" w:hAnsi="Times New Roman" w:cs="Times New Roman"/>
          <w:i/>
          <w:sz w:val="24"/>
          <w:lang w:val="en-US"/>
        </w:rPr>
        <w:t xml:space="preserve">ynamic </w:t>
      </w:r>
      <w:r w:rsidR="002B6F0D" w:rsidRPr="0075606C">
        <w:rPr>
          <w:rFonts w:ascii="Times New Roman" w:hAnsi="Times New Roman" w:cs="Times New Roman"/>
          <w:i/>
          <w:sz w:val="24"/>
          <w:lang w:val="en-US"/>
        </w:rPr>
        <w:t>E</w:t>
      </w:r>
      <w:r w:rsidR="00980810" w:rsidRPr="0075606C">
        <w:rPr>
          <w:rFonts w:ascii="Times New Roman" w:hAnsi="Times New Roman" w:cs="Times New Roman"/>
          <w:i/>
          <w:sz w:val="24"/>
          <w:lang w:val="en-US"/>
        </w:rPr>
        <w:t>xpression</w:t>
      </w:r>
      <w:r w:rsidR="002B6F0D" w:rsidRPr="0075606C">
        <w:rPr>
          <w:rFonts w:ascii="Times New Roman" w:hAnsi="Times New Roman" w:cs="Times New Roman"/>
          <w:i/>
          <w:sz w:val="24"/>
          <w:lang w:val="en-US"/>
        </w:rPr>
        <w:t xml:space="preserve"> P</w:t>
      </w:r>
      <w:r w:rsidR="00980810" w:rsidRPr="0075606C">
        <w:rPr>
          <w:rFonts w:ascii="Times New Roman" w:hAnsi="Times New Roman" w:cs="Times New Roman"/>
          <w:i/>
          <w:sz w:val="24"/>
          <w:lang w:val="en-US"/>
        </w:rPr>
        <w:t>atterns</w:t>
      </w:r>
    </w:p>
    <w:p w14:paraId="30B7556E" w14:textId="5629AC75" w:rsidR="00CD2A68" w:rsidRPr="0075606C" w:rsidRDefault="00CD2A68" w:rsidP="00CD2A68">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To identify groups of TSSs, TESs, and transcripts (TSS~TES) with similar temporal expression patterns, we performed de novo clustering on the viral read count-normalized canonical TSSs, TESs, and transcript expression data, respectively. In this context, "canonical" refers to the main (most abundant) feature—TSS or TES—for each gene. That is, we did not include short, long, or other transcript isoforms in this analysis.</w:t>
      </w:r>
    </w:p>
    <w:p w14:paraId="2FC71165" w14:textId="1F791212" w:rsidR="00287BEB" w:rsidRPr="0075606C" w:rsidRDefault="0011436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For TSS clustering, we used reads from the time-resolved dcDNA</w:t>
      </w:r>
      <w:r w:rsidR="00C41227" w:rsidRPr="0075606C">
        <w:rPr>
          <w:rFonts w:ascii="Times New Roman" w:hAnsi="Times New Roman" w:cs="Times New Roman"/>
          <w:sz w:val="24"/>
          <w:lang w:val="en-US"/>
        </w:rPr>
        <w:t>-Seq</w:t>
      </w:r>
      <w:r w:rsidRPr="0075606C">
        <w:rPr>
          <w:rFonts w:ascii="Times New Roman" w:hAnsi="Times New Roman" w:cs="Times New Roman"/>
          <w:sz w:val="24"/>
          <w:lang w:val="en-US"/>
        </w:rPr>
        <w:t xml:space="preserve"> da</w:t>
      </w:r>
      <w:r w:rsidR="00B3479F" w:rsidRPr="0075606C">
        <w:rPr>
          <w:rFonts w:ascii="Times New Roman" w:hAnsi="Times New Roman" w:cs="Times New Roman"/>
          <w:sz w:val="24"/>
          <w:lang w:val="en-US"/>
        </w:rPr>
        <w:t>taset that (i) had a correct 5′-</w:t>
      </w:r>
      <w:r w:rsidRPr="0075606C">
        <w:rPr>
          <w:rFonts w:ascii="Times New Roman" w:hAnsi="Times New Roman" w:cs="Times New Roman"/>
          <w:sz w:val="24"/>
          <w:lang w:val="en-US"/>
        </w:rPr>
        <w:t>adapter, (ii) aligned with the canonical TS</w:t>
      </w:r>
      <w:r w:rsidR="00F15E9C" w:rsidRPr="0075606C">
        <w:rPr>
          <w:rFonts w:ascii="Times New Roman" w:hAnsi="Times New Roman" w:cs="Times New Roman"/>
          <w:sz w:val="24"/>
          <w:lang w:val="en-US"/>
        </w:rPr>
        <w:t>S, and (iii) had the correct 5′-</w:t>
      </w:r>
      <w:r w:rsidRPr="0075606C">
        <w:rPr>
          <w:rFonts w:ascii="Times New Roman" w:hAnsi="Times New Roman" w:cs="Times New Roman"/>
          <w:sz w:val="24"/>
          <w:lang w:val="en-US"/>
        </w:rPr>
        <w:t>end. For TES clustering, we used reads that (i) had a corre</w:t>
      </w:r>
      <w:r w:rsidR="00ED0807" w:rsidRPr="0075606C">
        <w:rPr>
          <w:rFonts w:ascii="Times New Roman" w:hAnsi="Times New Roman" w:cs="Times New Roman"/>
          <w:sz w:val="24"/>
          <w:lang w:val="en-US"/>
        </w:rPr>
        <w:t>ct polyA-tail and (ii) whose 3′-</w:t>
      </w:r>
      <w:r w:rsidRPr="0075606C">
        <w:rPr>
          <w:rFonts w:ascii="Times New Roman" w:hAnsi="Times New Roman" w:cs="Times New Roman"/>
          <w:sz w:val="24"/>
          <w:lang w:val="en-US"/>
        </w:rPr>
        <w:t xml:space="preserve">ends overlapped with the canonical TES. </w:t>
      </w:r>
      <w:r w:rsidR="00287BEB" w:rsidRPr="0075606C">
        <w:rPr>
          <w:rFonts w:ascii="Times New Roman" w:hAnsi="Times New Roman" w:cs="Times New Roman"/>
          <w:sz w:val="24"/>
          <w:lang w:val="en-US"/>
        </w:rPr>
        <w:t xml:space="preserve">For canonical transcript clustering, only reads that met the above criteria for both the TSS and </w:t>
      </w:r>
      <w:r w:rsidR="00287BEB" w:rsidRPr="0075606C">
        <w:rPr>
          <w:rFonts w:ascii="Times New Roman" w:hAnsi="Times New Roman" w:cs="Times New Roman"/>
          <w:sz w:val="24"/>
          <w:lang w:val="en-US"/>
        </w:rPr>
        <w:lastRenderedPageBreak/>
        <w:t>TES were included. For each analysis, we used viral read count-normalized values, which were calculated differently for each sample by dividing each canonical TSS, TES, or transcript count by the total TSS, TES, or transcript read count, respectively. Only reads that fulfilled the above criteria were used as the basis for normalization.</w:t>
      </w:r>
    </w:p>
    <w:p w14:paraId="221645C6" w14:textId="44E718A6" w:rsidR="00640E3D" w:rsidRPr="0075606C" w:rsidRDefault="00CD2FF5"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h</w:t>
      </w:r>
      <w:r w:rsidR="00114362" w:rsidRPr="0075606C">
        <w:rPr>
          <w:rFonts w:ascii="Times New Roman" w:hAnsi="Times New Roman" w:cs="Times New Roman"/>
          <w:sz w:val="24"/>
          <w:lang w:val="en-US"/>
        </w:rPr>
        <w:t>ierarchical clustering was conducted using the pvclust R package [</w:t>
      </w:r>
      <w:r w:rsidR="00114362" w:rsidRPr="0075606C">
        <w:rPr>
          <w:rFonts w:ascii="Times New Roman" w:hAnsi="Times New Roman" w:cs="Times New Roman"/>
          <w:sz w:val="24"/>
          <w:szCs w:val="24"/>
          <w:lang w:val="en-US" w:eastAsia="zh-CN"/>
        </w:rPr>
        <w:t>39</w:t>
      </w:r>
      <w:r w:rsidR="00114362" w:rsidRPr="0075606C">
        <w:rPr>
          <w:rFonts w:ascii="Times New Roman" w:hAnsi="Times New Roman" w:cs="Times New Roman"/>
          <w:sz w:val="24"/>
          <w:lang w:val="en-US"/>
        </w:rPr>
        <w:t xml:space="preserve">], which provides hierarchical clustering and bootstrap resampling for cluster validation. The complete linkage method and an uncentered correlation distance measure were applied. Cluster stability and significance were assessed using 1,000 bootstrap iterations, focusing on approximately unbiased (AU) p-values provided by pvclust. After generating a dendrogram, we evaluated cluster solutions ranging from 4 to 15 clusters, assessing their quality based on AU values and within-cluster sum of squares (WSS). Partitioning the data into 12 clusters struck a meaningful balance between resolution and interpretability. The hierarchical tree was cut into 12 clusters, each representing a distinct temporal expression pattern over the time course. </w:t>
      </w:r>
      <w:r w:rsidRPr="0075606C">
        <w:rPr>
          <w:rFonts w:ascii="Times New Roman" w:hAnsi="Times New Roman" w:cs="Times New Roman"/>
          <w:sz w:val="24"/>
          <w:lang w:val="en-US"/>
        </w:rPr>
        <w:t xml:space="preserve">This method was applied to all three data types: canonical TSSs, TESs and transcripts. </w:t>
      </w:r>
      <w:r w:rsidR="00114362" w:rsidRPr="0075606C">
        <w:rPr>
          <w:rFonts w:ascii="Times New Roman" w:hAnsi="Times New Roman" w:cs="Times New Roman"/>
          <w:sz w:val="24"/>
          <w:lang w:val="en-US"/>
        </w:rPr>
        <w:t xml:space="preserve">Genes with similar temporal expression formed larger clusters, while those with unique kinetic patterns grouped independently. </w:t>
      </w:r>
    </w:p>
    <w:p w14:paraId="66736A2C" w14:textId="2E343C80" w:rsidR="007846DC"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ORF-counting and statistics in the CHX-treated d</w:t>
      </w:r>
      <w:r w:rsidR="007846DC" w:rsidRPr="0075606C">
        <w:rPr>
          <w:rFonts w:ascii="Times New Roman" w:hAnsi="Times New Roman" w:cs="Times New Roman"/>
          <w:i/>
          <w:sz w:val="24"/>
          <w:lang w:val="en-US"/>
        </w:rPr>
        <w:t>ataset</w:t>
      </w:r>
    </w:p>
    <w:p w14:paraId="4E6FED64" w14:textId="7B9D4A16" w:rsidR="00DD0153" w:rsidRPr="0075606C" w:rsidRDefault="00DD0153"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To obtain gene expression counts, we used an overlap-based approach leveraging </w:t>
      </w:r>
      <w:r w:rsidR="00E33DD4" w:rsidRPr="0075606C">
        <w:rPr>
          <w:rFonts w:ascii="Times New Roman" w:hAnsi="Times New Roman" w:cs="Times New Roman"/>
          <w:sz w:val="24"/>
          <w:lang w:val="en-US"/>
        </w:rPr>
        <w:t>our in-house</w:t>
      </w:r>
      <w:r w:rsidRPr="0075606C">
        <w:rPr>
          <w:rFonts w:ascii="Times New Roman" w:hAnsi="Times New Roman" w:cs="Times New Roman"/>
          <w:sz w:val="24"/>
          <w:lang w:val="en-US"/>
        </w:rPr>
        <w:t xml:space="preserve"> </w:t>
      </w:r>
      <w:r w:rsidR="00E33DD4" w:rsidRPr="0075606C">
        <w:rPr>
          <w:rFonts w:ascii="Times New Roman" w:hAnsi="Times New Roman" w:cs="Times New Roman"/>
          <w:sz w:val="24"/>
          <w:lang w:val="en-US"/>
        </w:rPr>
        <w:t xml:space="preserve">developed </w:t>
      </w:r>
      <w:r w:rsidRPr="0075606C">
        <w:rPr>
          <w:rFonts w:ascii="Times New Roman" w:hAnsi="Times New Roman" w:cs="Times New Roman"/>
          <w:sz w:val="24"/>
          <w:lang w:val="en-US"/>
        </w:rPr>
        <w:t>function feature.OV.from.polyC.TR(), which utilizes the tidygenomics [</w:t>
      </w:r>
      <w:r w:rsidR="00E33DD4" w:rsidRPr="0075606C">
        <w:rPr>
          <w:rFonts w:ascii="Times New Roman" w:hAnsi="Times New Roman" w:cs="Times New Roman"/>
          <w:sz w:val="24"/>
          <w:lang w:val="en-US"/>
        </w:rPr>
        <w:t>40</w:t>
      </w:r>
      <w:r w:rsidRPr="0075606C">
        <w:rPr>
          <w:rFonts w:ascii="Times New Roman" w:hAnsi="Times New Roman" w:cs="Times New Roman"/>
          <w:sz w:val="24"/>
          <w:lang w:val="en-US"/>
        </w:rPr>
        <w:t>] package for efficient genomic interval operations. This function identifies the most upstream overlapping genomic feature (typically CDS regions) for each exon and assigns counts to transcripts. Overlaps were determined using a genomic join strategy, where transcript features were matched to the reference annotation based on chromosomal coordinates (seqnames, start, end). The overlap criteria were set as type='any', maxgap=-1, and minoverlap=10, meaning that every overlap between a transcript and an ORF with at least 10 nucleotides in length and on the matching strand was considered a hit for the respective ORF. If multiple hits were found for a single transcript, the most upstream hit was retained. Since all genes were sequenced under identical conditions, normalization was not required for within-sample comparisons. Statistical analyses, including a t-test and z-score analysis, were performed directly on raw counts to assess expression differences.</w:t>
      </w:r>
    </w:p>
    <w:p w14:paraId="45E8C1C8" w14:textId="240E4009" w:rsidR="00900356"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Multiple s</w:t>
      </w:r>
      <w:r w:rsidR="00900356" w:rsidRPr="0075606C">
        <w:rPr>
          <w:rFonts w:ascii="Times New Roman" w:hAnsi="Times New Roman" w:cs="Times New Roman"/>
          <w:i/>
          <w:sz w:val="24"/>
          <w:lang w:val="en-US"/>
        </w:rPr>
        <w:t xml:space="preserve">equence </w:t>
      </w:r>
      <w:r w:rsidRPr="0075606C">
        <w:rPr>
          <w:rFonts w:ascii="Times New Roman" w:hAnsi="Times New Roman" w:cs="Times New Roman"/>
          <w:i/>
          <w:sz w:val="24"/>
          <w:lang w:val="en-US"/>
        </w:rPr>
        <w:t>a</w:t>
      </w:r>
      <w:r w:rsidR="009959B4" w:rsidRPr="0075606C">
        <w:rPr>
          <w:rFonts w:ascii="Times New Roman" w:hAnsi="Times New Roman" w:cs="Times New Roman"/>
          <w:i/>
          <w:sz w:val="24"/>
          <w:lang w:val="en-US"/>
        </w:rPr>
        <w:t>lignment</w:t>
      </w:r>
      <w:r w:rsidRPr="0075606C">
        <w:rPr>
          <w:rFonts w:ascii="Times New Roman" w:hAnsi="Times New Roman" w:cs="Times New Roman"/>
          <w:i/>
          <w:sz w:val="24"/>
          <w:lang w:val="en-US"/>
        </w:rPr>
        <w:t xml:space="preserve"> of select g</w:t>
      </w:r>
      <w:r w:rsidR="00900356" w:rsidRPr="0075606C">
        <w:rPr>
          <w:rFonts w:ascii="Times New Roman" w:hAnsi="Times New Roman" w:cs="Times New Roman"/>
          <w:i/>
          <w:sz w:val="24"/>
          <w:lang w:val="en-US"/>
        </w:rPr>
        <w:t>en</w:t>
      </w:r>
      <w:r w:rsidRPr="0075606C">
        <w:rPr>
          <w:rFonts w:ascii="Times New Roman" w:hAnsi="Times New Roman" w:cs="Times New Roman"/>
          <w:i/>
          <w:sz w:val="24"/>
          <w:lang w:val="en-US"/>
        </w:rPr>
        <w:t>e</w:t>
      </w:r>
      <w:r w:rsidR="00900356" w:rsidRPr="0075606C">
        <w:rPr>
          <w:rFonts w:ascii="Times New Roman" w:hAnsi="Times New Roman" w:cs="Times New Roman"/>
          <w:i/>
          <w:sz w:val="24"/>
          <w:lang w:val="en-US"/>
        </w:rPr>
        <w:t>s</w:t>
      </w:r>
    </w:p>
    <w:p w14:paraId="53C48F88" w14:textId="1D47319E" w:rsidR="00E2440A" w:rsidRPr="0075606C" w:rsidRDefault="00E2440A" w:rsidP="00E2440A">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CTO and NOIR genes of equid alphaherpesvirus 1 (Genome: KJ717942.1) and pseudorabies virus</w:t>
      </w:r>
      <w:r w:rsidR="002B4736" w:rsidRPr="0075606C">
        <w:rPr>
          <w:rFonts w:ascii="Times New Roman" w:hAnsi="Times New Roman" w:cs="Times New Roman"/>
          <w:sz w:val="24"/>
          <w:lang w:val="en-US"/>
        </w:rPr>
        <w:t xml:space="preserve"> (PRV; </w:t>
      </w:r>
      <w:r w:rsidRPr="0075606C">
        <w:rPr>
          <w:rFonts w:ascii="Times New Roman" w:hAnsi="Times New Roman" w:cs="Times New Roman"/>
          <w:sz w:val="24"/>
          <w:lang w:val="en-US"/>
        </w:rPr>
        <w:t>Genome: NC_001491.2) were aligned using the VectorBuilder online tool.</w:t>
      </w:r>
    </w:p>
    <w:p w14:paraId="1A0F02DB" w14:textId="36C33AC2" w:rsidR="00795B89" w:rsidRPr="00900356" w:rsidRDefault="00E2440A" w:rsidP="00E2440A">
      <w:pPr>
        <w:spacing w:after="120" w:line="240" w:lineRule="auto"/>
        <w:jc w:val="both"/>
        <w:rPr>
          <w:rFonts w:ascii="Times New Roman" w:hAnsi="Times New Roman" w:cs="Times New Roman"/>
          <w:color w:val="00B050"/>
          <w:sz w:val="24"/>
          <w:lang w:val="en-US"/>
        </w:rPr>
      </w:pPr>
      <w:r w:rsidRPr="00E2440A">
        <w:rPr>
          <w:rFonts w:ascii="Times New Roman" w:hAnsi="Times New Roman" w:cs="Times New Roman"/>
          <w:color w:val="0070C0"/>
          <w:sz w:val="24"/>
          <w:lang w:val="en-US"/>
        </w:rPr>
        <w:t xml:space="preserve"> </w:t>
      </w:r>
      <w:r w:rsidR="00900356" w:rsidRPr="00E2440A">
        <w:rPr>
          <w:rFonts w:ascii="Times New Roman" w:hAnsi="Times New Roman" w:cs="Times New Roman"/>
          <w:color w:val="0070C0"/>
          <w:sz w:val="24"/>
          <w:lang w:val="en-US"/>
        </w:rPr>
        <w:t>(</w:t>
      </w:r>
      <w:hyperlink r:id="rId11" w:history="1">
        <w:r w:rsidR="009959B4" w:rsidRPr="005D710C">
          <w:rPr>
            <w:rStyle w:val="Hiperhivatkozs"/>
            <w:rFonts w:ascii="Times New Roman" w:hAnsi="Times New Roman" w:cs="Times New Roman"/>
            <w:sz w:val="24"/>
            <w:lang w:val="en-US"/>
          </w:rPr>
          <w:t>https://en.vectorbuilder.com/tool/sequence-alignment.html</w:t>
        </w:r>
      </w:hyperlink>
      <w:r w:rsidR="009959B4" w:rsidRPr="00E2440A">
        <w:rPr>
          <w:rFonts w:ascii="Times New Roman" w:hAnsi="Times New Roman" w:cs="Times New Roman"/>
          <w:color w:val="0070C0"/>
          <w:sz w:val="24"/>
          <w:lang w:val="en-US"/>
        </w:rPr>
        <w:t>).</w:t>
      </w:r>
    </w:p>
    <w:p w14:paraId="53030A91" w14:textId="77777777" w:rsidR="00795B89" w:rsidRPr="00E24243" w:rsidRDefault="00795B89" w:rsidP="00573600">
      <w:pPr>
        <w:spacing w:after="120" w:line="240" w:lineRule="auto"/>
        <w:jc w:val="both"/>
        <w:rPr>
          <w:rFonts w:ascii="Times New Roman" w:hAnsi="Times New Roman" w:cs="Times New Roman"/>
          <w:sz w:val="24"/>
          <w:lang w:val="en-US"/>
        </w:rPr>
      </w:pPr>
    </w:p>
    <w:p w14:paraId="6ABBF7C0" w14:textId="47943892" w:rsidR="0086452A" w:rsidRPr="00E24243" w:rsidRDefault="009F1F4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E24243">
        <w:rPr>
          <w:rFonts w:ascii="Times New Roman" w:hAnsi="Times New Roman" w:cs="Times New Roman"/>
          <w:b/>
          <w:sz w:val="28"/>
          <w:lang w:val="en-US"/>
        </w:rPr>
        <w:t>Results</w:t>
      </w:r>
      <w:bookmarkStart w:id="37" w:name="_td3l9yi1slsk" w:colFirst="0" w:colLast="0"/>
      <w:bookmarkEnd w:id="37"/>
    </w:p>
    <w:p w14:paraId="2000A9B4" w14:textId="201E7738" w:rsidR="00AB2BD1" w:rsidRPr="00E24243" w:rsidRDefault="00ED78FB" w:rsidP="00573600">
      <w:pPr>
        <w:pStyle w:val="Cmsor2"/>
        <w:keepNext w:val="0"/>
        <w:keepLines w:val="0"/>
        <w:shd w:val="clear" w:color="auto" w:fill="FFFFFF"/>
        <w:spacing w:before="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D</w:t>
      </w:r>
      <w:r w:rsidR="007C2E4E" w:rsidRPr="00E24243">
        <w:rPr>
          <w:rFonts w:ascii="Times New Roman" w:hAnsi="Times New Roman" w:cs="Times New Roman"/>
          <w:b/>
          <w:sz w:val="24"/>
          <w:lang w:val="en-US"/>
        </w:rPr>
        <w:t xml:space="preserve">ynamic </w:t>
      </w:r>
      <w:r w:rsidR="00EE6533" w:rsidRPr="00E24243">
        <w:rPr>
          <w:rFonts w:ascii="Times New Roman" w:hAnsi="Times New Roman" w:cs="Times New Roman"/>
          <w:b/>
          <w:sz w:val="24"/>
          <w:lang w:val="en-US"/>
        </w:rPr>
        <w:t xml:space="preserve">EHV-1 </w:t>
      </w:r>
      <w:r w:rsidR="00F140EF" w:rsidRPr="00E24243">
        <w:rPr>
          <w:rFonts w:ascii="Times New Roman" w:hAnsi="Times New Roman" w:cs="Times New Roman"/>
          <w:b/>
          <w:sz w:val="24"/>
          <w:lang w:val="en-US"/>
        </w:rPr>
        <w:t>transcriptome</w:t>
      </w:r>
      <w:r w:rsidR="00B8093E" w:rsidRPr="00E24243">
        <w:rPr>
          <w:rFonts w:ascii="Times New Roman" w:hAnsi="Times New Roman" w:cs="Times New Roman"/>
          <w:b/>
          <w:sz w:val="24"/>
          <w:lang w:val="en-US"/>
        </w:rPr>
        <w:t>:</w:t>
      </w:r>
      <w:r w:rsidR="002B42DB" w:rsidRPr="00E24243">
        <w:rPr>
          <w:rFonts w:ascii="Times New Roman" w:hAnsi="Times New Roman" w:cs="Times New Roman"/>
          <w:b/>
          <w:sz w:val="24"/>
          <w:lang w:val="en-US"/>
        </w:rPr>
        <w:t xml:space="preserve"> general </w:t>
      </w:r>
      <w:r w:rsidR="006D21BF" w:rsidRPr="00E24243">
        <w:rPr>
          <w:rFonts w:ascii="Times New Roman" w:hAnsi="Times New Roman" w:cs="Times New Roman"/>
          <w:b/>
          <w:sz w:val="24"/>
          <w:lang w:val="en-US"/>
        </w:rPr>
        <w:t>considerations</w:t>
      </w:r>
    </w:p>
    <w:p w14:paraId="4ED37115" w14:textId="39097F01" w:rsidR="00191A0A" w:rsidRPr="00E24243" w:rsidRDefault="00191A0A"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In this study, we </w:t>
      </w:r>
      <w:r w:rsidR="00DD0795" w:rsidRPr="00E24243">
        <w:rPr>
          <w:rFonts w:ascii="Times New Roman" w:hAnsi="Times New Roman" w:cs="Times New Roman"/>
          <w:sz w:val="24"/>
          <w:lang w:val="en-US"/>
        </w:rPr>
        <w:t xml:space="preserve">performed </w:t>
      </w:r>
      <w:r w:rsidRPr="00E24243">
        <w:rPr>
          <w:rFonts w:ascii="Times New Roman" w:hAnsi="Times New Roman" w:cs="Times New Roman"/>
          <w:sz w:val="24"/>
          <w:lang w:val="en-US"/>
        </w:rPr>
        <w:t xml:space="preserve">a comprehensive time-course transcriptomic analysis of EHV-1, </w:t>
      </w:r>
      <w:r w:rsidR="00DD0795" w:rsidRPr="00E24243">
        <w:rPr>
          <w:rFonts w:ascii="Times New Roman" w:hAnsi="Times New Roman" w:cs="Times New Roman"/>
          <w:sz w:val="24"/>
          <w:lang w:val="en-US"/>
        </w:rPr>
        <w:t xml:space="preserve">utilizing </w:t>
      </w:r>
      <w:r w:rsidRPr="00E24243">
        <w:rPr>
          <w:rFonts w:ascii="Times New Roman" w:hAnsi="Times New Roman" w:cs="Times New Roman"/>
          <w:sz w:val="24"/>
          <w:lang w:val="en-US"/>
        </w:rPr>
        <w:t>dcDNA</w:t>
      </w:r>
      <w:r w:rsidR="00BB32B5">
        <w:rPr>
          <w:rFonts w:ascii="Times New Roman" w:hAnsi="Times New Roman" w:cs="Times New Roman"/>
          <w:sz w:val="24"/>
          <w:lang w:val="en-US"/>
        </w:rPr>
        <w:t xml:space="preserve">-Seq on the ONT MinION </w:t>
      </w:r>
      <w:r w:rsidR="00BB32B5" w:rsidRPr="0075606C">
        <w:rPr>
          <w:rFonts w:ascii="Times New Roman" w:hAnsi="Times New Roman" w:cs="Times New Roman"/>
          <w:sz w:val="24"/>
          <w:lang w:val="en-US"/>
        </w:rPr>
        <w:t xml:space="preserve">platform. </w:t>
      </w:r>
      <w:r w:rsidR="00E05EE9" w:rsidRPr="0075606C">
        <w:rPr>
          <w:rFonts w:ascii="Times New Roman" w:hAnsi="Times New Roman" w:cs="Times New Roman"/>
          <w:sz w:val="24"/>
          <w:lang w:val="en-US"/>
        </w:rPr>
        <w:t>The long-read sequencing of virus-infected RK-13 cells generated a total of 3,327,022 viral reads (</w:t>
      </w:r>
      <w:r w:rsidR="00E05EE9" w:rsidRPr="0075606C">
        <w:rPr>
          <w:rFonts w:ascii="Times New Roman" w:hAnsi="Times New Roman" w:cs="Times New Roman"/>
          <w:b/>
          <w:sz w:val="24"/>
          <w:lang w:val="en-US"/>
        </w:rPr>
        <w:t>Supplementary Table S1</w:t>
      </w:r>
      <w:r w:rsidR="00E05EE9" w:rsidRPr="0075606C">
        <w:rPr>
          <w:rFonts w:ascii="Times New Roman" w:hAnsi="Times New Roman" w:cs="Times New Roman"/>
          <w:sz w:val="24"/>
          <w:lang w:val="en-US"/>
        </w:rPr>
        <w:t xml:space="preserve">). Additionally, this dataset was complemented with CAGE sequencing performed on the Illumina MiSeq platform. </w:t>
      </w:r>
      <w:r w:rsidR="005A74A0" w:rsidRPr="0075606C">
        <w:rPr>
          <w:rFonts w:ascii="Times New Roman" w:hAnsi="Times New Roman" w:cs="Times New Roman"/>
          <w:sz w:val="24"/>
          <w:lang w:val="en-US"/>
        </w:rPr>
        <w:t xml:space="preserve">Our previous work [28] </w:t>
      </w:r>
      <w:r w:rsidR="00DD0795" w:rsidRPr="0075606C">
        <w:rPr>
          <w:rFonts w:ascii="Times New Roman" w:hAnsi="Times New Roman" w:cs="Times New Roman"/>
          <w:sz w:val="24"/>
          <w:lang w:val="en-US"/>
        </w:rPr>
        <w:t>employed</w:t>
      </w:r>
      <w:r w:rsidR="005A74A0" w:rsidRPr="0075606C">
        <w:rPr>
          <w:rFonts w:ascii="Times New Roman" w:hAnsi="Times New Roman" w:cs="Times New Roman"/>
          <w:sz w:val="24"/>
          <w:lang w:val="en-US"/>
        </w:rPr>
        <w:t xml:space="preserve"> native </w:t>
      </w:r>
      <w:r w:rsidR="00AA4D79" w:rsidRPr="0075606C">
        <w:rPr>
          <w:rFonts w:ascii="Times New Roman" w:hAnsi="Times New Roman" w:cs="Times New Roman"/>
          <w:sz w:val="24"/>
          <w:lang w:val="en-US"/>
        </w:rPr>
        <w:t>dRNA-Seq</w:t>
      </w:r>
      <w:r w:rsidR="005A74A0" w:rsidRPr="0075606C">
        <w:rPr>
          <w:rFonts w:ascii="Times New Roman" w:hAnsi="Times New Roman" w:cs="Times New Roman"/>
          <w:sz w:val="24"/>
          <w:lang w:val="en-US"/>
        </w:rPr>
        <w:t xml:space="preserve"> with </w:t>
      </w:r>
      <w:r w:rsidR="00DD0795" w:rsidRPr="0075606C">
        <w:rPr>
          <w:rFonts w:ascii="Times New Roman" w:hAnsi="Times New Roman" w:cs="Times New Roman"/>
          <w:sz w:val="24"/>
          <w:lang w:val="en-US"/>
        </w:rPr>
        <w:t xml:space="preserve">rigorous </w:t>
      </w:r>
      <w:r w:rsidR="005A74A0" w:rsidRPr="0075606C">
        <w:rPr>
          <w:rFonts w:ascii="Times New Roman" w:hAnsi="Times New Roman" w:cs="Times New Roman"/>
          <w:sz w:val="24"/>
          <w:lang w:val="en-US"/>
        </w:rPr>
        <w:t xml:space="preserve">filtering criteria, ensuring high confidence </w:t>
      </w:r>
      <w:r w:rsidR="00DD0795" w:rsidRPr="0075606C">
        <w:rPr>
          <w:rFonts w:ascii="Times New Roman" w:hAnsi="Times New Roman" w:cs="Times New Roman"/>
          <w:sz w:val="24"/>
          <w:lang w:val="en-US"/>
        </w:rPr>
        <w:t xml:space="preserve">results </w:t>
      </w:r>
      <w:r w:rsidR="005A74A0" w:rsidRPr="0075606C">
        <w:rPr>
          <w:rFonts w:ascii="Times New Roman" w:hAnsi="Times New Roman" w:cs="Times New Roman"/>
          <w:sz w:val="24"/>
          <w:lang w:val="en-US"/>
        </w:rPr>
        <w:t>but excluding many detected transcripts that failed to meet the strict validation requirements.</w:t>
      </w:r>
      <w:r w:rsidRPr="0075606C">
        <w:rPr>
          <w:rFonts w:ascii="Times New Roman" w:hAnsi="Times New Roman" w:cs="Times New Roman"/>
          <w:sz w:val="24"/>
          <w:lang w:val="en-US"/>
        </w:rPr>
        <w:t xml:space="preserve"> One key limitation of dRNA-Seq was its reduced accuracy in identifying transcription start sites (TSS</w:t>
      </w:r>
      <w:r w:rsidR="00010030" w:rsidRPr="0075606C">
        <w:rPr>
          <w:rFonts w:ascii="Times New Roman" w:hAnsi="Times New Roman" w:cs="Times New Roman"/>
          <w:sz w:val="24"/>
          <w:lang w:val="en-US"/>
        </w:rPr>
        <w:t xml:space="preserve">s), partly due to </w:t>
      </w:r>
      <w:r w:rsidR="004E435B" w:rsidRPr="0075606C">
        <w:rPr>
          <w:rFonts w:ascii="Times New Roman" w:hAnsi="Times New Roman" w:cs="Times New Roman"/>
          <w:sz w:val="24"/>
          <w:lang w:val="en-US"/>
        </w:rPr>
        <w:t xml:space="preserve">the </w:t>
      </w:r>
      <w:r w:rsidR="00010030" w:rsidRPr="0075606C">
        <w:rPr>
          <w:rFonts w:ascii="Times New Roman" w:hAnsi="Times New Roman" w:cs="Times New Roman"/>
          <w:sz w:val="24"/>
          <w:lang w:val="en-US"/>
        </w:rPr>
        <w:t>incomplete 5'-</w:t>
      </w:r>
      <w:r w:rsidRPr="0075606C">
        <w:rPr>
          <w:rFonts w:ascii="Times New Roman" w:hAnsi="Times New Roman" w:cs="Times New Roman"/>
          <w:sz w:val="24"/>
          <w:lang w:val="en-US"/>
        </w:rPr>
        <w:t xml:space="preserve">ends </w:t>
      </w:r>
      <w:r w:rsidR="004E435B" w:rsidRPr="0075606C">
        <w:rPr>
          <w:rFonts w:ascii="Times New Roman" w:hAnsi="Times New Roman" w:cs="Times New Roman"/>
          <w:sz w:val="24"/>
          <w:lang w:val="en-US"/>
        </w:rPr>
        <w:t>of</w:t>
      </w:r>
      <w:r w:rsidRPr="0075606C">
        <w:rPr>
          <w:rFonts w:ascii="Times New Roman" w:hAnsi="Times New Roman" w:cs="Times New Roman"/>
          <w:sz w:val="24"/>
          <w:lang w:val="en-US"/>
        </w:rPr>
        <w:t xml:space="preserve"> the sequencing </w:t>
      </w:r>
      <w:r w:rsidRPr="00E24243">
        <w:rPr>
          <w:rFonts w:ascii="Times New Roman" w:hAnsi="Times New Roman" w:cs="Times New Roman"/>
          <w:sz w:val="24"/>
          <w:lang w:val="en-US"/>
        </w:rPr>
        <w:t>reads.</w:t>
      </w:r>
      <w:r w:rsidR="009A5274"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To overcome these limitations, we integrated CAGE-Seq data with dcDNA-Seq reads. CAGE-Seq provides high-resolution TSS mapping, enabling more accurate identification and validation of 5</w:t>
      </w:r>
      <w:r w:rsidR="00010030" w:rsidRPr="00E24243">
        <w:rPr>
          <w:rFonts w:ascii="Times New Roman" w:hAnsi="Times New Roman" w:cs="Times New Roman"/>
          <w:sz w:val="24"/>
          <w:lang w:val="en-US"/>
        </w:rPr>
        <w:t>'-</w:t>
      </w:r>
      <w:r w:rsidRPr="00E24243">
        <w:rPr>
          <w:rFonts w:ascii="Times New Roman" w:hAnsi="Times New Roman" w:cs="Times New Roman"/>
          <w:sz w:val="24"/>
          <w:lang w:val="en-US"/>
        </w:rPr>
        <w:t>ends. By aligning dcDNA-Se</w:t>
      </w:r>
      <w:r w:rsidR="00010030" w:rsidRPr="00E24243">
        <w:rPr>
          <w:rFonts w:ascii="Times New Roman" w:hAnsi="Times New Roman" w:cs="Times New Roman"/>
          <w:sz w:val="24"/>
          <w:lang w:val="en-US"/>
        </w:rPr>
        <w:t>q reads that carried correct 5'-</w:t>
      </w:r>
      <w:r w:rsidRPr="00E24243">
        <w:rPr>
          <w:rFonts w:ascii="Times New Roman" w:hAnsi="Times New Roman" w:cs="Times New Roman"/>
          <w:sz w:val="24"/>
          <w:lang w:val="en-US"/>
        </w:rPr>
        <w:t>adapters and intact poly(A) tails with CAGE-</w:t>
      </w:r>
      <w:r w:rsidRPr="00E24243">
        <w:rPr>
          <w:rFonts w:ascii="Times New Roman" w:hAnsi="Times New Roman" w:cs="Times New Roman"/>
          <w:sz w:val="24"/>
          <w:lang w:val="en-US"/>
        </w:rPr>
        <w:lastRenderedPageBreak/>
        <w:t xml:space="preserve">derived TSS clusters, we confirmed the authenticity of previously excluded transcripts and added </w:t>
      </w:r>
      <w:r w:rsidR="007E55DA" w:rsidRPr="00E24243">
        <w:rPr>
          <w:rFonts w:ascii="Times New Roman" w:hAnsi="Times New Roman" w:cs="Times New Roman"/>
          <w:sz w:val="24"/>
          <w:lang w:val="en-US"/>
        </w:rPr>
        <w:t>169</w:t>
      </w:r>
      <w:r w:rsidRPr="00E24243">
        <w:rPr>
          <w:rFonts w:ascii="Times New Roman" w:hAnsi="Times New Roman" w:cs="Times New Roman"/>
          <w:sz w:val="24"/>
          <w:lang w:val="en-US"/>
        </w:rPr>
        <w:t xml:space="preserve"> novel ones. </w:t>
      </w:r>
    </w:p>
    <w:p w14:paraId="20D99F7F" w14:textId="6548525B" w:rsidR="00191A0A" w:rsidRPr="00E24243" w:rsidRDefault="00191A0A"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For the kinetic analyses, we f</w:t>
      </w:r>
      <w:r w:rsidR="005C3EA0" w:rsidRPr="00E24243">
        <w:rPr>
          <w:rFonts w:ascii="Times New Roman" w:hAnsi="Times New Roman" w:cs="Times New Roman"/>
          <w:sz w:val="24"/>
          <w:lang w:val="en-US"/>
        </w:rPr>
        <w:t xml:space="preserve">ocused on canonical transcripts - </w:t>
      </w:r>
      <w:r w:rsidRPr="00E24243">
        <w:rPr>
          <w:rFonts w:ascii="Times New Roman" w:hAnsi="Times New Roman" w:cs="Times New Roman"/>
          <w:sz w:val="24"/>
          <w:lang w:val="en-US"/>
        </w:rPr>
        <w:t>defined as the most abunda</w:t>
      </w:r>
      <w:r w:rsidR="005C3EA0" w:rsidRPr="00E24243">
        <w:rPr>
          <w:rFonts w:ascii="Times New Roman" w:hAnsi="Times New Roman" w:cs="Times New Roman"/>
          <w:sz w:val="24"/>
          <w:lang w:val="en-US"/>
        </w:rPr>
        <w:t xml:space="preserve">nt isoforms for each viral gene - </w:t>
      </w:r>
      <w:r w:rsidRPr="00E24243">
        <w:rPr>
          <w:rFonts w:ascii="Times New Roman" w:hAnsi="Times New Roman" w:cs="Times New Roman"/>
          <w:sz w:val="24"/>
          <w:lang w:val="en-US"/>
        </w:rPr>
        <w:t xml:space="preserve">and their TSSs and TESs. Using these canonical references, we </w:t>
      </w:r>
      <w:r w:rsidR="002B5428" w:rsidRPr="00E24243">
        <w:rPr>
          <w:rFonts w:ascii="Times New Roman" w:hAnsi="Times New Roman" w:cs="Times New Roman"/>
          <w:sz w:val="24"/>
          <w:lang w:val="en-US"/>
        </w:rPr>
        <w:t>analyzed</w:t>
      </w:r>
      <w:r w:rsidRPr="00E24243">
        <w:rPr>
          <w:rFonts w:ascii="Times New Roman" w:hAnsi="Times New Roman" w:cs="Times New Roman"/>
          <w:sz w:val="24"/>
          <w:lang w:val="en-US"/>
        </w:rPr>
        <w:t xml:space="preserve"> the temporal dynamics of gene expression across multiple time points, clustered genes into </w:t>
      </w:r>
      <w:r w:rsidRPr="00E24243">
        <w:rPr>
          <w:rFonts w:ascii="Times New Roman" w:hAnsi="Times New Roman" w:cs="Times New Roman"/>
          <w:i/>
          <w:sz w:val="24"/>
          <w:lang w:val="en-US"/>
        </w:rPr>
        <w:t>de novo</w:t>
      </w:r>
      <w:r w:rsidRPr="00E24243">
        <w:rPr>
          <w:rFonts w:ascii="Times New Roman" w:hAnsi="Times New Roman" w:cs="Times New Roman"/>
          <w:sz w:val="24"/>
          <w:lang w:val="en-US"/>
        </w:rPr>
        <w:t xml:space="preserve"> kinetic classes based on their expression curves, and compared these classes with the traditional IE/E/L framework.</w:t>
      </w:r>
    </w:p>
    <w:p w14:paraId="64851E34" w14:textId="4AC796FA" w:rsidR="00363799" w:rsidRPr="00E24243" w:rsidRDefault="00363799"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Finally, beyond annotating full-length transcripts and refining </w:t>
      </w:r>
      <w:r w:rsidR="00D07149" w:rsidRPr="00E24243">
        <w:rPr>
          <w:rFonts w:ascii="Times New Roman" w:hAnsi="Times New Roman" w:cs="Times New Roman"/>
          <w:sz w:val="24"/>
          <w:lang w:val="en-US"/>
        </w:rPr>
        <w:t xml:space="preserve">exact </w:t>
      </w:r>
      <w:r w:rsidRPr="00E24243">
        <w:rPr>
          <w:rFonts w:ascii="Times New Roman" w:hAnsi="Times New Roman" w:cs="Times New Roman"/>
          <w:sz w:val="24"/>
          <w:lang w:val="en-US"/>
        </w:rPr>
        <w:t xml:space="preserve">TSS/TES </w:t>
      </w:r>
      <w:r w:rsidR="00D07149" w:rsidRPr="00E24243">
        <w:rPr>
          <w:rFonts w:ascii="Times New Roman" w:hAnsi="Times New Roman" w:cs="Times New Roman"/>
          <w:sz w:val="24"/>
          <w:lang w:val="en-US"/>
        </w:rPr>
        <w:t>positions</w:t>
      </w:r>
      <w:r w:rsidRPr="00E24243">
        <w:rPr>
          <w:rFonts w:ascii="Times New Roman" w:hAnsi="Times New Roman" w:cs="Times New Roman"/>
          <w:sz w:val="24"/>
          <w:lang w:val="en-US"/>
        </w:rPr>
        <w:t xml:space="preserve">, we explored isoform switching and transcriptional overlaps, indicating how the virus orchestrates complex regulatory patterns over the infection cycle. </w:t>
      </w:r>
    </w:p>
    <w:p w14:paraId="0301AB6F" w14:textId="77777777" w:rsidR="00F3326F" w:rsidRPr="00E24243" w:rsidRDefault="00F3326F" w:rsidP="00573600">
      <w:pPr>
        <w:spacing w:after="120" w:line="240" w:lineRule="auto"/>
        <w:jc w:val="both"/>
        <w:rPr>
          <w:rFonts w:ascii="Times New Roman" w:hAnsi="Times New Roman" w:cs="Times New Roman"/>
          <w:strike/>
          <w:sz w:val="24"/>
          <w:lang w:val="en-US"/>
        </w:rPr>
      </w:pPr>
    </w:p>
    <w:p w14:paraId="72A35B45" w14:textId="61B7F4B1" w:rsidR="00EA7CAC" w:rsidRPr="00E24243" w:rsidRDefault="00D7308D" w:rsidP="00573600">
      <w:pPr>
        <w:spacing w:after="120" w:line="240" w:lineRule="auto"/>
        <w:rPr>
          <w:rFonts w:ascii="Times New Roman" w:hAnsi="Times New Roman" w:cs="Times New Roman"/>
          <w:b/>
          <w:sz w:val="24"/>
          <w:lang w:val="en-US"/>
        </w:rPr>
      </w:pPr>
      <w:r w:rsidRPr="00E24243">
        <w:rPr>
          <w:rFonts w:ascii="Times New Roman" w:hAnsi="Times New Roman" w:cs="Times New Roman"/>
          <w:b/>
          <w:sz w:val="24"/>
          <w:lang w:val="en-US"/>
        </w:rPr>
        <w:t xml:space="preserve">The </w:t>
      </w:r>
      <w:r w:rsidR="001C33C7" w:rsidRPr="00E24243">
        <w:rPr>
          <w:rFonts w:ascii="Times New Roman" w:hAnsi="Times New Roman" w:cs="Times New Roman"/>
          <w:b/>
          <w:sz w:val="24"/>
          <w:lang w:val="en-US"/>
        </w:rPr>
        <w:t>ORF</w:t>
      </w:r>
      <w:r w:rsidR="00EA7CAC" w:rsidRPr="00E24243">
        <w:rPr>
          <w:rFonts w:ascii="Times New Roman" w:hAnsi="Times New Roman" w:cs="Times New Roman"/>
          <w:b/>
          <w:sz w:val="24"/>
          <w:lang w:val="en-US"/>
        </w:rPr>
        <w:t xml:space="preserve">64 is the only EHV-1 </w:t>
      </w:r>
      <w:r w:rsidR="001E4161" w:rsidRPr="00E24243">
        <w:rPr>
          <w:rFonts w:ascii="Times New Roman" w:hAnsi="Times New Roman" w:cs="Times New Roman"/>
          <w:b/>
          <w:sz w:val="24"/>
          <w:lang w:val="en-US"/>
        </w:rPr>
        <w:t>immediate-e</w:t>
      </w:r>
      <w:r w:rsidR="00AE2DD3" w:rsidRPr="00E24243">
        <w:rPr>
          <w:rFonts w:ascii="Times New Roman" w:hAnsi="Times New Roman" w:cs="Times New Roman"/>
          <w:b/>
          <w:sz w:val="24"/>
          <w:lang w:val="en-US"/>
        </w:rPr>
        <w:t>arly</w:t>
      </w:r>
      <w:r w:rsidR="00AE2DD3" w:rsidRPr="00E24243">
        <w:rPr>
          <w:rFonts w:ascii="Times New Roman" w:hAnsi="Times New Roman" w:cs="Times New Roman"/>
          <w:sz w:val="24"/>
          <w:lang w:val="en-US"/>
        </w:rPr>
        <w:t xml:space="preserve"> </w:t>
      </w:r>
      <w:r w:rsidR="00EA7CAC" w:rsidRPr="00E24243">
        <w:rPr>
          <w:rFonts w:ascii="Times New Roman" w:hAnsi="Times New Roman" w:cs="Times New Roman"/>
          <w:b/>
          <w:sz w:val="24"/>
          <w:lang w:val="en-US"/>
        </w:rPr>
        <w:t>gene</w:t>
      </w:r>
    </w:p>
    <w:p w14:paraId="6DF2BA5A" w14:textId="77777777" w:rsidR="007846DC" w:rsidRPr="0075606C" w:rsidRDefault="00B61F34"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It has been prev</w:t>
      </w:r>
      <w:r w:rsidR="00D751FF" w:rsidRPr="00E24243">
        <w:rPr>
          <w:rFonts w:ascii="Times New Roman" w:hAnsi="Times New Roman" w:cs="Times New Roman"/>
          <w:sz w:val="24"/>
          <w:lang w:val="en-US"/>
        </w:rPr>
        <w:t xml:space="preserve">iously established that </w:t>
      </w:r>
      <w:r w:rsidR="001C33C7" w:rsidRPr="00E24243">
        <w:rPr>
          <w:rFonts w:ascii="Times New Roman" w:hAnsi="Times New Roman" w:cs="Times New Roman"/>
          <w:sz w:val="24"/>
          <w:lang w:val="en-US"/>
        </w:rPr>
        <w:t>ORF</w:t>
      </w:r>
      <w:r w:rsidR="00FA5D8E" w:rsidRPr="00E24243">
        <w:rPr>
          <w:rFonts w:ascii="Times New Roman" w:hAnsi="Times New Roman" w:cs="Times New Roman"/>
          <w:sz w:val="24"/>
          <w:lang w:val="en-US"/>
        </w:rPr>
        <w:t xml:space="preserve">64 </w:t>
      </w:r>
      <w:r w:rsidRPr="00E24243">
        <w:rPr>
          <w:rFonts w:ascii="Times New Roman" w:hAnsi="Times New Roman" w:cs="Times New Roman"/>
          <w:sz w:val="24"/>
          <w:lang w:val="en-US"/>
        </w:rPr>
        <w:t xml:space="preserve">is the only </w:t>
      </w:r>
      <w:r w:rsidR="00FB5DC1" w:rsidRPr="00E24243">
        <w:rPr>
          <w:rFonts w:ascii="Times New Roman" w:hAnsi="Times New Roman" w:cs="Times New Roman"/>
          <w:sz w:val="24"/>
          <w:lang w:val="en-US"/>
        </w:rPr>
        <w:t>immediate-early (</w:t>
      </w:r>
      <w:r w:rsidR="00407B03" w:rsidRPr="00E24243">
        <w:rPr>
          <w:rFonts w:ascii="Times New Roman" w:hAnsi="Times New Roman" w:cs="Times New Roman"/>
          <w:sz w:val="24"/>
          <w:lang w:val="en-US"/>
        </w:rPr>
        <w:t>IE</w:t>
      </w:r>
      <w:r w:rsidR="00FB5DC1" w:rsidRPr="00E24243">
        <w:rPr>
          <w:rFonts w:ascii="Times New Roman" w:hAnsi="Times New Roman" w:cs="Times New Roman"/>
          <w:sz w:val="24"/>
          <w:lang w:val="en-US"/>
        </w:rPr>
        <w:t>)</w:t>
      </w:r>
      <w:r w:rsidRPr="00E24243">
        <w:rPr>
          <w:rFonts w:ascii="Times New Roman" w:hAnsi="Times New Roman" w:cs="Times New Roman"/>
          <w:sz w:val="24"/>
          <w:lang w:val="en-US"/>
        </w:rPr>
        <w:t xml:space="preserve"> gene of EHV-1 </w:t>
      </w:r>
      <w:r w:rsidR="009F3F57" w:rsidRPr="00E24243">
        <w:rPr>
          <w:rFonts w:ascii="Times New Roman" w:hAnsi="Times New Roman" w:cs="Times New Roman"/>
          <w:sz w:val="24"/>
          <w:szCs w:val="24"/>
          <w:lang w:val="en-US"/>
        </w:rPr>
        <w:t>[40]</w:t>
      </w:r>
      <w:r w:rsidR="00FA7B12" w:rsidRPr="00E24243">
        <w:rPr>
          <w:rFonts w:ascii="Times New Roman" w:hAnsi="Times New Roman" w:cs="Times New Roman"/>
          <w:sz w:val="24"/>
          <w:szCs w:val="24"/>
          <w:lang w:val="en-US"/>
        </w:rPr>
        <w:t>.</w:t>
      </w:r>
      <w:r w:rsidR="00FA7B12" w:rsidRPr="00E24243">
        <w:rPr>
          <w:rFonts w:ascii="Times New Roman" w:hAnsi="Times New Roman" w:cs="Times New Roman"/>
          <w:sz w:val="24"/>
          <w:lang w:val="en-US"/>
        </w:rPr>
        <w:t xml:space="preserve"> However, our earlier study</w:t>
      </w:r>
      <w:r w:rsidR="00CF7861" w:rsidRPr="00E24243">
        <w:rPr>
          <w:rFonts w:ascii="Times New Roman" w:hAnsi="Times New Roman" w:cs="Times New Roman"/>
          <w:sz w:val="24"/>
          <w:lang w:val="en-US"/>
        </w:rPr>
        <w:t xml:space="preserve"> </w:t>
      </w:r>
      <w:r w:rsidR="001758BE" w:rsidRPr="00E24243">
        <w:rPr>
          <w:rFonts w:ascii="Times New Roman" w:hAnsi="Times New Roman" w:cs="Times New Roman"/>
          <w:sz w:val="24"/>
          <w:lang w:val="en-US"/>
        </w:rPr>
        <w:fldChar w:fldCharType="begin"/>
      </w:r>
      <w:r w:rsidR="006F598A" w:rsidRPr="00E24243">
        <w:rPr>
          <w:rFonts w:ascii="Times New Roman" w:hAnsi="Times New Roman" w:cs="Times New Roman"/>
          <w:sz w:val="24"/>
          <w:lang w:val="en-US"/>
        </w:rPr>
        <w:instrText xml:space="preserve"> ADDIN ZOTERO_ITEM CSL_CITATION {"citationID":"VFfiHcFE","properties":{"formattedCitation":"[28]","plainCitation":"[28]","noteIndex":0},"citationItems":[{"id":186,"uris":["http://zotero.org/users/local/SrvbCAEb/items/8R53DERT"],"itemData":{"id":186,"type":"article-journal","abstract":"This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1758BE" w:rsidRPr="00E24243">
        <w:rPr>
          <w:rFonts w:ascii="Times New Roman" w:hAnsi="Times New Roman" w:cs="Times New Roman"/>
          <w:sz w:val="24"/>
          <w:lang w:val="en-US"/>
        </w:rPr>
        <w:fldChar w:fldCharType="separate"/>
      </w:r>
      <w:r w:rsidR="006F598A" w:rsidRPr="00E24243">
        <w:rPr>
          <w:rFonts w:ascii="Times New Roman" w:hAnsi="Times New Roman" w:cs="Times New Roman"/>
          <w:sz w:val="24"/>
          <w:lang w:val="en-US"/>
        </w:rPr>
        <w:t>[28]</w:t>
      </w:r>
      <w:r w:rsidR="001758BE" w:rsidRPr="00E24243">
        <w:rPr>
          <w:rFonts w:ascii="Times New Roman" w:hAnsi="Times New Roman" w:cs="Times New Roman"/>
          <w:sz w:val="24"/>
          <w:lang w:val="en-US"/>
        </w:rPr>
        <w:fldChar w:fldCharType="end"/>
      </w:r>
      <w:r w:rsidRPr="00E24243">
        <w:rPr>
          <w:rFonts w:ascii="Times New Roman" w:hAnsi="Times New Roman" w:cs="Times New Roman"/>
          <w:sz w:val="24"/>
          <w:lang w:val="en-US"/>
        </w:rPr>
        <w:t xml:space="preserve"> and the current research have identified novel EHV-1 transcripts with previously unknown kinetic properties. </w:t>
      </w:r>
      <w:r w:rsidR="009C42A5" w:rsidRPr="00E24243">
        <w:rPr>
          <w:rFonts w:ascii="Times New Roman" w:hAnsi="Times New Roman" w:cs="Times New Roman"/>
          <w:sz w:val="24"/>
          <w:lang w:val="en-US"/>
        </w:rPr>
        <w:t xml:space="preserve">To investigate whether the expression of these transcripts requires newly synthesized </w:t>
      </w:r>
      <w:r w:rsidR="009C42A5" w:rsidRPr="0075606C">
        <w:rPr>
          <w:rFonts w:ascii="Times New Roman" w:hAnsi="Times New Roman" w:cs="Times New Roman"/>
          <w:sz w:val="24"/>
          <w:lang w:val="en-US"/>
        </w:rPr>
        <w:t>viral proteins, we treated RK-13 cells</w:t>
      </w:r>
      <w:r w:rsidR="004C6698" w:rsidRPr="0075606C">
        <w:rPr>
          <w:rFonts w:ascii="Times New Roman" w:hAnsi="Times New Roman" w:cs="Times New Roman"/>
          <w:sz w:val="24"/>
          <w:lang w:val="en-US"/>
        </w:rPr>
        <w:t xml:space="preserve"> (ECACC: 00021715)</w:t>
      </w:r>
      <w:r w:rsidR="009C42A5" w:rsidRPr="0075606C">
        <w:rPr>
          <w:rFonts w:ascii="Times New Roman" w:hAnsi="Times New Roman" w:cs="Times New Roman"/>
          <w:sz w:val="24"/>
          <w:lang w:val="en-US"/>
        </w:rPr>
        <w:t xml:space="preserve"> with cycloheximide (CHX), a protein synthesis inhibitor, prior to infection with EHV-1. </w:t>
      </w:r>
      <w:r w:rsidRPr="0075606C">
        <w:rPr>
          <w:rFonts w:ascii="Times New Roman" w:hAnsi="Times New Roman" w:cs="Times New Roman"/>
          <w:sz w:val="24"/>
          <w:lang w:val="en-US"/>
        </w:rPr>
        <w:t xml:space="preserve">CHX </w:t>
      </w:r>
      <w:r w:rsidR="00D04C92" w:rsidRPr="0075606C">
        <w:rPr>
          <w:rFonts w:ascii="Times New Roman" w:hAnsi="Times New Roman" w:cs="Times New Roman"/>
          <w:sz w:val="24"/>
          <w:lang w:val="en-US"/>
        </w:rPr>
        <w:t xml:space="preserve">were administered </w:t>
      </w:r>
      <w:r w:rsidRPr="0075606C">
        <w:rPr>
          <w:rFonts w:ascii="Times New Roman" w:hAnsi="Times New Roman" w:cs="Times New Roman"/>
          <w:sz w:val="24"/>
          <w:lang w:val="en-US"/>
        </w:rPr>
        <w:t xml:space="preserve">at concentrations of 20 and 100 μg/ml and </w:t>
      </w:r>
      <w:r w:rsidR="00504F4F" w:rsidRPr="0075606C">
        <w:rPr>
          <w:rFonts w:ascii="Times New Roman" w:hAnsi="Times New Roman" w:cs="Times New Roman"/>
          <w:sz w:val="24"/>
          <w:lang w:val="en-US"/>
        </w:rPr>
        <w:t>collected samples</w:t>
      </w:r>
      <w:r w:rsidR="00AA06C5" w:rsidRPr="0075606C">
        <w:rPr>
          <w:rFonts w:ascii="Times New Roman" w:hAnsi="Times New Roman" w:cs="Times New Roman"/>
          <w:sz w:val="24"/>
          <w:lang w:val="en-US"/>
        </w:rPr>
        <w:t xml:space="preserve"> at 6 and 8 hpi</w:t>
      </w:r>
      <w:r w:rsidRPr="0075606C">
        <w:rPr>
          <w:rFonts w:ascii="Times New Roman" w:hAnsi="Times New Roman" w:cs="Times New Roman"/>
          <w:sz w:val="24"/>
          <w:lang w:val="en-US"/>
        </w:rPr>
        <w:t xml:space="preserve">. Subsequently, we performed long-read dcDNA sequencing. </w:t>
      </w:r>
    </w:p>
    <w:p w14:paraId="5691D518" w14:textId="77777777" w:rsidR="002B4736" w:rsidRPr="0075606C" w:rsidRDefault="007846DC"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Statistical analysis confirmed </w:t>
      </w:r>
      <w:r w:rsidR="00D751FF" w:rsidRPr="0075606C">
        <w:rPr>
          <w:rFonts w:ascii="Times New Roman" w:hAnsi="Times New Roman" w:cs="Times New Roman"/>
          <w:sz w:val="24"/>
          <w:lang w:val="en-US"/>
        </w:rPr>
        <w:t xml:space="preserve">that </w:t>
      </w:r>
      <w:r w:rsidR="001C33C7" w:rsidRPr="0075606C">
        <w:rPr>
          <w:rFonts w:ascii="Times New Roman" w:hAnsi="Times New Roman" w:cs="Times New Roman"/>
          <w:sz w:val="24"/>
          <w:lang w:val="en-US"/>
        </w:rPr>
        <w:t>ORF</w:t>
      </w:r>
      <w:r w:rsidR="00B61F34" w:rsidRPr="0075606C">
        <w:rPr>
          <w:rFonts w:ascii="Times New Roman" w:hAnsi="Times New Roman" w:cs="Times New Roman"/>
          <w:sz w:val="24"/>
          <w:lang w:val="en-US"/>
        </w:rPr>
        <w:t xml:space="preserve">64 is the sole IE gene in EHV-1 </w:t>
      </w:r>
      <w:r w:rsidR="00433070" w:rsidRPr="0075606C">
        <w:rPr>
          <w:rFonts w:ascii="Times New Roman" w:hAnsi="Times New Roman" w:cs="Times New Roman"/>
          <w:sz w:val="24"/>
          <w:lang w:val="en-US"/>
        </w:rPr>
        <w:t>(</w:t>
      </w:r>
      <w:r w:rsidR="00433070" w:rsidRPr="0075606C">
        <w:rPr>
          <w:rFonts w:ascii="Times New Roman" w:hAnsi="Times New Roman" w:cs="Times New Roman"/>
          <w:b/>
          <w:sz w:val="24"/>
          <w:lang w:val="en-US"/>
        </w:rPr>
        <w:t xml:space="preserve">Supplementary Table </w:t>
      </w:r>
      <w:r w:rsidR="00C820E5" w:rsidRPr="0075606C">
        <w:rPr>
          <w:rFonts w:ascii="Times New Roman" w:hAnsi="Times New Roman" w:cs="Times New Roman"/>
          <w:b/>
          <w:sz w:val="24"/>
          <w:lang w:val="en-US"/>
        </w:rPr>
        <w:t>S</w:t>
      </w:r>
      <w:r w:rsidR="004F5078" w:rsidRPr="0075606C">
        <w:rPr>
          <w:rFonts w:ascii="Times New Roman" w:hAnsi="Times New Roman" w:cs="Times New Roman"/>
          <w:b/>
          <w:sz w:val="24"/>
          <w:lang w:val="en-US"/>
        </w:rPr>
        <w:t>3</w:t>
      </w:r>
      <w:r w:rsidR="00433070" w:rsidRPr="0075606C">
        <w:rPr>
          <w:rFonts w:ascii="Times New Roman" w:hAnsi="Times New Roman" w:cs="Times New Roman"/>
          <w:sz w:val="24"/>
          <w:lang w:val="en-US"/>
        </w:rPr>
        <w:t>)</w:t>
      </w:r>
      <w:r w:rsidR="000D23A5" w:rsidRPr="0075606C">
        <w:rPr>
          <w:rFonts w:ascii="Times New Roman" w:hAnsi="Times New Roman" w:cs="Times New Roman"/>
          <w:sz w:val="24"/>
          <w:lang w:val="en-US"/>
        </w:rPr>
        <w:t xml:space="preserve">. </w:t>
      </w:r>
      <w:r w:rsidR="002B4736" w:rsidRPr="0075606C">
        <w:rPr>
          <w:rFonts w:ascii="Times New Roman" w:hAnsi="Times New Roman" w:cs="Times New Roman"/>
          <w:sz w:val="24"/>
          <w:lang w:val="en-US"/>
        </w:rPr>
        <w:t>A one-sample t-test demonstrated that ORF64's expression was significantly higher than that of all other viral genes under CHX treatment (p &lt; 10⁻⁴⁷). Additionally, a Z-score analysis revealed that ORF64's expression was 2.84 standard deviations above the mean, identifying it as an extreme outlier. Furthermore, ORF64 exhibited 12.1-fold higher expression than the second most abundant gene (ORF67), reinforcing its unique status as an IE gene.</w:t>
      </w:r>
    </w:p>
    <w:p w14:paraId="3EE2ADD5" w14:textId="68637836" w:rsidR="00FB1DCC" w:rsidRPr="00E24243" w:rsidRDefault="00F51B9E"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In </w:t>
      </w:r>
      <w:r w:rsidR="002B4736" w:rsidRPr="0075606C">
        <w:rPr>
          <w:rFonts w:ascii="Times New Roman" w:hAnsi="Times New Roman" w:cs="Times New Roman"/>
          <w:sz w:val="24"/>
          <w:lang w:val="en-US"/>
        </w:rPr>
        <w:t>PRV</w:t>
      </w:r>
      <w:r w:rsidRPr="0075606C">
        <w:rPr>
          <w:rFonts w:ascii="Times New Roman" w:hAnsi="Times New Roman" w:cs="Times New Roman"/>
          <w:sz w:val="24"/>
          <w:lang w:val="en-US"/>
        </w:rPr>
        <w:t>, the closest relative of EHV-1 with an annotated transc</w:t>
      </w:r>
      <w:r w:rsidR="00ED478F" w:rsidRPr="0075606C">
        <w:rPr>
          <w:rFonts w:ascii="Times New Roman" w:hAnsi="Times New Roman" w:cs="Times New Roman"/>
          <w:sz w:val="24"/>
          <w:lang w:val="en-US"/>
        </w:rPr>
        <w:t>riptome, the homologous gene (</w:t>
      </w:r>
      <w:r w:rsidR="00ED478F" w:rsidRPr="0075606C">
        <w:rPr>
          <w:rFonts w:ascii="Times New Roman" w:hAnsi="Times New Roman" w:cs="Times New Roman"/>
          <w:i/>
          <w:sz w:val="24"/>
          <w:lang w:val="en-US"/>
        </w:rPr>
        <w:t>ie</w:t>
      </w:r>
      <w:r w:rsidRPr="0075606C">
        <w:rPr>
          <w:rFonts w:ascii="Times New Roman" w:hAnsi="Times New Roman" w:cs="Times New Roman"/>
          <w:i/>
          <w:sz w:val="24"/>
          <w:lang w:val="en-US"/>
        </w:rPr>
        <w:t>180</w:t>
      </w:r>
      <w:r w:rsidR="00FA7B12" w:rsidRPr="0075606C">
        <w:rPr>
          <w:rFonts w:ascii="Times New Roman" w:hAnsi="Times New Roman" w:cs="Times New Roman"/>
          <w:sz w:val="24"/>
          <w:lang w:val="en-US"/>
        </w:rPr>
        <w:t>) is also the only IE gene</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rPr>
        <w:instrText xml:space="preserve"> ADDIN ZOTERO_ITEM CSL_CITATION {"citationID":"FjjO6f9z","properties":{"formattedCitation":"[38]","plainCitation":"[38]","noteIndex":0},"citationItems":[{"id":463,"uris":["http://zotero.org/users/local/SrvbCAEb/items/BNW5GYKL"],"itemData":{"id":463,"type":"article-journal","abstract":"Pseudorabies virus (PRV), a neurotropic herpesvirus of pigs, serves as an excellent model system with which to investigate the herpesvirus life cycle both in cultured cells and in vivo. Real-time RT-PCR is a very sensitive, accurate and reproducible technique that can be used to detect very small amounts of RNA molecules, and it can therefore be applied for analysis of the expression of herpesvirus genes from the very early period of infection.","container-title":"BMC Genomics","DOI":"10.1186/1471-2164-10-491","ISSN":"1471-2164","issue":"1","journalAbbreviation":"BMC Genomics","page":"491","source":"BioMed Central","title":"Whole-genome analysis of pseudorabies virus gene expression by real-time quantitative RT-PCR assay","volume":"10","author":[{"family":"Tombácz","given":"Dóra"},{"family":"Tóth","given":"Judit S."},{"family":"Petrovszki","given":"Pál"},{"family":"Boldogkői","given":"Zsolt"}],"issued":{"date-parts":[["2009",10,23]]}}}],"schema":"https://github.com/citation-style-language/schema/raw/master/csl-citation.json"}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del w:id="38" w:author="kakukb.biotech@gmail.com" w:date="2025-02-21T12:50:00Z">
        <w:r w:rsidR="00373BF9" w:rsidRPr="0075606C" w:rsidDel="00D033A2">
          <w:rPr>
            <w:rFonts w:ascii="Times New Roman" w:hAnsi="Times New Roman" w:cs="Times New Roman"/>
            <w:sz w:val="24"/>
            <w:lang w:val="en-US"/>
          </w:rPr>
          <w:delText>40</w:delText>
        </w:r>
      </w:del>
      <w:ins w:id="39" w:author="kakukb.biotech@gmail.com" w:date="2025-02-21T12:50:00Z">
        <w:r w:rsidR="00D033A2">
          <w:rPr>
            <w:rFonts w:ascii="Times New Roman" w:hAnsi="Times New Roman" w:cs="Times New Roman"/>
            <w:sz w:val="24"/>
            <w:lang w:val="en-US"/>
          </w:rPr>
          <w:t>41</w:t>
        </w:r>
      </w:ins>
      <w:r w:rsidR="006F598A" w:rsidRPr="0075606C">
        <w:rPr>
          <w:rFonts w:ascii="Times New Roman" w:hAnsi="Times New Roman" w:cs="Times New Roman"/>
          <w:sz w:val="24"/>
          <w:lang w:val="en-US"/>
        </w:rPr>
        <w:t>]</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In contrast, other annotated </w:t>
      </w:r>
      <w:r w:rsidRPr="00E24243">
        <w:rPr>
          <w:rFonts w:ascii="Times New Roman" w:hAnsi="Times New Roman" w:cs="Times New Roman"/>
          <w:sz w:val="24"/>
          <w:lang w:val="en-US"/>
        </w:rPr>
        <w:t>alphaherpesviruses, including those in the Simplexvirus and Varicellovirus genera, have multiple IE genes among their members.</w:t>
      </w:r>
    </w:p>
    <w:p w14:paraId="2E86A6C6" w14:textId="77777777" w:rsidR="00F3326F" w:rsidRPr="00E24243" w:rsidRDefault="00F3326F" w:rsidP="00573600">
      <w:pPr>
        <w:spacing w:after="120" w:line="240" w:lineRule="auto"/>
        <w:jc w:val="both"/>
        <w:rPr>
          <w:rFonts w:ascii="Times New Roman" w:hAnsi="Times New Roman" w:cs="Times New Roman"/>
          <w:sz w:val="24"/>
          <w:lang w:val="en-US"/>
        </w:rPr>
      </w:pPr>
    </w:p>
    <w:p w14:paraId="29369896" w14:textId="2CCC5861" w:rsidR="008667AE" w:rsidRPr="00E24243" w:rsidRDefault="00BD4924" w:rsidP="00573600">
      <w:pPr>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 xml:space="preserve">Reannotation of </w:t>
      </w:r>
      <w:r w:rsidR="00F0749A" w:rsidRPr="00E24243">
        <w:rPr>
          <w:rFonts w:ascii="Times New Roman" w:hAnsi="Times New Roman" w:cs="Times New Roman"/>
          <w:b/>
          <w:sz w:val="24"/>
          <w:lang w:val="en-US"/>
        </w:rPr>
        <w:t xml:space="preserve">the </w:t>
      </w:r>
      <w:r w:rsidR="004C2588" w:rsidRPr="00E24243">
        <w:rPr>
          <w:rFonts w:ascii="Times New Roman" w:hAnsi="Times New Roman" w:cs="Times New Roman"/>
          <w:b/>
          <w:sz w:val="24"/>
          <w:lang w:val="en-US"/>
        </w:rPr>
        <w:t xml:space="preserve">EHV-1 </w:t>
      </w:r>
      <w:r w:rsidRPr="00E24243">
        <w:rPr>
          <w:rFonts w:ascii="Times New Roman" w:hAnsi="Times New Roman" w:cs="Times New Roman"/>
          <w:b/>
          <w:sz w:val="24"/>
          <w:lang w:val="en-US"/>
        </w:rPr>
        <w:t>transcriptome</w:t>
      </w:r>
      <w:r w:rsidR="00F0749A" w:rsidRPr="00E24243">
        <w:rPr>
          <w:rFonts w:ascii="Times New Roman" w:hAnsi="Times New Roman" w:cs="Times New Roman"/>
          <w:b/>
          <w:sz w:val="24"/>
          <w:lang w:val="en-US"/>
        </w:rPr>
        <w:t xml:space="preserve"> </w:t>
      </w:r>
    </w:p>
    <w:p w14:paraId="39A34F21" w14:textId="28E85DB5" w:rsidR="005369C2" w:rsidRPr="00E24243" w:rsidRDefault="0058467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In this part of our study, </w:t>
      </w:r>
      <w:r w:rsidR="001B7E2D" w:rsidRPr="00E24243">
        <w:rPr>
          <w:rFonts w:ascii="Times New Roman" w:hAnsi="Times New Roman" w:cs="Times New Roman"/>
          <w:sz w:val="24"/>
          <w:lang w:val="en-US"/>
        </w:rPr>
        <w:t>we employed CAGE-Seq on an Illumina MiSeq platform to achieve high-resolution detection of the TSSs of EHV-1 transcripts.</w:t>
      </w:r>
      <w:r w:rsidRPr="00E24243">
        <w:rPr>
          <w:rFonts w:ascii="Times New Roman" w:hAnsi="Times New Roman" w:cs="Times New Roman"/>
          <w:sz w:val="24"/>
          <w:lang w:val="en-US"/>
        </w:rPr>
        <w:t xml:space="preserve"> </w:t>
      </w:r>
      <w:r w:rsidR="001B320F" w:rsidRPr="0075606C">
        <w:rPr>
          <w:rFonts w:ascii="Times New Roman" w:hAnsi="Times New Roman" w:cs="Times New Roman"/>
          <w:sz w:val="24"/>
          <w:lang w:val="en-US"/>
        </w:rPr>
        <w:t>First, we cross-validated transcripts previously annotated in our laboratory using dRNA-Seq [28] with newly obtained CAGE-Seq data</w:t>
      </w:r>
      <w:r w:rsidRPr="0075606C">
        <w:rPr>
          <w:rFonts w:ascii="Times New Roman" w:hAnsi="Times New Roman" w:cs="Times New Roman"/>
          <w:sz w:val="24"/>
          <w:lang w:val="en-US"/>
        </w:rPr>
        <w:t xml:space="preserve"> (</w:t>
      </w:r>
      <w:r w:rsidRPr="0075606C">
        <w:rPr>
          <w:rFonts w:ascii="Times New Roman" w:hAnsi="Times New Roman" w:cs="Times New Roman"/>
          <w:b/>
          <w:sz w:val="24"/>
          <w:lang w:val="en-US"/>
        </w:rPr>
        <w:t xml:space="preserve">Supplementary Table </w:t>
      </w:r>
      <w:r w:rsidR="00C820E5" w:rsidRPr="0075606C">
        <w:rPr>
          <w:rFonts w:ascii="Times New Roman" w:hAnsi="Times New Roman" w:cs="Times New Roman"/>
          <w:b/>
          <w:sz w:val="24"/>
          <w:lang w:val="en-US"/>
        </w:rPr>
        <w:t>S</w:t>
      </w:r>
      <w:r w:rsidR="004F5078" w:rsidRPr="0075606C">
        <w:rPr>
          <w:rFonts w:ascii="Times New Roman" w:hAnsi="Times New Roman" w:cs="Times New Roman"/>
          <w:b/>
          <w:sz w:val="24"/>
          <w:lang w:val="en-US"/>
        </w:rPr>
        <w:t>4</w:t>
      </w:r>
      <w:r w:rsidRPr="0075606C">
        <w:rPr>
          <w:rFonts w:ascii="Times New Roman" w:hAnsi="Times New Roman" w:cs="Times New Roman"/>
          <w:sz w:val="24"/>
          <w:lang w:val="en-US"/>
        </w:rPr>
        <w:t xml:space="preserve">). Among the examined transcripts, </w:t>
      </w:r>
      <w:r w:rsidR="0073667D" w:rsidRPr="0075606C">
        <w:rPr>
          <w:rFonts w:ascii="Times New Roman" w:hAnsi="Times New Roman" w:cs="Times New Roman"/>
          <w:sz w:val="24"/>
          <w:lang w:val="en-US"/>
        </w:rPr>
        <w:t>220</w:t>
      </w:r>
      <w:r w:rsidRPr="0075606C">
        <w:rPr>
          <w:rFonts w:ascii="Times New Roman" w:hAnsi="Times New Roman" w:cs="Times New Roman"/>
          <w:sz w:val="24"/>
          <w:lang w:val="en-US"/>
        </w:rPr>
        <w:t xml:space="preserve"> received the</w:t>
      </w:r>
      <w:r w:rsidR="00371A79" w:rsidRPr="0075606C">
        <w:rPr>
          <w:rFonts w:ascii="Times New Roman" w:hAnsi="Times New Roman" w:cs="Times New Roman"/>
          <w:sz w:val="24"/>
          <w:lang w:val="en-US"/>
        </w:rPr>
        <w:t xml:space="preserve"> highest level of support (***) - indicating robust validation -</w:t>
      </w:r>
      <w:r w:rsidRPr="0075606C">
        <w:rPr>
          <w:rFonts w:ascii="Times New Roman" w:hAnsi="Times New Roman" w:cs="Times New Roman"/>
          <w:sz w:val="24"/>
          <w:lang w:val="en-US"/>
        </w:rPr>
        <w:t xml:space="preserve"> while </w:t>
      </w:r>
      <w:r w:rsidR="0073667D" w:rsidRPr="0075606C">
        <w:rPr>
          <w:rFonts w:ascii="Times New Roman" w:hAnsi="Times New Roman" w:cs="Times New Roman"/>
          <w:sz w:val="24"/>
          <w:lang w:val="en-US"/>
        </w:rPr>
        <w:t>34</w:t>
      </w:r>
      <w:r w:rsidRPr="0075606C">
        <w:rPr>
          <w:rFonts w:ascii="Times New Roman" w:hAnsi="Times New Roman" w:cs="Times New Roman"/>
          <w:sz w:val="24"/>
          <w:lang w:val="en-US"/>
        </w:rPr>
        <w:t xml:space="preserve"> </w:t>
      </w:r>
      <w:r w:rsidR="00371A79" w:rsidRPr="0075606C">
        <w:rPr>
          <w:rFonts w:ascii="Times New Roman" w:hAnsi="Times New Roman" w:cs="Times New Roman"/>
          <w:sz w:val="24"/>
          <w:lang w:val="en-US"/>
        </w:rPr>
        <w:t>had</w:t>
      </w:r>
      <w:r w:rsidRPr="0075606C">
        <w:rPr>
          <w:rFonts w:ascii="Times New Roman" w:hAnsi="Times New Roman" w:cs="Times New Roman"/>
          <w:sz w:val="24"/>
          <w:lang w:val="en-US"/>
        </w:rPr>
        <w:t xml:space="preserve"> medium support (**) and </w:t>
      </w:r>
      <w:r w:rsidR="00A96338" w:rsidRPr="0075606C">
        <w:rPr>
          <w:rFonts w:ascii="Times New Roman" w:hAnsi="Times New Roman" w:cs="Times New Roman"/>
          <w:sz w:val="24"/>
          <w:lang w:val="en-US"/>
        </w:rPr>
        <w:t>36</w:t>
      </w:r>
      <w:r w:rsidRPr="0075606C">
        <w:rPr>
          <w:rFonts w:ascii="Times New Roman" w:hAnsi="Times New Roman" w:cs="Times New Roman"/>
          <w:sz w:val="24"/>
          <w:lang w:val="en-US"/>
        </w:rPr>
        <w:t xml:space="preserve"> </w:t>
      </w:r>
      <w:r w:rsidR="00371A79" w:rsidRPr="0075606C">
        <w:rPr>
          <w:rFonts w:ascii="Times New Roman" w:hAnsi="Times New Roman" w:cs="Times New Roman"/>
          <w:sz w:val="24"/>
          <w:lang w:val="en-US"/>
        </w:rPr>
        <w:t>showed</w:t>
      </w:r>
      <w:r w:rsidRPr="0075606C">
        <w:rPr>
          <w:rFonts w:ascii="Times New Roman" w:hAnsi="Times New Roman" w:cs="Times New Roman"/>
          <w:sz w:val="24"/>
          <w:lang w:val="en-US"/>
        </w:rPr>
        <w:t xml:space="preserve"> the lowest level </w:t>
      </w:r>
      <w:r w:rsidR="00371A79" w:rsidRPr="0075606C">
        <w:rPr>
          <w:rFonts w:ascii="Times New Roman" w:hAnsi="Times New Roman" w:cs="Times New Roman"/>
          <w:sz w:val="24"/>
          <w:lang w:val="en-US"/>
        </w:rPr>
        <w:t xml:space="preserve">of support </w:t>
      </w:r>
      <w:r w:rsidRPr="0075606C">
        <w:rPr>
          <w:rFonts w:ascii="Times New Roman" w:hAnsi="Times New Roman" w:cs="Times New Roman"/>
          <w:sz w:val="24"/>
          <w:lang w:val="en-US"/>
        </w:rPr>
        <w:t>(*)</w:t>
      </w:r>
      <w:r w:rsidR="00577A0D" w:rsidRPr="0075606C">
        <w:rPr>
          <w:rFonts w:ascii="Times New Roman" w:hAnsi="Times New Roman" w:cs="Times New Roman"/>
          <w:sz w:val="24"/>
          <w:lang w:val="en-US"/>
        </w:rPr>
        <w:t xml:space="preserve"> (</w:t>
      </w:r>
      <w:r w:rsidR="00D04C92" w:rsidRPr="0075606C">
        <w:rPr>
          <w:rFonts w:ascii="Times New Roman" w:hAnsi="Times New Roman" w:cs="Times New Roman"/>
          <w:sz w:val="24"/>
          <w:lang w:val="en-US"/>
        </w:rPr>
        <w:t>see Methods for details</w:t>
      </w:r>
      <w:r w:rsidR="00577A0D" w:rsidRPr="0075606C">
        <w:rPr>
          <w:rFonts w:ascii="Times New Roman" w:hAnsi="Times New Roman" w:cs="Times New Roman"/>
          <w:sz w:val="24"/>
          <w:lang w:val="en-US"/>
        </w:rPr>
        <w:t>)</w:t>
      </w:r>
      <w:r w:rsidRPr="0075606C">
        <w:rPr>
          <w:rFonts w:ascii="Times New Roman" w:hAnsi="Times New Roman" w:cs="Times New Roman"/>
          <w:sz w:val="24"/>
          <w:lang w:val="en-US"/>
        </w:rPr>
        <w:t>.</w:t>
      </w:r>
      <w:r w:rsidR="000D19AD" w:rsidRPr="0075606C">
        <w:rPr>
          <w:rFonts w:ascii="Times New Roman" w:hAnsi="Times New Roman" w:cs="Times New Roman"/>
          <w:sz w:val="24"/>
          <w:lang w:val="en-US"/>
        </w:rPr>
        <w:t xml:space="preserve"> </w:t>
      </w:r>
      <w:r w:rsidR="00251E0F" w:rsidRPr="0075606C">
        <w:rPr>
          <w:rFonts w:ascii="Times New Roman" w:hAnsi="Times New Roman" w:cs="Times New Roman"/>
          <w:sz w:val="24"/>
          <w:lang w:val="en-US"/>
        </w:rPr>
        <w:t xml:space="preserve">Next, we analyzed dcDNA-Seq reads that could not be assigned to previously annotated transcripts. </w:t>
      </w:r>
      <w:r w:rsidR="007C4ED5" w:rsidRPr="0075606C">
        <w:rPr>
          <w:rFonts w:ascii="Times New Roman" w:hAnsi="Times New Roman" w:cs="Times New Roman"/>
          <w:sz w:val="24"/>
          <w:lang w:val="en-US"/>
        </w:rPr>
        <w:t>By aligning the 5′-</w:t>
      </w:r>
      <w:r w:rsidR="000D19AD" w:rsidRPr="0075606C">
        <w:rPr>
          <w:rFonts w:ascii="Times New Roman" w:hAnsi="Times New Roman" w:cs="Times New Roman"/>
          <w:sz w:val="24"/>
          <w:lang w:val="en-US"/>
        </w:rPr>
        <w:t xml:space="preserve">ends of these </w:t>
      </w:r>
      <w:r w:rsidR="007C4ED5" w:rsidRPr="0075606C">
        <w:rPr>
          <w:rFonts w:ascii="Times New Roman" w:hAnsi="Times New Roman" w:cs="Times New Roman"/>
          <w:sz w:val="24"/>
          <w:lang w:val="en-US"/>
        </w:rPr>
        <w:t>reads - validated by 5′-</w:t>
      </w:r>
      <w:r w:rsidR="000D19AD" w:rsidRPr="0075606C">
        <w:rPr>
          <w:rFonts w:ascii="Times New Roman" w:hAnsi="Times New Roman" w:cs="Times New Roman"/>
          <w:sz w:val="24"/>
          <w:lang w:val="en-US"/>
        </w:rPr>
        <w:t>adapter sequences (</w:t>
      </w:r>
      <w:r w:rsidR="001A3AE0" w:rsidRPr="0075606C">
        <w:rPr>
          <w:rFonts w:ascii="Times New Roman" w:hAnsi="Times New Roman" w:cs="Times New Roman"/>
          <w:sz w:val="24"/>
          <w:lang w:val="en-US"/>
        </w:rPr>
        <w:t xml:space="preserve">using the </w:t>
      </w:r>
      <w:r w:rsidR="000D19AD" w:rsidRPr="0075606C">
        <w:rPr>
          <w:rFonts w:ascii="Times New Roman" w:hAnsi="Times New Roman" w:cs="Times New Roman"/>
          <w:sz w:val="24"/>
          <w:lang w:val="en-US"/>
        </w:rPr>
        <w:t xml:space="preserve">LoRTIA pipeline) - to TSS clusters </w:t>
      </w:r>
      <w:r w:rsidR="001A3AE0" w:rsidRPr="0075606C">
        <w:rPr>
          <w:rFonts w:ascii="Times New Roman" w:hAnsi="Times New Roman" w:cs="Times New Roman"/>
          <w:sz w:val="24"/>
          <w:lang w:val="en-US"/>
        </w:rPr>
        <w:t>detected</w:t>
      </w:r>
      <w:r w:rsidR="000D19AD" w:rsidRPr="0075606C">
        <w:rPr>
          <w:rFonts w:ascii="Times New Roman" w:hAnsi="Times New Roman" w:cs="Times New Roman"/>
          <w:sz w:val="24"/>
          <w:lang w:val="en-US"/>
        </w:rPr>
        <w:t xml:space="preserve"> </w:t>
      </w:r>
      <w:r w:rsidR="000D19AD" w:rsidRPr="00E24243">
        <w:rPr>
          <w:rFonts w:ascii="Times New Roman" w:hAnsi="Times New Roman" w:cs="Times New Roman"/>
          <w:sz w:val="24"/>
          <w:lang w:val="en-US"/>
        </w:rPr>
        <w:t>by CAGE-Seq (</w:t>
      </w:r>
      <w:r w:rsidR="007C4ED5" w:rsidRPr="00E24243">
        <w:rPr>
          <w:rFonts w:ascii="Times New Roman" w:hAnsi="Times New Roman" w:cs="Times New Roman"/>
          <w:sz w:val="24"/>
          <w:lang w:val="en-US"/>
        </w:rPr>
        <w:t xml:space="preserve">via </w:t>
      </w:r>
      <w:r w:rsidR="000D19AD" w:rsidRPr="00E24243">
        <w:rPr>
          <w:rFonts w:ascii="Times New Roman" w:hAnsi="Times New Roman" w:cs="Times New Roman"/>
          <w:sz w:val="24"/>
          <w:lang w:val="en-US"/>
        </w:rPr>
        <w:t xml:space="preserve">CAGEfightR), we refined TSS annotations and identified distinct TSS peaks within broad clusters (&gt;200 bp). </w:t>
      </w:r>
      <w:r w:rsidR="00576479" w:rsidRPr="00E24243">
        <w:rPr>
          <w:rFonts w:ascii="Times New Roman" w:hAnsi="Times New Roman" w:cs="Times New Roman"/>
          <w:sz w:val="24"/>
          <w:lang w:val="en-US"/>
        </w:rPr>
        <w:t>The transcripts were assembled by combining these refined TSSs with TESs from our previous annotations. Transcripts were considered authentic if they had a minimum of five dcDNA-Seq reads with 5'-ends aligning to CAGE-Seq-validated TSSs.</w:t>
      </w:r>
      <w:r w:rsidR="00972672" w:rsidRPr="00E24243">
        <w:rPr>
          <w:rFonts w:ascii="Times New Roman" w:hAnsi="Times New Roman" w:cs="Times New Roman"/>
          <w:sz w:val="24"/>
          <w:lang w:val="en-US"/>
        </w:rPr>
        <w:t xml:space="preserve"> </w:t>
      </w:r>
      <w:r w:rsidR="00FF5D05" w:rsidRPr="00E24243">
        <w:rPr>
          <w:rFonts w:ascii="Times New Roman" w:hAnsi="Times New Roman" w:cs="Times New Roman"/>
          <w:sz w:val="24"/>
          <w:lang w:val="en-US"/>
        </w:rPr>
        <w:t>In this work, w</w:t>
      </w:r>
      <w:r w:rsidR="004A537E" w:rsidRPr="00E24243">
        <w:rPr>
          <w:rFonts w:ascii="Times New Roman" w:hAnsi="Times New Roman" w:cs="Times New Roman"/>
          <w:sz w:val="24"/>
          <w:lang w:val="en-US"/>
        </w:rPr>
        <w:t xml:space="preserve">e identified 169 </w:t>
      </w:r>
      <w:r w:rsidR="00FA5A87" w:rsidRPr="00E24243">
        <w:rPr>
          <w:rFonts w:ascii="Times New Roman" w:hAnsi="Times New Roman" w:cs="Times New Roman"/>
          <w:sz w:val="24"/>
          <w:lang w:val="en-US"/>
        </w:rPr>
        <w:t>novel transcripts</w:t>
      </w:r>
      <w:r w:rsidR="00A055A3" w:rsidRPr="00E24243">
        <w:rPr>
          <w:rFonts w:ascii="Times New Roman" w:hAnsi="Times New Roman" w:cs="Times New Roman"/>
          <w:sz w:val="24"/>
          <w:lang w:val="en-US"/>
        </w:rPr>
        <w:t xml:space="preserve">, categorized as </w:t>
      </w:r>
      <w:r w:rsidR="00BB1865" w:rsidRPr="00E24243">
        <w:rPr>
          <w:rFonts w:ascii="Times New Roman" w:hAnsi="Times New Roman" w:cs="Times New Roman"/>
          <w:sz w:val="24"/>
          <w:lang w:val="en-US"/>
        </w:rPr>
        <w:t xml:space="preserve">follows: 26 </w:t>
      </w:r>
      <w:r w:rsidR="00B30722" w:rsidRPr="00E24243">
        <w:rPr>
          <w:rFonts w:ascii="Times New Roman" w:hAnsi="Times New Roman" w:cs="Times New Roman"/>
          <w:sz w:val="24"/>
          <w:lang w:val="en-US"/>
        </w:rPr>
        <w:t>nc</w:t>
      </w:r>
      <w:r w:rsidR="00ED1C70" w:rsidRPr="00E24243">
        <w:rPr>
          <w:rFonts w:ascii="Times New Roman" w:hAnsi="Times New Roman" w:cs="Times New Roman"/>
          <w:sz w:val="24"/>
          <w:lang w:val="en-US"/>
        </w:rPr>
        <w:t>RNAs</w:t>
      </w:r>
      <w:r w:rsidR="00BB1865" w:rsidRPr="00E24243">
        <w:rPr>
          <w:rFonts w:ascii="Times New Roman" w:hAnsi="Times New Roman" w:cs="Times New Roman"/>
          <w:sz w:val="24"/>
          <w:lang w:val="en-US"/>
        </w:rPr>
        <w:t>; 80 isoforms of monocistronic transcripts (</w:t>
      </w:r>
      <w:r w:rsidR="008C4AFD" w:rsidRPr="00E24243">
        <w:rPr>
          <w:rFonts w:ascii="Times New Roman" w:hAnsi="Times New Roman" w:cs="Times New Roman"/>
          <w:sz w:val="24"/>
          <w:lang w:val="en-US"/>
        </w:rPr>
        <w:t>42 with longer and 38 with shorter UTRs compared to the canonical transcripts</w:t>
      </w:r>
      <w:r w:rsidR="00BB1865" w:rsidRPr="00E24243">
        <w:rPr>
          <w:rFonts w:ascii="Times New Roman" w:hAnsi="Times New Roman" w:cs="Times New Roman"/>
          <w:sz w:val="24"/>
          <w:lang w:val="en-US"/>
        </w:rPr>
        <w:t>); and 18 isoforms of multicistronic transcripts (</w:t>
      </w:r>
      <w:r w:rsidR="008C4AFD" w:rsidRPr="00E24243">
        <w:rPr>
          <w:rFonts w:ascii="Times New Roman" w:hAnsi="Times New Roman" w:cs="Times New Roman"/>
          <w:sz w:val="24"/>
          <w:lang w:val="en-US"/>
        </w:rPr>
        <w:t>8 with longer and 10 with shorter UTRs than the canonical transcripts</w:t>
      </w:r>
      <w:r w:rsidR="00BB1865" w:rsidRPr="00E24243">
        <w:rPr>
          <w:rFonts w:ascii="Times New Roman" w:hAnsi="Times New Roman" w:cs="Times New Roman"/>
          <w:sz w:val="24"/>
          <w:lang w:val="en-US"/>
        </w:rPr>
        <w:t>).</w:t>
      </w:r>
      <w:r w:rsidR="00582832" w:rsidRPr="00E24243">
        <w:rPr>
          <w:rFonts w:ascii="Times New Roman" w:hAnsi="Times New Roman" w:cs="Times New Roman"/>
          <w:sz w:val="24"/>
          <w:lang w:val="en-US"/>
        </w:rPr>
        <w:t xml:space="preserve"> </w:t>
      </w:r>
      <w:r w:rsidR="005369C2" w:rsidRPr="00E24243">
        <w:rPr>
          <w:rFonts w:ascii="Times New Roman" w:hAnsi="Times New Roman" w:cs="Times New Roman"/>
          <w:sz w:val="24"/>
          <w:lang w:val="en-US"/>
        </w:rPr>
        <w:t xml:space="preserve">Long and short UTR variants share the same ORF as the canonical transcript but differ in the length of their 5′-ends. </w:t>
      </w:r>
      <w:r w:rsidR="00931379" w:rsidRPr="00E24243">
        <w:rPr>
          <w:rFonts w:ascii="Times New Roman" w:hAnsi="Times New Roman" w:cs="Times New Roman"/>
          <w:sz w:val="24"/>
          <w:lang w:val="en-US"/>
        </w:rPr>
        <w:t xml:space="preserve">Additionally, we identified </w:t>
      </w:r>
      <w:r w:rsidR="00E45590" w:rsidRPr="00E24243">
        <w:rPr>
          <w:rFonts w:ascii="Times New Roman" w:hAnsi="Times New Roman" w:cs="Times New Roman"/>
          <w:sz w:val="24"/>
          <w:lang w:val="en-US"/>
        </w:rPr>
        <w:t xml:space="preserve">29 putative embedded genes encoding 5′-truncated </w:t>
      </w:r>
      <w:r w:rsidR="00931379" w:rsidRPr="00E24243">
        <w:rPr>
          <w:rFonts w:ascii="Times New Roman" w:hAnsi="Times New Roman" w:cs="Times New Roman"/>
          <w:sz w:val="24"/>
          <w:lang w:val="en-US"/>
        </w:rPr>
        <w:lastRenderedPageBreak/>
        <w:t>mRNAs</w:t>
      </w:r>
      <w:r w:rsidR="00E45590" w:rsidRPr="00E24243">
        <w:rPr>
          <w:rFonts w:ascii="Times New Roman" w:hAnsi="Times New Roman" w:cs="Times New Roman"/>
          <w:sz w:val="24"/>
          <w:lang w:val="en-US"/>
        </w:rPr>
        <w:t xml:space="preserve"> with in-frame </w:t>
      </w:r>
      <w:r w:rsidR="00931379" w:rsidRPr="00E24243">
        <w:rPr>
          <w:rFonts w:ascii="Times New Roman" w:hAnsi="Times New Roman" w:cs="Times New Roman"/>
          <w:sz w:val="24"/>
          <w:lang w:val="en-US"/>
        </w:rPr>
        <w:t xml:space="preserve">ORFs </w:t>
      </w:r>
      <w:r w:rsidR="00656EC8" w:rsidRPr="00E24243">
        <w:rPr>
          <w:rFonts w:ascii="Times New Roman" w:hAnsi="Times New Roman" w:cs="Times New Roman"/>
          <w:sz w:val="24"/>
          <w:lang w:val="en-US"/>
        </w:rPr>
        <w:t>that are</w:t>
      </w:r>
      <w:r w:rsidR="00931379" w:rsidRPr="00E24243">
        <w:rPr>
          <w:rFonts w:ascii="Times New Roman" w:hAnsi="Times New Roman" w:cs="Times New Roman"/>
          <w:sz w:val="24"/>
          <w:lang w:val="en-US"/>
        </w:rPr>
        <w:t xml:space="preserve"> 3′-coterminal with the larger canonical gene.</w:t>
      </w:r>
      <w:r w:rsidR="00FA5A87" w:rsidRPr="00E24243">
        <w:rPr>
          <w:rFonts w:ascii="Times New Roman" w:hAnsi="Times New Roman" w:cs="Times New Roman"/>
          <w:sz w:val="24"/>
          <w:lang w:val="en-US"/>
        </w:rPr>
        <w:t xml:space="preserve"> </w:t>
      </w:r>
      <w:r w:rsidR="00A140AE" w:rsidRPr="00E24243">
        <w:rPr>
          <w:rFonts w:ascii="Times New Roman" w:hAnsi="Times New Roman" w:cs="Times New Roman"/>
          <w:sz w:val="24"/>
          <w:szCs w:val="24"/>
          <w:lang w:val="en-US"/>
        </w:rPr>
        <w:t>Putative embedded genes may encode N-terminally truncated proteins. However, due to the phenomenon of cytoplasmic recapping [</w:t>
      </w:r>
      <w:bookmarkStart w:id="40" w:name="_GoBack"/>
      <w:r w:rsidR="00373BF9" w:rsidRPr="007A2B5D">
        <w:rPr>
          <w:rFonts w:ascii="Times New Roman" w:hAnsi="Times New Roman" w:cs="Times New Roman"/>
          <w:sz w:val="24"/>
          <w:szCs w:val="24"/>
          <w:lang w:val="en-US"/>
          <w:rPrChange w:id="41" w:author="kakukb.biotech@gmail.com" w:date="2025-02-21T12:59:00Z">
            <w:rPr>
              <w:rFonts w:ascii="Times New Roman" w:hAnsi="Times New Roman" w:cs="Times New Roman"/>
              <w:color w:val="00B050"/>
              <w:sz w:val="24"/>
              <w:szCs w:val="24"/>
              <w:lang w:val="en-US"/>
            </w:rPr>
          </w:rPrChange>
        </w:rPr>
        <w:t>4</w:t>
      </w:r>
      <w:del w:id="42" w:author="kakukb.biotech@gmail.com" w:date="2025-02-21T12:51:00Z">
        <w:r w:rsidR="00373BF9" w:rsidRPr="007A2B5D" w:rsidDel="00D033A2">
          <w:rPr>
            <w:rFonts w:ascii="Times New Roman" w:hAnsi="Times New Roman" w:cs="Times New Roman"/>
            <w:sz w:val="24"/>
            <w:szCs w:val="24"/>
            <w:lang w:val="en-US"/>
            <w:rPrChange w:id="43" w:author="kakukb.biotech@gmail.com" w:date="2025-02-21T12:59:00Z">
              <w:rPr>
                <w:rFonts w:ascii="Times New Roman" w:hAnsi="Times New Roman" w:cs="Times New Roman"/>
                <w:color w:val="00B050"/>
                <w:sz w:val="24"/>
                <w:szCs w:val="24"/>
                <w:lang w:val="en-US"/>
              </w:rPr>
            </w:rPrChange>
          </w:rPr>
          <w:delText>1</w:delText>
        </w:r>
      </w:del>
      <w:ins w:id="44" w:author="kakukb.biotech@gmail.com" w:date="2025-02-21T12:54:00Z">
        <w:r w:rsidR="001E3A34" w:rsidRPr="007A2B5D">
          <w:rPr>
            <w:rFonts w:ascii="Times New Roman" w:hAnsi="Times New Roman" w:cs="Times New Roman"/>
            <w:sz w:val="24"/>
            <w:szCs w:val="24"/>
            <w:lang w:val="en-US"/>
            <w:rPrChange w:id="45" w:author="kakukb.biotech@gmail.com" w:date="2025-02-21T12:59:00Z">
              <w:rPr>
                <w:rFonts w:ascii="Times New Roman" w:hAnsi="Times New Roman" w:cs="Times New Roman"/>
                <w:color w:val="00B050"/>
                <w:sz w:val="24"/>
                <w:szCs w:val="24"/>
                <w:lang w:val="en-US"/>
              </w:rPr>
            </w:rPrChange>
          </w:rPr>
          <w:t>2</w:t>
        </w:r>
      </w:ins>
      <w:bookmarkEnd w:id="40"/>
      <w:r w:rsidR="00A140AE" w:rsidRPr="00E24243">
        <w:rPr>
          <w:rFonts w:ascii="Times New Roman" w:hAnsi="Times New Roman" w:cs="Times New Roman"/>
          <w:sz w:val="24"/>
          <w:szCs w:val="24"/>
          <w:lang w:val="en-US"/>
        </w:rPr>
        <w:t xml:space="preserve">], which can produce capped truncated transcripts, and the less robust 5′ support provided by nanopore-based sequencing methods, we applied an additional filtering criterion. </w:t>
      </w:r>
      <w:r w:rsidR="006822C3" w:rsidRPr="00E24243">
        <w:rPr>
          <w:rFonts w:ascii="Times New Roman" w:hAnsi="Times New Roman" w:cs="Times New Roman"/>
          <w:sz w:val="24"/>
          <w:szCs w:val="24"/>
          <w:lang w:val="en-US"/>
        </w:rPr>
        <w:t>Therefore, additional criteria were set for the acceptance of 5′-truncated isoforms as genuine transcripts: their TSS had to be confirmed by dRNA-Seq data, and their expression ratio had to be at least 5% relative to their canonical transcript (TSSs were determined by CAGE-Seq).</w:t>
      </w:r>
      <w:r w:rsidR="00B0727C" w:rsidRPr="00E24243">
        <w:rPr>
          <w:rFonts w:ascii="Times New Roman" w:hAnsi="Times New Roman" w:cs="Times New Roman"/>
          <w:sz w:val="24"/>
          <w:lang w:val="en-US"/>
        </w:rPr>
        <w:t xml:space="preserve"> </w:t>
      </w:r>
      <w:r w:rsidR="005369C2" w:rsidRPr="00E24243">
        <w:rPr>
          <w:rFonts w:ascii="Times New Roman" w:hAnsi="Times New Roman" w:cs="Times New Roman"/>
          <w:sz w:val="24"/>
          <w:lang w:val="en-US"/>
        </w:rPr>
        <w:t xml:space="preserve">We </w:t>
      </w:r>
      <w:r w:rsidR="00D04C92" w:rsidRPr="00E24243">
        <w:rPr>
          <w:rFonts w:ascii="Times New Roman" w:hAnsi="Times New Roman" w:cs="Times New Roman"/>
          <w:sz w:val="24"/>
          <w:lang w:val="en-US"/>
        </w:rPr>
        <w:t xml:space="preserve">reevaluated </w:t>
      </w:r>
      <w:r w:rsidR="005369C2" w:rsidRPr="00E24243">
        <w:rPr>
          <w:rFonts w:ascii="Times New Roman" w:hAnsi="Times New Roman" w:cs="Times New Roman"/>
          <w:sz w:val="24"/>
          <w:lang w:val="en-US"/>
        </w:rPr>
        <w:t xml:space="preserve">our previously described transcripts and indicated in </w:t>
      </w:r>
      <w:r w:rsidR="005369C2" w:rsidRPr="00E24243">
        <w:rPr>
          <w:rFonts w:ascii="Times New Roman" w:hAnsi="Times New Roman" w:cs="Times New Roman"/>
          <w:b/>
          <w:sz w:val="24"/>
          <w:lang w:val="en-US"/>
        </w:rPr>
        <w:t xml:space="preserve">Supplementary Table S4 </w:t>
      </w:r>
      <w:r w:rsidR="005369C2" w:rsidRPr="00E24243">
        <w:rPr>
          <w:rFonts w:ascii="Times New Roman" w:hAnsi="Times New Roman" w:cs="Times New Roman"/>
          <w:sz w:val="24"/>
          <w:lang w:val="en-US"/>
        </w:rPr>
        <w:t>whether they met our new validation criteria. Failure to meet these strict criteria does not necessarily imply that these transcripts are mere artefacts.</w:t>
      </w:r>
    </w:p>
    <w:p w14:paraId="07C7B79B" w14:textId="77777777" w:rsidR="00690770" w:rsidRDefault="00690770" w:rsidP="00573600">
      <w:pPr>
        <w:spacing w:after="120" w:line="240" w:lineRule="auto"/>
        <w:jc w:val="both"/>
        <w:rPr>
          <w:rFonts w:ascii="Times New Roman" w:hAnsi="Times New Roman" w:cs="Times New Roman"/>
          <w:b/>
          <w:sz w:val="24"/>
          <w:lang w:val="en-US"/>
        </w:rPr>
      </w:pPr>
    </w:p>
    <w:p w14:paraId="4D39EEB2" w14:textId="0DF4EA28" w:rsidR="004C55C6" w:rsidRPr="00E24243" w:rsidRDefault="004C55C6" w:rsidP="00573600">
      <w:pPr>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 xml:space="preserve">Comparison of replication origin-associated </w:t>
      </w:r>
      <w:r w:rsidR="00045469" w:rsidRPr="00E24243">
        <w:rPr>
          <w:rFonts w:ascii="Times New Roman" w:hAnsi="Times New Roman" w:cs="Times New Roman"/>
          <w:b/>
          <w:sz w:val="24"/>
          <w:lang w:val="en-US"/>
        </w:rPr>
        <w:t xml:space="preserve">RNAs </w:t>
      </w:r>
      <w:r w:rsidRPr="00E24243">
        <w:rPr>
          <w:rFonts w:ascii="Times New Roman" w:hAnsi="Times New Roman" w:cs="Times New Roman"/>
          <w:b/>
          <w:sz w:val="24"/>
          <w:lang w:val="en-US"/>
        </w:rPr>
        <w:t>of EHV-1 and PRV</w:t>
      </w:r>
    </w:p>
    <w:p w14:paraId="5DC75B27" w14:textId="4F9A3A35" w:rsidR="00F3326F" w:rsidRPr="0075606C" w:rsidRDefault="00045469"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These transcript</w:t>
      </w:r>
      <w:r w:rsidR="004C55C6" w:rsidRPr="00E24243">
        <w:rPr>
          <w:rFonts w:ascii="Times New Roman" w:hAnsi="Times New Roman" w:cs="Times New Roman"/>
          <w:sz w:val="24"/>
          <w:lang w:val="en-US"/>
        </w:rPr>
        <w:t>s are mapped ne</w:t>
      </w:r>
      <w:r w:rsidR="00270CD2">
        <w:rPr>
          <w:rFonts w:ascii="Times New Roman" w:hAnsi="Times New Roman" w:cs="Times New Roman"/>
          <w:sz w:val="24"/>
          <w:lang w:val="en-US"/>
        </w:rPr>
        <w:t>ar the replication origins (OriS</w:t>
      </w:r>
      <w:r w:rsidR="004C55C6" w:rsidRPr="00E24243">
        <w:rPr>
          <w:rFonts w:ascii="Times New Roman" w:hAnsi="Times New Roman" w:cs="Times New Roman"/>
          <w:sz w:val="24"/>
          <w:lang w:val="en-US"/>
        </w:rPr>
        <w:t>) in herpesvirus genomes.</w:t>
      </w:r>
      <w:r w:rsidR="00AC64DA" w:rsidRPr="00E24243">
        <w:rPr>
          <w:rFonts w:ascii="Times New Roman" w:hAnsi="Times New Roman" w:cs="Times New Roman"/>
          <w:sz w:val="24"/>
          <w:lang w:val="en-US"/>
        </w:rPr>
        <w:t xml:space="preserve"> The </w:t>
      </w:r>
      <w:r w:rsidRPr="00E24243">
        <w:rPr>
          <w:rFonts w:ascii="Times New Roman" w:hAnsi="Times New Roman" w:cs="Times New Roman"/>
          <w:sz w:val="24"/>
          <w:lang w:val="en-US"/>
        </w:rPr>
        <w:t>replication origin-associated RNA (</w:t>
      </w:r>
      <w:r w:rsidR="00AC64DA" w:rsidRPr="00E24243">
        <w:rPr>
          <w:rFonts w:ascii="Times New Roman" w:hAnsi="Times New Roman" w:cs="Times New Roman"/>
          <w:sz w:val="24"/>
          <w:lang w:val="en-US"/>
        </w:rPr>
        <w:t>raRNA</w:t>
      </w:r>
      <w:r w:rsidRPr="00E24243">
        <w:rPr>
          <w:rFonts w:ascii="Times New Roman" w:hAnsi="Times New Roman" w:cs="Times New Roman"/>
          <w:sz w:val="24"/>
          <w:lang w:val="en-US"/>
        </w:rPr>
        <w:t>)</w:t>
      </w:r>
      <w:r w:rsidR="00270CD2">
        <w:rPr>
          <w:rFonts w:ascii="Times New Roman" w:hAnsi="Times New Roman" w:cs="Times New Roman"/>
          <w:sz w:val="24"/>
          <w:lang w:val="en-US"/>
        </w:rPr>
        <w:t>, CTO-S, located near the Ori</w:t>
      </w:r>
      <w:r w:rsidR="00AC64DA" w:rsidRPr="00E24243">
        <w:rPr>
          <w:rFonts w:ascii="Times New Roman" w:hAnsi="Times New Roman" w:cs="Times New Roman"/>
          <w:sz w:val="24"/>
          <w:lang w:val="en-US"/>
        </w:rPr>
        <w:t>L has only been described in EHV-1 and PRV (</w:t>
      </w:r>
      <w:r w:rsidR="00AC64DA" w:rsidRPr="00E24243">
        <w:rPr>
          <w:rFonts w:ascii="Times New Roman" w:hAnsi="Times New Roman" w:cs="Times New Roman"/>
          <w:b/>
          <w:sz w:val="24"/>
          <w:lang w:val="en-US"/>
        </w:rPr>
        <w:t>Supplementary Figure S1A</w:t>
      </w:r>
      <w:r w:rsidR="00AC64DA" w:rsidRPr="0075606C">
        <w:rPr>
          <w:rFonts w:ascii="Times New Roman" w:hAnsi="Times New Roman" w:cs="Times New Roman"/>
          <w:sz w:val="24"/>
          <w:lang w:val="en-US"/>
        </w:rPr>
        <w:t xml:space="preserve">). </w:t>
      </w:r>
      <w:r w:rsidR="004C55C6" w:rsidRPr="0075606C">
        <w:rPr>
          <w:rFonts w:ascii="Times New Roman" w:hAnsi="Times New Roman" w:cs="Times New Roman"/>
          <w:sz w:val="24"/>
          <w:lang w:val="en-US"/>
        </w:rPr>
        <w:t xml:space="preserve">The NOIR ncRNA has been </w:t>
      </w:r>
      <w:r w:rsidR="00A74E7B" w:rsidRPr="0075606C">
        <w:rPr>
          <w:rFonts w:ascii="Times New Roman" w:hAnsi="Times New Roman" w:cs="Times New Roman"/>
          <w:sz w:val="24"/>
          <w:lang w:val="en-US"/>
        </w:rPr>
        <w:t>reported</w:t>
      </w:r>
      <w:r w:rsidR="004C55C6" w:rsidRPr="0075606C">
        <w:rPr>
          <w:rFonts w:ascii="Times New Roman" w:hAnsi="Times New Roman" w:cs="Times New Roman"/>
          <w:sz w:val="24"/>
          <w:lang w:val="en-US"/>
        </w:rPr>
        <w:t xml:space="preserve"> to map between the ORF64 and ORF65 transactivator genes near </w:t>
      </w:r>
      <w:r w:rsidR="00E94AB1" w:rsidRPr="0075606C">
        <w:rPr>
          <w:rFonts w:ascii="Times New Roman" w:hAnsi="Times New Roman" w:cs="Times New Roman"/>
          <w:sz w:val="24"/>
          <w:lang w:val="en-US"/>
        </w:rPr>
        <w:t>the Ori located at the repeat region of the short genomic region (</w:t>
      </w:r>
      <w:r w:rsidR="004C55C6" w:rsidRPr="0075606C">
        <w:rPr>
          <w:rFonts w:ascii="Times New Roman" w:hAnsi="Times New Roman" w:cs="Times New Roman"/>
          <w:sz w:val="24"/>
          <w:lang w:val="en-US"/>
        </w:rPr>
        <w:t>OriS</w:t>
      </w:r>
      <w:r w:rsidR="00E94AB1" w:rsidRPr="0075606C">
        <w:rPr>
          <w:rFonts w:ascii="Times New Roman" w:hAnsi="Times New Roman" w:cs="Times New Roman"/>
          <w:sz w:val="24"/>
          <w:lang w:val="en-US"/>
        </w:rPr>
        <w:t>) of the EHV-1</w:t>
      </w:r>
      <w:r w:rsidR="004C55C6" w:rsidRPr="0075606C">
        <w:rPr>
          <w:rFonts w:ascii="Times New Roman" w:hAnsi="Times New Roman" w:cs="Times New Roman"/>
          <w:sz w:val="24"/>
          <w:lang w:val="en-US"/>
        </w:rPr>
        <w:t xml:space="preserve"> </w:t>
      </w:r>
      <w:r w:rsidR="004C55C6" w:rsidRPr="0075606C">
        <w:rPr>
          <w:rFonts w:ascii="Times New Roman" w:hAnsi="Times New Roman" w:cs="Times New Roman"/>
          <w:sz w:val="24"/>
          <w:lang w:val="en-US"/>
        </w:rPr>
        <w:fldChar w:fldCharType="begin"/>
      </w:r>
      <w:r w:rsidR="004C55C6" w:rsidRPr="0075606C">
        <w:rPr>
          <w:rFonts w:ascii="Times New Roman" w:hAnsi="Times New Roman" w:cs="Times New Roman"/>
          <w:sz w:val="24"/>
          <w:lang w:val="en-US"/>
        </w:rPr>
        <w:instrText xml:space="preserve"> ADDIN ZOTERO_ITEM CSL_CITATION {"citationID":"VFfiHcFE","properties":{"formattedCitation":"[28]","plainCitation":"[28]","noteIndex":0},"citationItems":[{"id":186,"uris":["http://zotero.org/users/local/SrvbCAEb/items/8R53DERT"],"itemData":{"id":186,"type":"article-journal","abstract":"This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4C55C6" w:rsidRPr="0075606C">
        <w:rPr>
          <w:rFonts w:ascii="Times New Roman" w:hAnsi="Times New Roman" w:cs="Times New Roman"/>
          <w:sz w:val="24"/>
          <w:lang w:val="en-US"/>
        </w:rPr>
        <w:fldChar w:fldCharType="separate"/>
      </w:r>
      <w:r w:rsidR="004C55C6" w:rsidRPr="0075606C">
        <w:rPr>
          <w:rFonts w:ascii="Times New Roman" w:hAnsi="Times New Roman" w:cs="Times New Roman"/>
          <w:sz w:val="24"/>
          <w:lang w:val="en-US"/>
        </w:rPr>
        <w:t>[28]</w:t>
      </w:r>
      <w:r w:rsidR="004C55C6" w:rsidRPr="0075606C">
        <w:rPr>
          <w:rFonts w:ascii="Times New Roman" w:hAnsi="Times New Roman" w:cs="Times New Roman"/>
          <w:sz w:val="24"/>
          <w:lang w:val="en-US"/>
        </w:rPr>
        <w:fldChar w:fldCharType="end"/>
      </w:r>
      <w:r w:rsidR="004C55C6" w:rsidRPr="0075606C">
        <w:rPr>
          <w:rFonts w:ascii="Times New Roman" w:hAnsi="Times New Roman" w:cs="Times New Roman"/>
          <w:sz w:val="24"/>
          <w:lang w:val="en-US"/>
        </w:rPr>
        <w:t xml:space="preserve">. NOIR </w:t>
      </w:r>
      <w:r w:rsidR="00AC64DA" w:rsidRPr="0075606C">
        <w:rPr>
          <w:rFonts w:ascii="Times New Roman" w:hAnsi="Times New Roman" w:cs="Times New Roman"/>
          <w:sz w:val="24"/>
          <w:lang w:val="en-US"/>
        </w:rPr>
        <w:t xml:space="preserve">family </w:t>
      </w:r>
      <w:r w:rsidR="004C55C6" w:rsidRPr="0075606C">
        <w:rPr>
          <w:rFonts w:ascii="Times New Roman" w:hAnsi="Times New Roman" w:cs="Times New Roman"/>
          <w:sz w:val="24"/>
          <w:lang w:val="en-US"/>
        </w:rPr>
        <w:t>has been identified in Varicelloviruses</w:t>
      </w:r>
      <w:r w:rsidR="00AC64DA" w:rsidRPr="0075606C">
        <w:rPr>
          <w:rFonts w:ascii="Times New Roman" w:hAnsi="Times New Roman" w:cs="Times New Roman"/>
          <w:sz w:val="24"/>
          <w:lang w:val="en-US"/>
        </w:rPr>
        <w:t>,</w:t>
      </w:r>
      <w:r w:rsidR="00D86E7A" w:rsidRPr="0075606C">
        <w:rPr>
          <w:rFonts w:ascii="Times New Roman" w:hAnsi="Times New Roman" w:cs="Times New Roman"/>
          <w:sz w:val="24"/>
          <w:lang w:val="en-US"/>
        </w:rPr>
        <w:t xml:space="preserve"> including PRV</w:t>
      </w:r>
      <w:r w:rsidR="003122E3" w:rsidRPr="0075606C">
        <w:rPr>
          <w:rFonts w:ascii="Times New Roman" w:hAnsi="Times New Roman" w:cs="Times New Roman"/>
          <w:sz w:val="24"/>
          <w:lang w:val="en-US"/>
        </w:rPr>
        <w:t xml:space="preserve"> </w:t>
      </w:r>
      <w:r w:rsidR="00D86E7A" w:rsidRPr="0075606C">
        <w:rPr>
          <w:rFonts w:ascii="Times New Roman" w:hAnsi="Times New Roman" w:cs="Times New Roman"/>
          <w:sz w:val="24"/>
          <w:lang w:val="en-US"/>
        </w:rPr>
        <w:t>(</w:t>
      </w:r>
      <w:r w:rsidR="00D86E7A" w:rsidRPr="0075606C">
        <w:rPr>
          <w:rFonts w:ascii="Times New Roman" w:hAnsi="Times New Roman" w:cs="Times New Roman"/>
          <w:b/>
          <w:sz w:val="24"/>
          <w:lang w:val="en-US"/>
        </w:rPr>
        <w:t>Supplementary Figure S1B</w:t>
      </w:r>
      <w:r w:rsidR="00D86E7A" w:rsidRPr="0075606C">
        <w:rPr>
          <w:rFonts w:ascii="Times New Roman" w:hAnsi="Times New Roman" w:cs="Times New Roman"/>
          <w:sz w:val="24"/>
          <w:lang w:val="en-US"/>
        </w:rPr>
        <w:t>)</w:t>
      </w:r>
      <w:r w:rsidR="00005483" w:rsidRPr="0075606C">
        <w:rPr>
          <w:rFonts w:ascii="Times New Roman" w:hAnsi="Times New Roman" w:cs="Times New Roman"/>
          <w:sz w:val="24"/>
          <w:lang w:val="en-US"/>
        </w:rPr>
        <w:t>,</w:t>
      </w:r>
      <w:r w:rsidR="00AC64DA" w:rsidRPr="0075606C">
        <w:rPr>
          <w:rFonts w:ascii="Times New Roman" w:hAnsi="Times New Roman" w:cs="Times New Roman"/>
          <w:sz w:val="24"/>
          <w:lang w:val="en-US"/>
        </w:rPr>
        <w:t xml:space="preserve"> however </w:t>
      </w:r>
      <w:r w:rsidR="002F2E78" w:rsidRPr="0075606C">
        <w:rPr>
          <w:rFonts w:ascii="Times New Roman" w:hAnsi="Times New Roman" w:cs="Times New Roman"/>
          <w:sz w:val="24"/>
          <w:lang w:val="en-US"/>
        </w:rPr>
        <w:t>their precise genomic locations vary among viruses</w:t>
      </w:r>
      <w:r w:rsidR="004C55C6" w:rsidRPr="0075606C">
        <w:rPr>
          <w:rFonts w:ascii="Times New Roman" w:hAnsi="Times New Roman" w:cs="Times New Roman"/>
          <w:sz w:val="24"/>
          <w:lang w:val="en-US"/>
        </w:rPr>
        <w:t xml:space="preserve"> </w:t>
      </w:r>
      <w:r w:rsidR="004C55C6" w:rsidRPr="0075606C">
        <w:rPr>
          <w:rFonts w:ascii="Times New Roman" w:hAnsi="Times New Roman" w:cs="Times New Roman"/>
          <w:sz w:val="24"/>
          <w:lang w:val="en-US"/>
        </w:rPr>
        <w:fldChar w:fldCharType="begin"/>
      </w:r>
      <w:r w:rsidR="004C55C6" w:rsidRPr="0075606C">
        <w:rPr>
          <w:rFonts w:ascii="Times New Roman" w:hAnsi="Times New Roman" w:cs="Times New Roman"/>
          <w:sz w:val="24"/>
          <w:lang w:val="en-US"/>
        </w:rPr>
        <w:instrText xml:space="preserve"> ADDIN ZOTERO_ITEM CSL_CITATION {"citationID":"U7gTQ8CP","properties":{"formattedCitation":"[11]","plainCitation":"[11]","noteIndex":0},"citationItems":[{"id":320,"uris":["http://zotero.org/users/local/SrvbCAEb/items/TXHFEIBJ"],"itemData":{"id":320,"type":"article-journal","abstract":"Long-read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4C55C6" w:rsidRPr="0075606C">
        <w:rPr>
          <w:rFonts w:ascii="Times New Roman" w:hAnsi="Times New Roman" w:cs="Times New Roman"/>
          <w:sz w:val="24"/>
          <w:lang w:val="en-US"/>
        </w:rPr>
        <w:fldChar w:fldCharType="separate"/>
      </w:r>
      <w:r w:rsidR="004C55C6" w:rsidRPr="0075606C">
        <w:rPr>
          <w:rFonts w:ascii="Times New Roman" w:hAnsi="Times New Roman" w:cs="Times New Roman"/>
          <w:sz w:val="24"/>
          <w:lang w:val="en-US"/>
        </w:rPr>
        <w:t>[11]</w:t>
      </w:r>
      <w:r w:rsidR="004C55C6" w:rsidRPr="0075606C">
        <w:rPr>
          <w:rFonts w:ascii="Times New Roman" w:hAnsi="Times New Roman" w:cs="Times New Roman"/>
          <w:sz w:val="24"/>
          <w:lang w:val="en-US"/>
        </w:rPr>
        <w:fldChar w:fldCharType="end"/>
      </w:r>
      <w:r w:rsidR="004C55C6" w:rsidRPr="0075606C">
        <w:rPr>
          <w:rFonts w:ascii="Times New Roman" w:hAnsi="Times New Roman" w:cs="Times New Roman"/>
          <w:sz w:val="24"/>
          <w:lang w:val="en-US"/>
        </w:rPr>
        <w:t xml:space="preserve">. </w:t>
      </w:r>
      <w:r w:rsidR="00401D51" w:rsidRPr="0075606C">
        <w:rPr>
          <w:rFonts w:ascii="Times New Roman" w:hAnsi="Times New Roman" w:cs="Times New Roman"/>
          <w:sz w:val="24"/>
          <w:lang w:val="en-US"/>
        </w:rPr>
        <w:t>As</w:t>
      </w:r>
      <w:r w:rsidR="004C55C6" w:rsidRPr="0075606C">
        <w:rPr>
          <w:rFonts w:ascii="Times New Roman" w:hAnsi="Times New Roman" w:cs="Times New Roman"/>
          <w:sz w:val="24"/>
          <w:lang w:val="en-US"/>
        </w:rPr>
        <w:t xml:space="preserve"> these are ncRNAs, their level of conservation is lower than that of the protein-coding regions. </w:t>
      </w:r>
      <w:r w:rsidR="00AB328E" w:rsidRPr="0075606C">
        <w:rPr>
          <w:rFonts w:ascii="Times New Roman" w:hAnsi="Times New Roman" w:cs="Times New Roman"/>
          <w:b/>
          <w:sz w:val="24"/>
          <w:lang w:val="en-US"/>
        </w:rPr>
        <w:t>Supplementary Figure S1</w:t>
      </w:r>
      <w:r w:rsidR="00AB328E" w:rsidRPr="0075606C">
        <w:rPr>
          <w:rFonts w:ascii="Times New Roman" w:hAnsi="Times New Roman" w:cs="Times New Roman"/>
          <w:sz w:val="24"/>
          <w:lang w:val="en-US"/>
        </w:rPr>
        <w:t xml:space="preserve"> shows that the INDEL pattern of the field isolate (MdBio) and laboratory (Kaplan) PRV strains is very sim</w:t>
      </w:r>
      <w:r w:rsidR="001B538D" w:rsidRPr="0075606C">
        <w:rPr>
          <w:rFonts w:ascii="Times New Roman" w:hAnsi="Times New Roman" w:cs="Times New Roman"/>
          <w:sz w:val="24"/>
          <w:lang w:val="en-US"/>
        </w:rPr>
        <w:t>ilar</w:t>
      </w:r>
      <w:r w:rsidR="00AB328E" w:rsidRPr="0075606C">
        <w:rPr>
          <w:rFonts w:ascii="Times New Roman" w:hAnsi="Times New Roman" w:cs="Times New Roman"/>
          <w:sz w:val="24"/>
          <w:lang w:val="en-US"/>
        </w:rPr>
        <w:t xml:space="preserve"> </w:t>
      </w:r>
      <w:r w:rsidR="001B538D" w:rsidRPr="0075606C">
        <w:rPr>
          <w:rFonts w:ascii="Times New Roman" w:hAnsi="Times New Roman" w:cs="Times New Roman"/>
          <w:sz w:val="24"/>
          <w:lang w:val="en-US"/>
        </w:rPr>
        <w:t xml:space="preserve">but differs from that of EHV-1, except for </w:t>
      </w:r>
      <w:r w:rsidR="008E4556" w:rsidRPr="0075606C">
        <w:rPr>
          <w:rFonts w:ascii="Times New Roman" w:hAnsi="Times New Roman" w:cs="Times New Roman"/>
          <w:sz w:val="24"/>
          <w:lang w:val="en-US"/>
        </w:rPr>
        <w:t xml:space="preserve">a long repeat insertion in the </w:t>
      </w:r>
      <w:r w:rsidR="00627D8A" w:rsidRPr="0075606C">
        <w:rPr>
          <w:rFonts w:ascii="Times New Roman" w:hAnsi="Times New Roman" w:cs="Times New Roman"/>
          <w:sz w:val="24"/>
          <w:lang w:val="en-US"/>
        </w:rPr>
        <w:t>NOIR</w:t>
      </w:r>
      <w:r w:rsidR="001B538D" w:rsidRPr="0075606C">
        <w:rPr>
          <w:rFonts w:ascii="Times New Roman" w:hAnsi="Times New Roman" w:cs="Times New Roman"/>
          <w:sz w:val="24"/>
          <w:lang w:val="en-US"/>
        </w:rPr>
        <w:t xml:space="preserve"> gene of the Kaplan strain at the 871–946 genomic position</w:t>
      </w:r>
      <w:r w:rsidR="00AB328E" w:rsidRPr="0075606C">
        <w:rPr>
          <w:rFonts w:ascii="Times New Roman" w:hAnsi="Times New Roman" w:cs="Times New Roman"/>
          <w:sz w:val="24"/>
          <w:lang w:val="en-US"/>
        </w:rPr>
        <w:t>.</w:t>
      </w:r>
      <w:r w:rsidR="00AB328E" w:rsidRPr="0075606C">
        <w:rPr>
          <w:rFonts w:ascii="Times New Roman" w:hAnsi="Times New Roman" w:cs="Times New Roman"/>
          <w:sz w:val="24"/>
          <w:szCs w:val="22"/>
          <w:lang w:val="en-US"/>
        </w:rPr>
        <w:t xml:space="preserve"> </w:t>
      </w:r>
      <w:r w:rsidR="00350ACF" w:rsidRPr="0075606C">
        <w:rPr>
          <w:rFonts w:ascii="Times New Roman" w:hAnsi="Times New Roman" w:cs="Times New Roman"/>
          <w:b/>
          <w:sz w:val="24"/>
          <w:lang w:val="en-US"/>
        </w:rPr>
        <w:t>Supplementary Figures S2</w:t>
      </w:r>
      <w:r w:rsidR="00350ACF" w:rsidRPr="0075606C">
        <w:rPr>
          <w:rFonts w:ascii="Times New Roman" w:hAnsi="Times New Roman" w:cs="Times New Roman"/>
          <w:sz w:val="24"/>
          <w:lang w:val="en-US"/>
        </w:rPr>
        <w:t xml:space="preserve"> and </w:t>
      </w:r>
      <w:r w:rsidR="00350ACF" w:rsidRPr="0075606C">
        <w:rPr>
          <w:rFonts w:ascii="Times New Roman" w:hAnsi="Times New Roman" w:cs="Times New Roman"/>
          <w:b/>
          <w:sz w:val="24"/>
          <w:lang w:val="en-US"/>
        </w:rPr>
        <w:t>S3</w:t>
      </w:r>
      <w:r w:rsidR="00350ACF" w:rsidRPr="0075606C">
        <w:rPr>
          <w:rFonts w:ascii="Times New Roman" w:hAnsi="Times New Roman" w:cs="Times New Roman"/>
          <w:sz w:val="24"/>
          <w:lang w:val="en-US"/>
        </w:rPr>
        <w:t xml:space="preserve"> show the OriS and OriL regions, along with the genes and transcripts in these regions, including their associated raRNAs that overlap with either replication origin in EHV-1 and PRV, respectively.</w:t>
      </w:r>
    </w:p>
    <w:p w14:paraId="4F1AE36B" w14:textId="7A5C3126" w:rsidR="001B069C" w:rsidRPr="0075606C" w:rsidRDefault="001B069C" w:rsidP="00573600">
      <w:pPr>
        <w:spacing w:after="120" w:line="240" w:lineRule="auto"/>
        <w:rPr>
          <w:rFonts w:ascii="Times New Roman" w:hAnsi="Times New Roman" w:cs="Times New Roman"/>
          <w:b/>
          <w:sz w:val="24"/>
          <w:lang w:val="en-US"/>
        </w:rPr>
      </w:pPr>
      <w:r w:rsidRPr="0075606C">
        <w:rPr>
          <w:rFonts w:ascii="Times New Roman" w:hAnsi="Times New Roman" w:cs="Times New Roman"/>
          <w:b/>
          <w:sz w:val="24"/>
          <w:lang w:val="en-US"/>
        </w:rPr>
        <w:t>Kinetic</w:t>
      </w:r>
      <w:r w:rsidR="008A033A" w:rsidRPr="0075606C">
        <w:rPr>
          <w:rFonts w:ascii="Times New Roman" w:hAnsi="Times New Roman" w:cs="Times New Roman"/>
          <w:b/>
          <w:sz w:val="24"/>
          <w:lang w:val="en-US"/>
        </w:rPr>
        <w:t xml:space="preserve"> characterization of TSSs, TESs</w:t>
      </w:r>
      <w:r w:rsidR="00FB2CE5" w:rsidRPr="0075606C">
        <w:rPr>
          <w:rFonts w:ascii="Times New Roman" w:hAnsi="Times New Roman" w:cs="Times New Roman"/>
          <w:b/>
          <w:sz w:val="24"/>
          <w:lang w:val="en-US"/>
        </w:rPr>
        <w:t>,</w:t>
      </w:r>
      <w:r w:rsidR="00960339" w:rsidRPr="0075606C">
        <w:rPr>
          <w:rFonts w:ascii="Times New Roman" w:hAnsi="Times New Roman" w:cs="Times New Roman"/>
          <w:b/>
          <w:sz w:val="24"/>
          <w:lang w:val="en-US"/>
        </w:rPr>
        <w:t xml:space="preserve"> and canonical t</w:t>
      </w:r>
      <w:r w:rsidR="00477F2F" w:rsidRPr="0075606C">
        <w:rPr>
          <w:rFonts w:ascii="Times New Roman" w:hAnsi="Times New Roman" w:cs="Times New Roman"/>
          <w:b/>
          <w:sz w:val="24"/>
          <w:lang w:val="en-US"/>
        </w:rPr>
        <w:t>ranscripts</w:t>
      </w:r>
    </w:p>
    <w:p w14:paraId="6CBF526E" w14:textId="16B0C99A" w:rsidR="00F3326F" w:rsidRPr="0075606C" w:rsidRDefault="00677714" w:rsidP="00573600">
      <w:pPr>
        <w:spacing w:after="120" w:line="240" w:lineRule="auto"/>
        <w:jc w:val="both"/>
        <w:outlineLvl w:val="2"/>
        <w:rPr>
          <w:rFonts w:ascii="Times New Roman" w:hAnsi="Times New Roman" w:cs="Times New Roman"/>
          <w:sz w:val="24"/>
          <w:lang w:val="en-US"/>
        </w:rPr>
      </w:pPr>
      <w:r w:rsidRPr="0075606C">
        <w:rPr>
          <w:rFonts w:ascii="Times New Roman" w:hAnsi="Times New Roman" w:cs="Times New Roman"/>
          <w:sz w:val="24"/>
          <w:lang w:val="en-US"/>
        </w:rPr>
        <w:t>We then investigated the dynamics of TSSs, TESs, and canonical transcripts throughout the infection cycle, comparing these observations with the traditional IE, early (E), and late (L) kinetic classes. The timing of gene expression is as follows: IE genes are highly expressed at 1–2 hpi, E genes predominate at 2–6 hpi, and L genes are expressed after 6 hpi, with peak expression occurring at 8–12 hpi and later.</w:t>
      </w:r>
    </w:p>
    <w:p w14:paraId="492779FA" w14:textId="6E105FB7" w:rsidR="0096152B" w:rsidRPr="0075606C" w:rsidRDefault="00464F85" w:rsidP="00573600">
      <w:pPr>
        <w:spacing w:after="120" w:line="240" w:lineRule="auto"/>
        <w:jc w:val="both"/>
        <w:outlineLvl w:val="2"/>
        <w:rPr>
          <w:rFonts w:ascii="Times New Roman" w:hAnsi="Times New Roman" w:cs="Times New Roman"/>
          <w:b/>
          <w:i/>
          <w:sz w:val="24"/>
          <w:lang w:val="en-US"/>
        </w:rPr>
      </w:pPr>
      <w:r w:rsidRPr="0075606C">
        <w:rPr>
          <w:rFonts w:ascii="Times New Roman" w:hAnsi="Times New Roman" w:cs="Times New Roman"/>
          <w:b/>
          <w:i/>
          <w:sz w:val="24"/>
          <w:lang w:val="en-US"/>
        </w:rPr>
        <w:t>TSS expression</w:t>
      </w:r>
      <w:r w:rsidR="00AB73DA" w:rsidRPr="0075606C">
        <w:rPr>
          <w:rFonts w:ascii="Times New Roman" w:hAnsi="Times New Roman" w:cs="Times New Roman"/>
          <w:b/>
          <w:i/>
          <w:sz w:val="24"/>
          <w:lang w:val="en-US"/>
        </w:rPr>
        <w:t xml:space="preserve"> kinetics</w:t>
      </w:r>
    </w:p>
    <w:p w14:paraId="3EAE820A" w14:textId="6EA65411" w:rsidR="00B646D0" w:rsidRPr="0075606C" w:rsidRDefault="00EC4F5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In this part of the study, </w:t>
      </w:r>
      <w:r w:rsidR="00346E02" w:rsidRPr="0075606C">
        <w:rPr>
          <w:rFonts w:ascii="Times New Roman" w:hAnsi="Times New Roman" w:cs="Times New Roman"/>
          <w:sz w:val="24"/>
          <w:lang w:val="en-US"/>
        </w:rPr>
        <w:t xml:space="preserve">we conducted a temporal expression analysis of the TSSs of viral transcripts </w:t>
      </w:r>
      <w:r w:rsidR="0096152B" w:rsidRPr="0075606C">
        <w:rPr>
          <w:rFonts w:ascii="Times New Roman" w:hAnsi="Times New Roman" w:cs="Times New Roman"/>
          <w:sz w:val="24"/>
          <w:lang w:val="en-US"/>
        </w:rPr>
        <w:t>(</w:t>
      </w:r>
      <w:r w:rsidR="0096152B" w:rsidRPr="0075606C">
        <w:rPr>
          <w:rFonts w:ascii="Times New Roman" w:hAnsi="Times New Roman" w:cs="Times New Roman"/>
          <w:b/>
          <w:sz w:val="24"/>
          <w:lang w:val="en-US"/>
        </w:rPr>
        <w:t>Figure 1</w:t>
      </w:r>
      <w:r w:rsidR="00AE0FB0" w:rsidRPr="0075606C">
        <w:rPr>
          <w:rFonts w:ascii="Times New Roman" w:hAnsi="Times New Roman" w:cs="Times New Roman"/>
          <w:sz w:val="24"/>
          <w:lang w:val="en-US"/>
        </w:rPr>
        <w:t xml:space="preserve">, </w:t>
      </w:r>
      <w:r w:rsidR="0096152B" w:rsidRPr="0075606C">
        <w:rPr>
          <w:rFonts w:ascii="Times New Roman" w:hAnsi="Times New Roman" w:cs="Times New Roman"/>
          <w:b/>
          <w:sz w:val="24"/>
          <w:lang w:val="en-US"/>
        </w:rPr>
        <w:t xml:space="preserve">Supplementary Figure </w:t>
      </w:r>
      <w:r w:rsidR="00965600"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4</w:t>
      </w:r>
      <w:r w:rsidR="00AE0FB0" w:rsidRPr="0075606C">
        <w:rPr>
          <w:rFonts w:ascii="Times New Roman" w:hAnsi="Times New Roman" w:cs="Times New Roman"/>
          <w:b/>
          <w:sz w:val="24"/>
          <w:lang w:val="en-US"/>
        </w:rPr>
        <w:t xml:space="preserve"> </w:t>
      </w:r>
      <w:r w:rsidR="00AE0FB0" w:rsidRPr="0075606C">
        <w:rPr>
          <w:rFonts w:ascii="Times New Roman" w:hAnsi="Times New Roman" w:cs="Times New Roman"/>
          <w:sz w:val="24"/>
          <w:lang w:val="en-US"/>
        </w:rPr>
        <w:t>and</w:t>
      </w:r>
      <w:r w:rsidR="00AE0FB0" w:rsidRPr="0075606C">
        <w:rPr>
          <w:rFonts w:ascii="Times New Roman" w:hAnsi="Times New Roman" w:cs="Times New Roman"/>
          <w:b/>
          <w:sz w:val="24"/>
          <w:lang w:val="en-US"/>
        </w:rPr>
        <w:t xml:space="preserve"> Supplementary Table S</w:t>
      </w:r>
      <w:r w:rsidR="004F5078" w:rsidRPr="0075606C">
        <w:rPr>
          <w:rFonts w:ascii="Times New Roman" w:hAnsi="Times New Roman" w:cs="Times New Roman"/>
          <w:b/>
          <w:sz w:val="24"/>
          <w:lang w:val="en-US"/>
        </w:rPr>
        <w:t>5</w:t>
      </w:r>
      <w:r w:rsidR="00A15280" w:rsidRPr="0075606C">
        <w:rPr>
          <w:rFonts w:ascii="Times New Roman" w:hAnsi="Times New Roman" w:cs="Times New Roman"/>
          <w:b/>
          <w:sz w:val="24"/>
          <w:lang w:val="en-US"/>
        </w:rPr>
        <w:t>A</w:t>
      </w:r>
      <w:r w:rsidR="0096152B" w:rsidRPr="0075606C">
        <w:rPr>
          <w:rFonts w:ascii="Times New Roman" w:hAnsi="Times New Roman" w:cs="Times New Roman"/>
          <w:sz w:val="24"/>
          <w:lang w:val="en-US"/>
        </w:rPr>
        <w:t xml:space="preserve">). </w:t>
      </w:r>
      <w:r w:rsidR="00C37E41" w:rsidRPr="0075606C">
        <w:rPr>
          <w:rFonts w:ascii="Times New Roman" w:hAnsi="Times New Roman" w:cs="Times New Roman"/>
          <w:sz w:val="24"/>
          <w:lang w:val="en-US"/>
        </w:rPr>
        <w:t>We obtained that the</w:t>
      </w:r>
      <w:r w:rsidR="0096152B" w:rsidRPr="0075606C">
        <w:rPr>
          <w:rFonts w:ascii="Times New Roman" w:hAnsi="Times New Roman" w:cs="Times New Roman"/>
          <w:sz w:val="24"/>
          <w:lang w:val="en-US"/>
        </w:rPr>
        <w:t xml:space="preserve"> </w:t>
      </w:r>
      <w:r w:rsidR="00346E02" w:rsidRPr="0075606C">
        <w:rPr>
          <w:rFonts w:ascii="Times New Roman" w:hAnsi="Times New Roman" w:cs="Times New Roman"/>
          <w:sz w:val="24"/>
          <w:lang w:val="en-US"/>
        </w:rPr>
        <w:t>E</w:t>
      </w:r>
      <w:r w:rsidR="0096152B" w:rsidRPr="0075606C">
        <w:rPr>
          <w:rFonts w:ascii="Times New Roman" w:hAnsi="Times New Roman" w:cs="Times New Roman"/>
          <w:sz w:val="24"/>
          <w:lang w:val="en-US"/>
        </w:rPr>
        <w:t xml:space="preserve"> genes</w:t>
      </w:r>
      <w:r w:rsidR="00C37E41" w:rsidRPr="0075606C">
        <w:rPr>
          <w:rFonts w:ascii="Times New Roman" w:hAnsi="Times New Roman" w:cs="Times New Roman"/>
          <w:sz w:val="24"/>
          <w:lang w:val="en-US"/>
        </w:rPr>
        <w:t>,</w:t>
      </w:r>
      <w:r w:rsidR="0096152B" w:rsidRPr="0075606C">
        <w:rPr>
          <w:rFonts w:ascii="Times New Roman" w:hAnsi="Times New Roman" w:cs="Times New Roman"/>
          <w:sz w:val="24"/>
          <w:lang w:val="en-US"/>
        </w:rPr>
        <w:t xml:space="preserve"> such as </w:t>
      </w:r>
      <w:r w:rsidR="001C33C7" w:rsidRPr="0075606C">
        <w:rPr>
          <w:rFonts w:ascii="Times New Roman" w:hAnsi="Times New Roman" w:cs="Times New Roman"/>
          <w:sz w:val="24"/>
          <w:lang w:val="en-US"/>
        </w:rPr>
        <w:t xml:space="preserve">ORF20, ORF21, ORF30, ORF31, and ORF63 </w:t>
      </w:r>
      <w:r w:rsidR="0096152B" w:rsidRPr="0075606C">
        <w:rPr>
          <w:rFonts w:ascii="Times New Roman" w:hAnsi="Times New Roman" w:cs="Times New Roman"/>
          <w:sz w:val="24"/>
          <w:lang w:val="en-US"/>
        </w:rPr>
        <w:t xml:space="preserve">exhibited peak TSS activities as early as 2 </w:t>
      </w:r>
      <w:r w:rsidR="00D245C0" w:rsidRPr="0075606C">
        <w:rPr>
          <w:rFonts w:ascii="Times New Roman" w:hAnsi="Times New Roman" w:cs="Times New Roman"/>
          <w:sz w:val="24"/>
          <w:lang w:val="en-US"/>
        </w:rPr>
        <w:t>hpi</w:t>
      </w:r>
      <w:r w:rsidR="0096152B" w:rsidRPr="0075606C">
        <w:rPr>
          <w:rFonts w:ascii="Times New Roman" w:hAnsi="Times New Roman" w:cs="Times New Roman"/>
          <w:sz w:val="24"/>
          <w:lang w:val="en-US"/>
        </w:rPr>
        <w:t xml:space="preserve">, followed by a gradual decline. Conversely, </w:t>
      </w:r>
      <w:r w:rsidR="002F2E78" w:rsidRPr="0075606C">
        <w:rPr>
          <w:rFonts w:ascii="Times New Roman" w:hAnsi="Times New Roman" w:cs="Times New Roman"/>
          <w:sz w:val="24"/>
          <w:lang w:val="en-US"/>
        </w:rPr>
        <w:t xml:space="preserve">L </w:t>
      </w:r>
      <w:r w:rsidR="0096152B" w:rsidRPr="0075606C">
        <w:rPr>
          <w:rFonts w:ascii="Times New Roman" w:hAnsi="Times New Roman" w:cs="Times New Roman"/>
          <w:sz w:val="24"/>
          <w:lang w:val="en-US"/>
        </w:rPr>
        <w:t xml:space="preserve">genes, including </w:t>
      </w:r>
      <w:r w:rsidR="001C33C7" w:rsidRPr="0075606C">
        <w:rPr>
          <w:rFonts w:ascii="Times New Roman" w:hAnsi="Times New Roman" w:cs="Times New Roman"/>
          <w:sz w:val="24"/>
          <w:lang w:val="en-US"/>
        </w:rPr>
        <w:t>ORF11, ORF14, ORF22, and ORF73,</w:t>
      </w:r>
      <w:r w:rsidR="0096152B" w:rsidRPr="0075606C">
        <w:rPr>
          <w:rFonts w:ascii="Times New Roman" w:hAnsi="Times New Roman" w:cs="Times New Roman"/>
          <w:sz w:val="24"/>
          <w:lang w:val="en-US"/>
        </w:rPr>
        <w:t xml:space="preserve"> began to show substantial TSS activity starting from 4 hpi, </w:t>
      </w:r>
      <w:r w:rsidR="0096152B" w:rsidRPr="00E24243">
        <w:rPr>
          <w:rFonts w:ascii="Times New Roman" w:hAnsi="Times New Roman" w:cs="Times New Roman"/>
          <w:sz w:val="24"/>
          <w:lang w:val="en-US"/>
        </w:rPr>
        <w:t xml:space="preserve">reaching their maxima around 8 to 12 hpi. </w:t>
      </w:r>
      <w:r w:rsidR="00A172B3" w:rsidRPr="00E24243">
        <w:rPr>
          <w:rFonts w:ascii="Times New Roman" w:hAnsi="Times New Roman" w:cs="Times New Roman"/>
          <w:sz w:val="24"/>
          <w:lang w:val="en-US"/>
        </w:rPr>
        <w:t>This pattern is consistent with the known function of these genes in either DNA synthesis (E genes)</w:t>
      </w:r>
      <w:r w:rsidR="00A8112A" w:rsidRPr="00E24243">
        <w:rPr>
          <w:rFonts w:ascii="Times New Roman" w:hAnsi="Times New Roman" w:cs="Times New Roman"/>
          <w:sz w:val="24"/>
          <w:lang w:val="en-US"/>
        </w:rPr>
        <w:t>,</w:t>
      </w:r>
      <w:r w:rsidR="00A172B3" w:rsidRPr="00E24243">
        <w:rPr>
          <w:rFonts w:ascii="Times New Roman" w:hAnsi="Times New Roman" w:cs="Times New Roman"/>
          <w:sz w:val="24"/>
          <w:lang w:val="en-US"/>
        </w:rPr>
        <w:t xml:space="preserve"> or in producing structural components for virion assembly and egress (L genes).</w:t>
      </w:r>
      <w:r w:rsidR="00464F85" w:rsidRPr="00E24243">
        <w:rPr>
          <w:rFonts w:ascii="Times New Roman" w:hAnsi="Times New Roman" w:cs="Times New Roman"/>
          <w:sz w:val="24"/>
          <w:lang w:val="en-US"/>
        </w:rPr>
        <w:t xml:space="preserve"> </w:t>
      </w:r>
      <w:r w:rsidR="0096152B" w:rsidRPr="00E24243">
        <w:rPr>
          <w:rFonts w:ascii="Times New Roman" w:hAnsi="Times New Roman" w:cs="Times New Roman"/>
          <w:sz w:val="24"/>
          <w:lang w:val="en-US"/>
        </w:rPr>
        <w:t xml:space="preserve">Detailed temporal profiling further elucidated this dynamic landscape by pinpointing specific TSS peak times for individual </w:t>
      </w:r>
      <w:r w:rsidR="00A80D73" w:rsidRPr="00E24243">
        <w:rPr>
          <w:rFonts w:ascii="Times New Roman" w:hAnsi="Times New Roman" w:cs="Times New Roman"/>
          <w:sz w:val="24"/>
          <w:lang w:val="en-US"/>
        </w:rPr>
        <w:t>transcripts</w:t>
      </w:r>
      <w:r w:rsidR="0096152B" w:rsidRPr="00E24243">
        <w:rPr>
          <w:rFonts w:ascii="Times New Roman" w:hAnsi="Times New Roman" w:cs="Times New Roman"/>
          <w:sz w:val="24"/>
          <w:lang w:val="en-US"/>
        </w:rPr>
        <w:t xml:space="preserve">. For example, </w:t>
      </w:r>
      <w:r w:rsidR="001C33C7" w:rsidRPr="00E24243">
        <w:rPr>
          <w:rFonts w:ascii="Times New Roman" w:hAnsi="Times New Roman" w:cs="Times New Roman"/>
          <w:sz w:val="24"/>
          <w:lang w:val="en-US"/>
        </w:rPr>
        <w:t xml:space="preserve">ORF32 </w:t>
      </w:r>
      <w:r w:rsidR="0096152B" w:rsidRPr="00E24243">
        <w:rPr>
          <w:rFonts w:ascii="Times New Roman" w:hAnsi="Times New Roman" w:cs="Times New Roman"/>
          <w:sz w:val="24"/>
          <w:lang w:val="en-US"/>
        </w:rPr>
        <w:t xml:space="preserve">showed an early peak at 2 hpi, </w:t>
      </w:r>
      <w:r w:rsidR="001C33C7" w:rsidRPr="00E24243">
        <w:rPr>
          <w:rFonts w:ascii="Times New Roman" w:hAnsi="Times New Roman" w:cs="Times New Roman"/>
          <w:sz w:val="24"/>
          <w:lang w:val="en-US"/>
        </w:rPr>
        <w:t>ORF51</w:t>
      </w:r>
      <w:r w:rsidR="0096152B" w:rsidRPr="00E24243">
        <w:rPr>
          <w:rFonts w:ascii="Times New Roman" w:hAnsi="Times New Roman" w:cs="Times New Roman"/>
          <w:sz w:val="24"/>
          <w:lang w:val="en-US"/>
        </w:rPr>
        <w:t xml:space="preserve"> at 6 hpi, and </w:t>
      </w:r>
      <w:r w:rsidR="001C33C7" w:rsidRPr="00E24243">
        <w:rPr>
          <w:rFonts w:ascii="Times New Roman" w:hAnsi="Times New Roman" w:cs="Times New Roman"/>
          <w:sz w:val="24"/>
          <w:lang w:val="en-US"/>
        </w:rPr>
        <w:t xml:space="preserve">ORF19 </w:t>
      </w:r>
      <w:r w:rsidR="0096152B" w:rsidRPr="00E24243">
        <w:rPr>
          <w:rFonts w:ascii="Times New Roman" w:hAnsi="Times New Roman" w:cs="Times New Roman"/>
          <w:sz w:val="24"/>
          <w:lang w:val="en-US"/>
        </w:rPr>
        <w:t xml:space="preserve">at 8 hpi, each </w:t>
      </w:r>
      <w:r w:rsidR="0096152B" w:rsidRPr="0075606C">
        <w:rPr>
          <w:rFonts w:ascii="Times New Roman" w:hAnsi="Times New Roman" w:cs="Times New Roman"/>
          <w:sz w:val="24"/>
          <w:lang w:val="en-US"/>
        </w:rPr>
        <w:t xml:space="preserve">followed by a characteristic decline. Additional examples include </w:t>
      </w:r>
      <w:r w:rsidR="001C33C7" w:rsidRPr="0075606C">
        <w:rPr>
          <w:rFonts w:ascii="Times New Roman" w:hAnsi="Times New Roman" w:cs="Times New Roman"/>
          <w:sz w:val="24"/>
          <w:lang w:val="en-US"/>
        </w:rPr>
        <w:t>ORF</w:t>
      </w:r>
      <w:r w:rsidR="0096152B" w:rsidRPr="0075606C">
        <w:rPr>
          <w:rFonts w:ascii="Times New Roman" w:hAnsi="Times New Roman" w:cs="Times New Roman"/>
          <w:sz w:val="24"/>
          <w:lang w:val="en-US"/>
        </w:rPr>
        <w:t xml:space="preserve">18, which peaked at 8 hpi, </w:t>
      </w:r>
      <w:r w:rsidR="001C33C7" w:rsidRPr="0075606C">
        <w:rPr>
          <w:rFonts w:ascii="Times New Roman" w:hAnsi="Times New Roman" w:cs="Times New Roman"/>
          <w:sz w:val="24"/>
          <w:lang w:val="en-US"/>
        </w:rPr>
        <w:t>ORF</w:t>
      </w:r>
      <w:r w:rsidR="0096152B" w:rsidRPr="0075606C">
        <w:rPr>
          <w:rFonts w:ascii="Times New Roman" w:hAnsi="Times New Roman" w:cs="Times New Roman"/>
          <w:sz w:val="24"/>
          <w:lang w:val="en-US"/>
        </w:rPr>
        <w:t xml:space="preserve">28, which showed a maximum at 6 hpi and then again at 8 hpi, and </w:t>
      </w:r>
      <w:r w:rsidR="001C33C7" w:rsidRPr="0075606C">
        <w:rPr>
          <w:rFonts w:ascii="Times New Roman" w:hAnsi="Times New Roman" w:cs="Times New Roman"/>
          <w:sz w:val="24"/>
          <w:lang w:val="en-US"/>
        </w:rPr>
        <w:t>ORF</w:t>
      </w:r>
      <w:r w:rsidR="0096152B" w:rsidRPr="0075606C">
        <w:rPr>
          <w:rFonts w:ascii="Times New Roman" w:hAnsi="Times New Roman" w:cs="Times New Roman"/>
          <w:sz w:val="24"/>
          <w:lang w:val="en-US"/>
        </w:rPr>
        <w:t>50, which exhibited peak activity at 4 hpi.</w:t>
      </w:r>
      <w:r w:rsidR="00B646D0" w:rsidRPr="0075606C">
        <w:rPr>
          <w:rFonts w:ascii="Times New Roman" w:hAnsi="Times New Roman" w:cs="Times New Roman"/>
          <w:sz w:val="24"/>
          <w:lang w:val="en-US"/>
        </w:rPr>
        <w:t xml:space="preserve"> The kinetics of the TSSs grouped by the kinetic classes are shown in </w:t>
      </w:r>
      <w:r w:rsidR="00B646D0" w:rsidRPr="0075606C">
        <w:rPr>
          <w:rFonts w:ascii="Times New Roman" w:hAnsi="Times New Roman" w:cs="Times New Roman"/>
          <w:b/>
          <w:sz w:val="24"/>
          <w:lang w:val="en-US"/>
        </w:rPr>
        <w:t xml:space="preserve">Supplementary Figure </w:t>
      </w:r>
      <w:r w:rsidR="00BB32B5" w:rsidRPr="0075606C">
        <w:rPr>
          <w:rFonts w:ascii="Times New Roman" w:hAnsi="Times New Roman" w:cs="Times New Roman"/>
          <w:b/>
          <w:sz w:val="24"/>
          <w:lang w:val="en-US"/>
        </w:rPr>
        <w:t>S5</w:t>
      </w:r>
      <w:r w:rsidR="005B2D22" w:rsidRPr="0075606C">
        <w:rPr>
          <w:rFonts w:ascii="Times New Roman" w:hAnsi="Times New Roman" w:cs="Times New Roman"/>
          <w:b/>
          <w:sz w:val="24"/>
          <w:lang w:val="en-US"/>
        </w:rPr>
        <w:t>.</w:t>
      </w:r>
    </w:p>
    <w:p w14:paraId="50EC2E05" w14:textId="5D5C6CE9" w:rsidR="005A14D3" w:rsidRPr="0075606C" w:rsidRDefault="008B671B"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To further clarify these patterns, we </w:t>
      </w:r>
      <w:r w:rsidR="000E37B4" w:rsidRPr="0075606C">
        <w:rPr>
          <w:rFonts w:ascii="Times New Roman" w:hAnsi="Times New Roman" w:cs="Times New Roman"/>
          <w:sz w:val="24"/>
          <w:lang w:val="en-US"/>
        </w:rPr>
        <w:t xml:space="preserve">applied </w:t>
      </w:r>
      <w:r w:rsidRPr="0075606C">
        <w:rPr>
          <w:rFonts w:ascii="Times New Roman" w:hAnsi="Times New Roman" w:cs="Times New Roman"/>
          <w:sz w:val="24"/>
          <w:lang w:val="en-US"/>
        </w:rPr>
        <w:t xml:space="preserve">hierarchical clustering of TSS abundances throughout the infection. This approach grouped genes based on their expression trajectories rather than relying solely on predefined IE/E/L classifications. The clusters largely reinforced the TSS-based </w:t>
      </w:r>
      <w:r w:rsidR="00965273" w:rsidRPr="0075606C">
        <w:rPr>
          <w:rFonts w:ascii="Times New Roman" w:hAnsi="Times New Roman" w:cs="Times New Roman"/>
          <w:sz w:val="24"/>
          <w:lang w:val="en-US"/>
        </w:rPr>
        <w:t>kinetics</w:t>
      </w:r>
      <w:r w:rsidRPr="0075606C">
        <w:rPr>
          <w:rFonts w:ascii="Times New Roman" w:hAnsi="Times New Roman" w:cs="Times New Roman"/>
          <w:sz w:val="24"/>
          <w:lang w:val="en-US"/>
        </w:rPr>
        <w:t xml:space="preserve"> </w:t>
      </w:r>
      <w:r w:rsidRPr="0075606C">
        <w:rPr>
          <w:rFonts w:ascii="Times New Roman" w:hAnsi="Times New Roman" w:cs="Times New Roman"/>
          <w:sz w:val="24"/>
          <w:lang w:val="en-US"/>
        </w:rPr>
        <w:lastRenderedPageBreak/>
        <w:t>patterns: large clusters</w:t>
      </w:r>
      <w:r w:rsidR="00346E02" w:rsidRPr="0075606C">
        <w:rPr>
          <w:rFonts w:ascii="Times New Roman" w:hAnsi="Times New Roman" w:cs="Times New Roman"/>
          <w:sz w:val="24"/>
          <w:lang w:val="en-US"/>
        </w:rPr>
        <w:t xml:space="preserve"> often predominantly contained E genes or L</w:t>
      </w:r>
      <w:r w:rsidRPr="0075606C">
        <w:rPr>
          <w:rFonts w:ascii="Times New Roman" w:hAnsi="Times New Roman" w:cs="Times New Roman"/>
          <w:sz w:val="24"/>
          <w:lang w:val="en-US"/>
        </w:rPr>
        <w:t xml:space="preserve"> genes, reflecting the temporal shifts observed in the individual TSS analyses. For example, clusters dominated by </w:t>
      </w:r>
      <w:r w:rsidR="00194D87" w:rsidRPr="0075606C">
        <w:rPr>
          <w:rFonts w:ascii="Times New Roman" w:hAnsi="Times New Roman" w:cs="Times New Roman"/>
          <w:sz w:val="24"/>
          <w:lang w:val="en-US"/>
        </w:rPr>
        <w:t>L</w:t>
      </w:r>
      <w:r w:rsidRPr="0075606C">
        <w:rPr>
          <w:rFonts w:ascii="Times New Roman" w:hAnsi="Times New Roman" w:cs="Times New Roman"/>
          <w:sz w:val="24"/>
          <w:lang w:val="en-US"/>
        </w:rPr>
        <w:t xml:space="preserve"> genes confirmed the existence of a robust late-expression phase, while clusters enriched in </w:t>
      </w:r>
      <w:r w:rsidR="008740AD" w:rsidRPr="0075606C">
        <w:rPr>
          <w:rFonts w:ascii="Times New Roman" w:hAnsi="Times New Roman" w:cs="Times New Roman"/>
          <w:sz w:val="24"/>
          <w:lang w:val="en-US"/>
        </w:rPr>
        <w:t>E</w:t>
      </w:r>
      <w:r w:rsidRPr="0075606C">
        <w:rPr>
          <w:rFonts w:ascii="Times New Roman" w:hAnsi="Times New Roman" w:cs="Times New Roman"/>
          <w:sz w:val="24"/>
          <w:lang w:val="en-US"/>
        </w:rPr>
        <w:t xml:space="preserve"> genes validated an early wave of transcription closely following the IE stage. </w:t>
      </w:r>
      <w:r w:rsidR="00477F2F" w:rsidRPr="0075606C">
        <w:rPr>
          <w:rFonts w:ascii="Times New Roman" w:hAnsi="Times New Roman" w:cs="Times New Roman"/>
          <w:sz w:val="24"/>
          <w:lang w:val="en-US"/>
        </w:rPr>
        <w:t>The kinetics of the T</w:t>
      </w:r>
      <w:r w:rsidR="00231016" w:rsidRPr="0075606C">
        <w:rPr>
          <w:rFonts w:ascii="Times New Roman" w:hAnsi="Times New Roman" w:cs="Times New Roman"/>
          <w:sz w:val="24"/>
          <w:lang w:val="en-US"/>
        </w:rPr>
        <w:t xml:space="preserve">SSs grouped </w:t>
      </w:r>
      <w:r w:rsidR="00665429" w:rsidRPr="0075606C">
        <w:rPr>
          <w:rFonts w:ascii="Times New Roman" w:hAnsi="Times New Roman" w:cs="Times New Roman"/>
          <w:sz w:val="24"/>
          <w:lang w:val="en-US"/>
        </w:rPr>
        <w:t>by</w:t>
      </w:r>
      <w:r w:rsidR="00231016" w:rsidRPr="0075606C">
        <w:rPr>
          <w:rFonts w:ascii="Times New Roman" w:hAnsi="Times New Roman" w:cs="Times New Roman"/>
          <w:sz w:val="24"/>
          <w:lang w:val="en-US"/>
        </w:rPr>
        <w:t xml:space="preserve"> </w:t>
      </w:r>
      <w:r w:rsidR="00231016" w:rsidRPr="0075606C">
        <w:rPr>
          <w:rFonts w:ascii="Times New Roman" w:hAnsi="Times New Roman" w:cs="Times New Roman"/>
          <w:i/>
          <w:sz w:val="24"/>
          <w:lang w:val="en-US"/>
        </w:rPr>
        <w:t xml:space="preserve">de </w:t>
      </w:r>
      <w:r w:rsidR="00477F2F" w:rsidRPr="0075606C">
        <w:rPr>
          <w:rFonts w:ascii="Times New Roman" w:hAnsi="Times New Roman" w:cs="Times New Roman"/>
          <w:i/>
          <w:sz w:val="24"/>
          <w:lang w:val="en-US"/>
        </w:rPr>
        <w:t>novo</w:t>
      </w:r>
      <w:r w:rsidR="00477F2F" w:rsidRPr="0075606C">
        <w:rPr>
          <w:rFonts w:ascii="Times New Roman" w:hAnsi="Times New Roman" w:cs="Times New Roman"/>
          <w:sz w:val="24"/>
          <w:lang w:val="en-US"/>
        </w:rPr>
        <w:t xml:space="preserve"> clustering are </w:t>
      </w:r>
      <w:r w:rsidR="00665429" w:rsidRPr="0075606C">
        <w:rPr>
          <w:rFonts w:ascii="Times New Roman" w:hAnsi="Times New Roman" w:cs="Times New Roman"/>
          <w:sz w:val="24"/>
          <w:lang w:val="en-US"/>
        </w:rPr>
        <w:t>presented</w:t>
      </w:r>
      <w:r w:rsidR="00477F2F" w:rsidRPr="0075606C">
        <w:rPr>
          <w:rFonts w:ascii="Times New Roman" w:hAnsi="Times New Roman" w:cs="Times New Roman"/>
          <w:sz w:val="24"/>
          <w:lang w:val="en-US"/>
        </w:rPr>
        <w:t xml:space="preserve"> in </w:t>
      </w:r>
      <w:r w:rsidR="009B71D3" w:rsidRPr="0075606C">
        <w:rPr>
          <w:rFonts w:ascii="Times New Roman" w:hAnsi="Times New Roman" w:cs="Times New Roman"/>
          <w:b/>
          <w:sz w:val="24"/>
          <w:lang w:val="en-US"/>
        </w:rPr>
        <w:t xml:space="preserve">Supplementary Figure </w:t>
      </w:r>
      <w:r w:rsidR="00965600"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6</w:t>
      </w:r>
      <w:r w:rsidR="009B71D3" w:rsidRPr="0075606C">
        <w:rPr>
          <w:rFonts w:ascii="Times New Roman" w:hAnsi="Times New Roman" w:cs="Times New Roman"/>
          <w:b/>
          <w:sz w:val="24"/>
          <w:lang w:val="en-US"/>
        </w:rPr>
        <w:t>.</w:t>
      </w:r>
    </w:p>
    <w:p w14:paraId="6BA0EED3" w14:textId="57EBD57C" w:rsidR="00F3326F" w:rsidRPr="00E24243" w:rsidRDefault="00435D6D" w:rsidP="00573600">
      <w:pPr>
        <w:spacing w:after="120" w:line="240" w:lineRule="auto"/>
        <w:jc w:val="both"/>
        <w:outlineLvl w:val="2"/>
        <w:rPr>
          <w:rFonts w:ascii="Times New Roman" w:hAnsi="Times New Roman" w:cs="Times New Roman"/>
          <w:sz w:val="24"/>
          <w:lang w:val="en-US"/>
        </w:rPr>
      </w:pPr>
      <w:r w:rsidRPr="0075606C">
        <w:rPr>
          <w:rFonts w:ascii="Times New Roman" w:hAnsi="Times New Roman" w:cs="Times New Roman"/>
          <w:sz w:val="24"/>
          <w:lang w:val="en-US"/>
        </w:rPr>
        <w:t>However, the clustering revealed that some genes did not align neatly with the expected phases. At the single-gene level, several traditionally L genes exhibited earlier-than-ant</w:t>
      </w:r>
      <w:r w:rsidRPr="00E24243">
        <w:rPr>
          <w:rFonts w:ascii="Times New Roman" w:hAnsi="Times New Roman" w:cs="Times New Roman"/>
          <w:sz w:val="24"/>
          <w:lang w:val="en-US"/>
        </w:rPr>
        <w:t xml:space="preserve">icipated TSS peaks, while some E genes maintained or regained expression at later time points. For instance, ORF38, typically classified as an L gene, displayed a TSS peak at 6 hpi - more characteristic of E kinetics -while ORF45, also considered an L gene, peaked at 12 hpi and again at 48 hpi. Similarly, ORF54, an E gene, showed a peak at 24 hpi, well beyond the window typically associated with early functions. These "misaligned" genes were grouped into </w:t>
      </w:r>
      <w:r w:rsidR="00787979" w:rsidRPr="00E24243">
        <w:rPr>
          <w:rFonts w:ascii="Times New Roman" w:hAnsi="Times New Roman" w:cs="Times New Roman"/>
          <w:sz w:val="24"/>
          <w:lang w:val="en-US"/>
        </w:rPr>
        <w:t>heterogeneous</w:t>
      </w:r>
      <w:r w:rsidRPr="00E24243">
        <w:rPr>
          <w:rFonts w:ascii="Times New Roman" w:hAnsi="Times New Roman" w:cs="Times New Roman"/>
          <w:sz w:val="24"/>
          <w:lang w:val="en-US"/>
        </w:rPr>
        <w:t xml:space="preserve"> clusters containing both E and L markers, suggesting they may represent transitional or intermediate regulatory states rather than strictly defined classes, at least according to this method of characterization. </w:t>
      </w:r>
      <w:r w:rsidR="00CA5C3C" w:rsidRPr="00E24243">
        <w:rPr>
          <w:rFonts w:ascii="Times New Roman" w:hAnsi="Times New Roman" w:cs="Times New Roman"/>
          <w:sz w:val="24"/>
          <w:lang w:val="en-US"/>
        </w:rPr>
        <w:t>The clustering also highl</w:t>
      </w:r>
      <w:r w:rsidR="00F6096B" w:rsidRPr="00E24243">
        <w:rPr>
          <w:rFonts w:ascii="Times New Roman" w:hAnsi="Times New Roman" w:cs="Times New Roman"/>
          <w:sz w:val="24"/>
          <w:lang w:val="en-US"/>
        </w:rPr>
        <w:t xml:space="preserve">ighted small groups or outliers - single- or double-gene clusters - </w:t>
      </w:r>
      <w:r w:rsidR="00CA5C3C" w:rsidRPr="00E24243">
        <w:rPr>
          <w:rFonts w:ascii="Times New Roman" w:hAnsi="Times New Roman" w:cs="Times New Roman"/>
          <w:sz w:val="24"/>
          <w:lang w:val="en-US"/>
        </w:rPr>
        <w:t xml:space="preserve">with unique </w:t>
      </w:r>
      <w:r w:rsidR="00965273" w:rsidRPr="00E24243">
        <w:rPr>
          <w:rFonts w:ascii="Times New Roman" w:hAnsi="Times New Roman" w:cs="Times New Roman"/>
          <w:sz w:val="24"/>
          <w:lang w:val="en-US"/>
        </w:rPr>
        <w:t>dynamics</w:t>
      </w:r>
      <w:r w:rsidR="00CA5C3C" w:rsidRPr="00E24243">
        <w:rPr>
          <w:rFonts w:ascii="Times New Roman" w:hAnsi="Times New Roman" w:cs="Times New Roman"/>
          <w:sz w:val="24"/>
          <w:lang w:val="en-US"/>
        </w:rPr>
        <w:t xml:space="preserve"> patterns that do not align with the canonical IE/E/L framework. These outliers suggest that some genes may follow specialized regulatory circuits, contributing to the intricate temporal orchestration of viral gene expression.</w:t>
      </w:r>
      <w:r w:rsidR="00117C20" w:rsidRPr="00E24243">
        <w:rPr>
          <w:rFonts w:ascii="Times New Roman" w:hAnsi="Times New Roman" w:cs="Times New Roman"/>
          <w:sz w:val="24"/>
          <w:lang w:val="en-US"/>
        </w:rPr>
        <w:t xml:space="preserve"> </w:t>
      </w:r>
      <w:r w:rsidR="00CA5C3C" w:rsidRPr="00E24243">
        <w:rPr>
          <w:rFonts w:ascii="Times New Roman" w:hAnsi="Times New Roman" w:cs="Times New Roman"/>
          <w:sz w:val="24"/>
          <w:lang w:val="en-US"/>
        </w:rPr>
        <w:t xml:space="preserve">Our analysis identified 12 distinct clusters, reflecting the temporal and functional profiles of viral gene expression. </w:t>
      </w:r>
      <w:r w:rsidR="00DE0FCD" w:rsidRPr="00E24243">
        <w:rPr>
          <w:rFonts w:ascii="Times New Roman" w:hAnsi="Times New Roman" w:cs="Times New Roman"/>
          <w:sz w:val="24"/>
          <w:lang w:val="en-US"/>
        </w:rPr>
        <w:t xml:space="preserve">Cluster_12 </w:t>
      </w:r>
      <w:r w:rsidR="00CA5C3C" w:rsidRPr="00E24243">
        <w:rPr>
          <w:rFonts w:ascii="Times New Roman" w:hAnsi="Times New Roman" w:cs="Times New Roman"/>
          <w:sz w:val="24"/>
          <w:lang w:val="en-US"/>
        </w:rPr>
        <w:t>consists of ORF64,</w:t>
      </w:r>
      <w:r w:rsidR="00DE0FCD" w:rsidRPr="00E24243">
        <w:rPr>
          <w:rFonts w:ascii="Times New Roman" w:hAnsi="Times New Roman" w:cs="Times New Roman"/>
          <w:sz w:val="24"/>
          <w:lang w:val="en-US"/>
        </w:rPr>
        <w:t xml:space="preserve"> encoding</w:t>
      </w:r>
      <w:r w:rsidR="00CA5C3C" w:rsidRPr="00E24243">
        <w:rPr>
          <w:rFonts w:ascii="Times New Roman" w:hAnsi="Times New Roman" w:cs="Times New Roman"/>
          <w:sz w:val="24"/>
          <w:lang w:val="en-US"/>
        </w:rPr>
        <w:t xml:space="preserve"> the transcriptional regulator ICP4, underscoring its pivotal role in initiating viral transcription</w:t>
      </w:r>
      <w:r w:rsidR="00BD1386" w:rsidRPr="00E24243">
        <w:rPr>
          <w:rFonts w:ascii="Times New Roman" w:hAnsi="Times New Roman" w:cs="Times New Roman"/>
          <w:sz w:val="24"/>
          <w:lang w:val="en-US"/>
        </w:rPr>
        <w:t xml:space="preserve"> and, i</w:t>
      </w:r>
      <w:r w:rsidR="00CA5C3C" w:rsidRPr="00E24243">
        <w:rPr>
          <w:rFonts w:ascii="Times New Roman" w:hAnsi="Times New Roman" w:cs="Times New Roman"/>
          <w:sz w:val="24"/>
          <w:lang w:val="en-US"/>
        </w:rPr>
        <w:t>nterestingly, ORF75</w:t>
      </w:r>
      <w:r w:rsidR="00DE0FCD" w:rsidRPr="00E24243">
        <w:rPr>
          <w:rFonts w:ascii="Times New Roman" w:hAnsi="Times New Roman" w:cs="Times New Roman"/>
          <w:sz w:val="24"/>
          <w:lang w:val="en-US"/>
        </w:rPr>
        <w:t xml:space="preserve"> (US8A)</w:t>
      </w:r>
      <w:r w:rsidR="00CA5C3C" w:rsidRPr="00E24243">
        <w:rPr>
          <w:rFonts w:ascii="Times New Roman" w:hAnsi="Times New Roman" w:cs="Times New Roman"/>
          <w:sz w:val="24"/>
          <w:lang w:val="en-US"/>
        </w:rPr>
        <w:t>,</w:t>
      </w:r>
      <w:r w:rsidR="00BD1386" w:rsidRPr="00E24243">
        <w:rPr>
          <w:rFonts w:ascii="Times New Roman" w:hAnsi="Times New Roman" w:cs="Times New Roman"/>
          <w:sz w:val="24"/>
          <w:lang w:val="en-US"/>
        </w:rPr>
        <w:t xml:space="preserve"> traditionally considered late</w:t>
      </w:r>
      <w:r w:rsidR="00CA5C3C" w:rsidRPr="00E24243">
        <w:rPr>
          <w:rFonts w:ascii="Times New Roman" w:hAnsi="Times New Roman" w:cs="Times New Roman"/>
          <w:sz w:val="24"/>
          <w:lang w:val="en-US"/>
        </w:rPr>
        <w:t xml:space="preserve"> </w:t>
      </w:r>
      <w:r w:rsidR="00BD1386" w:rsidRPr="00E24243">
        <w:rPr>
          <w:rFonts w:ascii="Times New Roman" w:hAnsi="Times New Roman" w:cs="Times New Roman"/>
          <w:sz w:val="24"/>
          <w:lang w:val="en-US"/>
        </w:rPr>
        <w:t>(</w:t>
      </w:r>
      <w:r w:rsidR="00CA5C3C" w:rsidRPr="00E24243">
        <w:rPr>
          <w:rFonts w:ascii="Times New Roman" w:hAnsi="Times New Roman" w:cs="Times New Roman"/>
          <w:sz w:val="24"/>
          <w:lang w:val="en-US"/>
        </w:rPr>
        <w:t>likely due to detection in one replicate at 1 hpi</w:t>
      </w:r>
      <w:r w:rsidR="00BD1386" w:rsidRPr="00E24243">
        <w:rPr>
          <w:rFonts w:ascii="Times New Roman" w:hAnsi="Times New Roman" w:cs="Times New Roman"/>
          <w:sz w:val="24"/>
          <w:lang w:val="en-US"/>
        </w:rPr>
        <w:t>)</w:t>
      </w:r>
      <w:r w:rsidR="00CA5C3C" w:rsidRPr="00E24243">
        <w:rPr>
          <w:rFonts w:ascii="Times New Roman" w:hAnsi="Times New Roman" w:cs="Times New Roman"/>
          <w:sz w:val="24"/>
          <w:lang w:val="en-US"/>
        </w:rPr>
        <w:t xml:space="preserve">. </w:t>
      </w:r>
      <w:r w:rsidR="00DE0FCD" w:rsidRPr="00E24243">
        <w:rPr>
          <w:rFonts w:ascii="Times New Roman" w:hAnsi="Times New Roman" w:cs="Times New Roman"/>
          <w:sz w:val="24"/>
          <w:lang w:val="en-US"/>
        </w:rPr>
        <w:t>Early-dominant</w:t>
      </w:r>
      <w:r w:rsidR="00BB3449" w:rsidRPr="00E24243">
        <w:rPr>
          <w:rFonts w:ascii="Times New Roman" w:hAnsi="Times New Roman" w:cs="Times New Roman"/>
          <w:sz w:val="24"/>
          <w:lang w:val="en-US"/>
        </w:rPr>
        <w:t xml:space="preserve"> TSS</w:t>
      </w:r>
      <w:r w:rsidR="00DE0FCD" w:rsidRPr="00E24243">
        <w:rPr>
          <w:rFonts w:ascii="Times New Roman" w:hAnsi="Times New Roman" w:cs="Times New Roman"/>
          <w:sz w:val="24"/>
          <w:lang w:val="en-US"/>
        </w:rPr>
        <w:t xml:space="preserve"> clusters, such as Cluster_1 and Cluster_3, contain genes </w:t>
      </w:r>
      <w:r w:rsidR="00CA5C3C" w:rsidRPr="00E24243">
        <w:rPr>
          <w:rFonts w:ascii="Times New Roman" w:hAnsi="Times New Roman" w:cs="Times New Roman"/>
          <w:sz w:val="24"/>
          <w:lang w:val="en-US"/>
        </w:rPr>
        <w:t xml:space="preserve">like ORF20, ORF21, ORF30, ORF53, and ORF63, involved in nucleotide metabolism and genome replication, peaking early post-infection. </w:t>
      </w:r>
      <w:r w:rsidR="00246B04" w:rsidRPr="00E24243">
        <w:rPr>
          <w:rFonts w:ascii="Times New Roman" w:hAnsi="Times New Roman" w:cs="Times New Roman"/>
          <w:sz w:val="24"/>
          <w:lang w:val="en-US"/>
        </w:rPr>
        <w:t xml:space="preserve">Intermediate clusters featuring ORF19, ORF37, ORF55, and ORF76 bridge </w:t>
      </w:r>
      <w:r w:rsidR="002E6092" w:rsidRPr="00E24243">
        <w:rPr>
          <w:rFonts w:ascii="Times New Roman" w:hAnsi="Times New Roman" w:cs="Times New Roman"/>
          <w:sz w:val="24"/>
          <w:lang w:val="en-US"/>
        </w:rPr>
        <w:t>E</w:t>
      </w:r>
      <w:r w:rsidR="00246B04" w:rsidRPr="00E24243">
        <w:rPr>
          <w:rFonts w:ascii="Times New Roman" w:hAnsi="Times New Roman" w:cs="Times New Roman"/>
          <w:sz w:val="24"/>
          <w:lang w:val="en-US"/>
        </w:rPr>
        <w:t xml:space="preserve"> and </w:t>
      </w:r>
      <w:r w:rsidR="002E6092" w:rsidRPr="00E24243">
        <w:rPr>
          <w:rFonts w:ascii="Times New Roman" w:hAnsi="Times New Roman" w:cs="Times New Roman"/>
          <w:sz w:val="24"/>
          <w:lang w:val="en-US"/>
        </w:rPr>
        <w:t>L</w:t>
      </w:r>
      <w:r w:rsidR="00246B04" w:rsidRPr="00E24243">
        <w:rPr>
          <w:rFonts w:ascii="Times New Roman" w:hAnsi="Times New Roman" w:cs="Times New Roman"/>
          <w:sz w:val="24"/>
          <w:lang w:val="en-US"/>
        </w:rPr>
        <w:t xml:space="preserve"> phases, indicating overlapping or transitional expression profiles. </w:t>
      </w:r>
      <w:r w:rsidR="00BB3449" w:rsidRPr="00E24243">
        <w:rPr>
          <w:rFonts w:ascii="Times New Roman" w:hAnsi="Times New Roman" w:cs="Times New Roman"/>
          <w:sz w:val="24"/>
          <w:lang w:val="en-US"/>
        </w:rPr>
        <w:t xml:space="preserve">Late-dominant clusters – most notably Cluster_6 and Cluster_7 – </w:t>
      </w:r>
      <w:r w:rsidR="00CA5C3C" w:rsidRPr="00E24243">
        <w:rPr>
          <w:rFonts w:ascii="Times New Roman" w:hAnsi="Times New Roman" w:cs="Times New Roman"/>
          <w:sz w:val="24"/>
          <w:lang w:val="en-US"/>
        </w:rPr>
        <w:t>include</w:t>
      </w:r>
      <w:r w:rsidR="00BB3449" w:rsidRPr="00E24243">
        <w:rPr>
          <w:rFonts w:ascii="Times New Roman" w:hAnsi="Times New Roman" w:cs="Times New Roman"/>
          <w:sz w:val="24"/>
          <w:lang w:val="en-US"/>
        </w:rPr>
        <w:t xml:space="preserve"> genes </w:t>
      </w:r>
      <w:r w:rsidR="00CA5C3C" w:rsidRPr="00E24243">
        <w:rPr>
          <w:rFonts w:ascii="Times New Roman" w:hAnsi="Times New Roman" w:cs="Times New Roman"/>
          <w:sz w:val="24"/>
          <w:lang w:val="en-US"/>
        </w:rPr>
        <w:t>(e.g., ORF22, ORF24, and ORF42</w:t>
      </w:r>
      <w:r w:rsidR="00BB3449" w:rsidRPr="00E24243">
        <w:rPr>
          <w:rFonts w:ascii="Times New Roman" w:hAnsi="Times New Roman" w:cs="Times New Roman"/>
          <w:sz w:val="24"/>
          <w:lang w:val="en-US"/>
        </w:rPr>
        <w:t xml:space="preserve"> in Cluster_6</w:t>
      </w:r>
      <w:r w:rsidR="00CA5C3C" w:rsidRPr="00E24243">
        <w:rPr>
          <w:rFonts w:ascii="Times New Roman" w:hAnsi="Times New Roman" w:cs="Times New Roman"/>
          <w:sz w:val="24"/>
          <w:lang w:val="en-US"/>
        </w:rPr>
        <w:t>) and (e.g., ORF12, ORF13, and ORF48</w:t>
      </w:r>
      <w:r w:rsidR="00BB3449" w:rsidRPr="00E24243">
        <w:rPr>
          <w:rFonts w:ascii="Times New Roman" w:hAnsi="Times New Roman" w:cs="Times New Roman"/>
          <w:sz w:val="24"/>
          <w:lang w:val="en-US"/>
        </w:rPr>
        <w:t xml:space="preserve"> in Cluster_7</w:t>
      </w:r>
      <w:r w:rsidR="00CA5C3C" w:rsidRPr="00E24243">
        <w:rPr>
          <w:rFonts w:ascii="Times New Roman" w:hAnsi="Times New Roman" w:cs="Times New Roman"/>
          <w:sz w:val="24"/>
          <w:lang w:val="en-US"/>
        </w:rPr>
        <w:t>)</w:t>
      </w:r>
      <w:r w:rsidR="00BB3449" w:rsidRPr="00E24243">
        <w:rPr>
          <w:rFonts w:ascii="Times New Roman" w:hAnsi="Times New Roman" w:cs="Times New Roman"/>
          <w:sz w:val="24"/>
          <w:lang w:val="en-US"/>
        </w:rPr>
        <w:t xml:space="preserve"> that</w:t>
      </w:r>
      <w:r w:rsidR="00CA5C3C" w:rsidRPr="00E24243">
        <w:rPr>
          <w:rFonts w:ascii="Times New Roman" w:hAnsi="Times New Roman" w:cs="Times New Roman"/>
          <w:sz w:val="24"/>
          <w:lang w:val="en-US"/>
        </w:rPr>
        <w:t xml:space="preserve"> encod</w:t>
      </w:r>
      <w:r w:rsidR="00BB3449" w:rsidRPr="00E24243">
        <w:rPr>
          <w:rFonts w:ascii="Times New Roman" w:hAnsi="Times New Roman" w:cs="Times New Roman"/>
          <w:sz w:val="24"/>
          <w:lang w:val="en-US"/>
        </w:rPr>
        <w:t>e</w:t>
      </w:r>
      <w:r w:rsidR="00CA5C3C" w:rsidRPr="00E24243">
        <w:rPr>
          <w:rFonts w:ascii="Times New Roman" w:hAnsi="Times New Roman" w:cs="Times New Roman"/>
          <w:sz w:val="24"/>
          <w:lang w:val="en-US"/>
        </w:rPr>
        <w:t xml:space="preserve"> proteins involved in virion assembly and packaging, peaking at 8–12 hpi. </w:t>
      </w:r>
      <w:r w:rsidR="00CE654E" w:rsidRPr="00E24243">
        <w:rPr>
          <w:rFonts w:ascii="Times New Roman" w:hAnsi="Times New Roman" w:cs="Times New Roman"/>
          <w:sz w:val="24"/>
          <w:lang w:val="en-US"/>
        </w:rPr>
        <w:t>Overall, these patterns reveal a continuous and overlapping temporal landscape rather than strictly partitioned IE/E/L classes.</w:t>
      </w:r>
    </w:p>
    <w:p w14:paraId="4E410265" w14:textId="317EA1AB" w:rsidR="0096152B" w:rsidRPr="00E24243" w:rsidRDefault="00464F85" w:rsidP="00573600">
      <w:pPr>
        <w:spacing w:after="120" w:line="240" w:lineRule="auto"/>
        <w:jc w:val="both"/>
        <w:outlineLvl w:val="2"/>
        <w:rPr>
          <w:rFonts w:ascii="Times New Roman" w:hAnsi="Times New Roman" w:cs="Times New Roman"/>
          <w:b/>
          <w:i/>
          <w:sz w:val="24"/>
          <w:lang w:val="en-US"/>
        </w:rPr>
      </w:pPr>
      <w:r w:rsidRPr="00E24243">
        <w:rPr>
          <w:rFonts w:ascii="Times New Roman" w:hAnsi="Times New Roman" w:cs="Times New Roman"/>
          <w:b/>
          <w:i/>
          <w:sz w:val="24"/>
          <w:lang w:val="en-US"/>
        </w:rPr>
        <w:t>TES expression</w:t>
      </w:r>
      <w:r w:rsidR="00AB73DA" w:rsidRPr="00E24243">
        <w:rPr>
          <w:rFonts w:ascii="Times New Roman" w:hAnsi="Times New Roman" w:cs="Times New Roman"/>
          <w:b/>
          <w:i/>
          <w:sz w:val="24"/>
          <w:lang w:val="en-US"/>
        </w:rPr>
        <w:t xml:space="preserve"> kinetics</w:t>
      </w:r>
    </w:p>
    <w:p w14:paraId="20E9E74C" w14:textId="404B2655" w:rsidR="005809BA" w:rsidRPr="0075606C" w:rsidRDefault="000E37B4"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The </w:t>
      </w:r>
      <w:r w:rsidR="007D0901" w:rsidRPr="00E24243">
        <w:rPr>
          <w:rFonts w:ascii="Times New Roman" w:hAnsi="Times New Roman" w:cs="Times New Roman"/>
          <w:sz w:val="24"/>
          <w:lang w:val="en-US"/>
        </w:rPr>
        <w:t>examination of TES</w:t>
      </w:r>
      <w:r w:rsidR="005A14D3" w:rsidRPr="00E24243">
        <w:rPr>
          <w:rFonts w:ascii="Times New Roman" w:hAnsi="Times New Roman" w:cs="Times New Roman"/>
          <w:sz w:val="24"/>
          <w:lang w:val="en-US"/>
        </w:rPr>
        <w:t xml:space="preserve"> dynamics (</w:t>
      </w:r>
      <w:r w:rsidR="005A14D3" w:rsidRPr="00E24243">
        <w:rPr>
          <w:rFonts w:ascii="Times New Roman" w:hAnsi="Times New Roman" w:cs="Times New Roman"/>
          <w:b/>
          <w:sz w:val="24"/>
          <w:lang w:val="en-US"/>
        </w:rPr>
        <w:t>Figure 2</w:t>
      </w:r>
      <w:r w:rsidR="0044439E" w:rsidRPr="00E24243">
        <w:rPr>
          <w:rFonts w:ascii="Times New Roman" w:hAnsi="Times New Roman" w:cs="Times New Roman"/>
          <w:sz w:val="24"/>
          <w:lang w:val="en-US"/>
        </w:rPr>
        <w:t xml:space="preserve">, </w:t>
      </w:r>
      <w:r w:rsidR="005A14D3" w:rsidRPr="00E24243">
        <w:rPr>
          <w:rFonts w:ascii="Times New Roman" w:hAnsi="Times New Roman" w:cs="Times New Roman"/>
          <w:b/>
          <w:sz w:val="24"/>
          <w:lang w:val="en-US"/>
        </w:rPr>
        <w:t xml:space="preserve">Supplementary </w:t>
      </w:r>
      <w:r w:rsidR="005A14D3" w:rsidRPr="0075606C">
        <w:rPr>
          <w:rFonts w:ascii="Times New Roman" w:hAnsi="Times New Roman" w:cs="Times New Roman"/>
          <w:b/>
          <w:sz w:val="24"/>
          <w:lang w:val="en-US"/>
        </w:rPr>
        <w:t xml:space="preserve">Figure </w:t>
      </w:r>
      <w:r w:rsidR="00BB32B5" w:rsidRPr="0075606C">
        <w:rPr>
          <w:rFonts w:ascii="Times New Roman" w:hAnsi="Times New Roman" w:cs="Times New Roman"/>
          <w:b/>
          <w:sz w:val="24"/>
          <w:lang w:val="en-US"/>
        </w:rPr>
        <w:t xml:space="preserve">S7 </w:t>
      </w:r>
      <w:r w:rsidR="00AE0FB0" w:rsidRPr="0075606C">
        <w:rPr>
          <w:rFonts w:ascii="Times New Roman" w:hAnsi="Times New Roman" w:cs="Times New Roman"/>
          <w:sz w:val="24"/>
          <w:lang w:val="en-US"/>
        </w:rPr>
        <w:t>and</w:t>
      </w:r>
      <w:r w:rsidR="00AE0FB0" w:rsidRPr="0075606C">
        <w:rPr>
          <w:rFonts w:ascii="Times New Roman" w:hAnsi="Times New Roman" w:cs="Times New Roman"/>
          <w:b/>
          <w:sz w:val="24"/>
          <w:lang w:val="en-US"/>
        </w:rPr>
        <w:t xml:space="preserve"> Supplementary Table S</w:t>
      </w:r>
      <w:r w:rsidR="006409E6" w:rsidRPr="0075606C">
        <w:rPr>
          <w:rFonts w:ascii="Times New Roman" w:hAnsi="Times New Roman" w:cs="Times New Roman"/>
          <w:b/>
          <w:sz w:val="24"/>
          <w:lang w:val="en-US"/>
        </w:rPr>
        <w:t>5</w:t>
      </w:r>
      <w:r w:rsidR="00A15280" w:rsidRPr="0075606C">
        <w:rPr>
          <w:rFonts w:ascii="Times New Roman" w:hAnsi="Times New Roman" w:cs="Times New Roman"/>
          <w:b/>
          <w:sz w:val="24"/>
          <w:lang w:val="en-US"/>
        </w:rPr>
        <w:t>B</w:t>
      </w:r>
      <w:r w:rsidR="005A14D3"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illustrates </w:t>
      </w:r>
      <w:r w:rsidR="005A14D3" w:rsidRPr="0075606C">
        <w:rPr>
          <w:rFonts w:ascii="Times New Roman" w:hAnsi="Times New Roman" w:cs="Times New Roman"/>
          <w:sz w:val="24"/>
          <w:lang w:val="en-US"/>
        </w:rPr>
        <w:t xml:space="preserve">a complex and overlapping regulatory landscape, much like what we observed at the </w:t>
      </w:r>
      <w:r w:rsidR="009A6BB4" w:rsidRPr="0075606C">
        <w:rPr>
          <w:rFonts w:ascii="Times New Roman" w:hAnsi="Times New Roman" w:cs="Times New Roman"/>
          <w:sz w:val="24"/>
          <w:lang w:val="en-US"/>
        </w:rPr>
        <w:t>TSSs</w:t>
      </w:r>
      <w:r w:rsidR="005A14D3" w:rsidRPr="0075606C">
        <w:rPr>
          <w:rFonts w:ascii="Times New Roman" w:hAnsi="Times New Roman" w:cs="Times New Roman"/>
          <w:sz w:val="24"/>
          <w:lang w:val="en-US"/>
        </w:rPr>
        <w:t xml:space="preserve">. </w:t>
      </w:r>
      <w:r w:rsidR="0048192A" w:rsidRPr="0075606C">
        <w:rPr>
          <w:rFonts w:ascii="Times New Roman" w:hAnsi="Times New Roman" w:cs="Times New Roman"/>
          <w:sz w:val="24"/>
          <w:lang w:val="en-US"/>
        </w:rPr>
        <w:t xml:space="preserve">Many genes align with their expected kinetic classes: E genes such as ORF20, ORF21, ORF30, ORF31, and ORF63 display TES peaks within the first few </w:t>
      </w:r>
      <w:r w:rsidR="00453B03" w:rsidRPr="0075606C">
        <w:rPr>
          <w:rFonts w:ascii="Times New Roman" w:hAnsi="Times New Roman" w:cs="Times New Roman"/>
          <w:sz w:val="24"/>
          <w:lang w:val="en-US"/>
        </w:rPr>
        <w:t>hpi</w:t>
      </w:r>
      <w:r w:rsidR="0048192A" w:rsidRPr="0075606C">
        <w:rPr>
          <w:rFonts w:ascii="Times New Roman" w:hAnsi="Times New Roman" w:cs="Times New Roman"/>
          <w:sz w:val="24"/>
          <w:lang w:val="en-US"/>
        </w:rPr>
        <w:t xml:space="preserve">, while L genes including ORF11, ORF14, ORF22, and ORF73 reach their maxima between 8 and 12 </w:t>
      </w:r>
      <w:r w:rsidR="00B82D5C" w:rsidRPr="0075606C">
        <w:rPr>
          <w:rFonts w:ascii="Times New Roman" w:hAnsi="Times New Roman" w:cs="Times New Roman"/>
          <w:sz w:val="24"/>
          <w:lang w:val="en-US"/>
        </w:rPr>
        <w:t>hpi</w:t>
      </w:r>
      <w:r w:rsidR="0048192A" w:rsidRPr="0075606C">
        <w:rPr>
          <w:rFonts w:ascii="Times New Roman" w:hAnsi="Times New Roman" w:cs="Times New Roman"/>
          <w:sz w:val="24"/>
          <w:lang w:val="en-US"/>
        </w:rPr>
        <w:t xml:space="preserve">. </w:t>
      </w:r>
      <w:r w:rsidR="00226B68" w:rsidRPr="0075606C">
        <w:rPr>
          <w:rFonts w:ascii="Times New Roman" w:hAnsi="Times New Roman" w:cs="Times New Roman"/>
          <w:sz w:val="24"/>
          <w:lang w:val="en-US"/>
        </w:rPr>
        <w:t>This overall pattern is consistent with the established roles of E genes in DNA replication and L genes in virion assembly.</w:t>
      </w:r>
      <w:r w:rsidR="002811AB" w:rsidRPr="0075606C">
        <w:rPr>
          <w:rFonts w:ascii="Times New Roman" w:hAnsi="Times New Roman" w:cs="Times New Roman"/>
          <w:sz w:val="24"/>
          <w:lang w:val="en-US"/>
        </w:rPr>
        <w:t xml:space="preserve"> </w:t>
      </w:r>
      <w:r w:rsidR="005809BA" w:rsidRPr="0075606C">
        <w:rPr>
          <w:rFonts w:ascii="Times New Roman" w:hAnsi="Times New Roman" w:cs="Times New Roman"/>
          <w:sz w:val="24"/>
          <w:lang w:val="en-US"/>
        </w:rPr>
        <w:t xml:space="preserve">However, both the initial analysis of individual TES kinetics and the subsequent clustering based on TES usage reveal exceptions and overlapping dynamics that challenge the straightforward IE/E/L model. For example, ORF32 and ORF51, traditionally classified as </w:t>
      </w:r>
      <w:r w:rsidR="005043DE" w:rsidRPr="0075606C">
        <w:rPr>
          <w:rFonts w:ascii="Times New Roman" w:hAnsi="Times New Roman" w:cs="Times New Roman"/>
          <w:sz w:val="24"/>
          <w:lang w:val="en-US"/>
        </w:rPr>
        <w:t>L genes</w:t>
      </w:r>
      <w:r w:rsidR="005809BA" w:rsidRPr="0075606C">
        <w:rPr>
          <w:rFonts w:ascii="Times New Roman" w:hAnsi="Times New Roman" w:cs="Times New Roman"/>
          <w:sz w:val="24"/>
          <w:lang w:val="en-US"/>
        </w:rPr>
        <w:t xml:space="preserve">, exhibited earlier-than-expected TES peaks, while ORF19, categorized as </w:t>
      </w:r>
      <w:r w:rsidR="005043DE" w:rsidRPr="0075606C">
        <w:rPr>
          <w:rFonts w:ascii="Times New Roman" w:hAnsi="Times New Roman" w:cs="Times New Roman"/>
          <w:sz w:val="24"/>
          <w:lang w:val="en-US"/>
        </w:rPr>
        <w:t>an E gene</w:t>
      </w:r>
      <w:r w:rsidR="005809BA" w:rsidRPr="0075606C">
        <w:rPr>
          <w:rFonts w:ascii="Times New Roman" w:hAnsi="Times New Roman" w:cs="Times New Roman"/>
          <w:sz w:val="24"/>
          <w:lang w:val="en-US"/>
        </w:rPr>
        <w:t xml:space="preserve">, showed a delayed TES maximum more characteristic of </w:t>
      </w:r>
      <w:r w:rsidR="002811AB" w:rsidRPr="0075606C">
        <w:rPr>
          <w:rFonts w:ascii="Times New Roman" w:hAnsi="Times New Roman" w:cs="Times New Roman"/>
          <w:sz w:val="24"/>
          <w:lang w:val="en-US"/>
        </w:rPr>
        <w:t>L</w:t>
      </w:r>
      <w:r w:rsidR="005809BA" w:rsidRPr="0075606C">
        <w:rPr>
          <w:rFonts w:ascii="Times New Roman" w:hAnsi="Times New Roman" w:cs="Times New Roman"/>
          <w:sz w:val="24"/>
          <w:lang w:val="en-US"/>
        </w:rPr>
        <w:t xml:space="preserve"> genes. These anomalies suggest that the timing of transcript termination does not always correspond to the canonical temporal classes.</w:t>
      </w:r>
      <w:r w:rsidR="00E527DD" w:rsidRPr="0075606C">
        <w:rPr>
          <w:rFonts w:ascii="Times New Roman" w:hAnsi="Times New Roman" w:cs="Times New Roman"/>
          <w:sz w:val="24"/>
          <w:lang w:val="en-US"/>
        </w:rPr>
        <w:t xml:space="preserve"> </w:t>
      </w:r>
      <w:r w:rsidR="002318C1" w:rsidRPr="0075606C">
        <w:rPr>
          <w:rFonts w:ascii="Times New Roman" w:hAnsi="Times New Roman" w:cs="Times New Roman"/>
          <w:sz w:val="24"/>
          <w:lang w:val="en-US"/>
        </w:rPr>
        <w:t>However, a key reason for this anomaly is that tandem gene clusters produce co-terminal transcripts with distinct temporal expression profiles, which blur the IE/E/L boundaries in this type of analysis.</w:t>
      </w:r>
    </w:p>
    <w:p w14:paraId="2B980661" w14:textId="4B779F32" w:rsidR="00592F19" w:rsidRPr="00E24243" w:rsidRDefault="00E66103" w:rsidP="00573600">
      <w:pPr>
        <w:spacing w:after="120" w:line="240" w:lineRule="auto"/>
        <w:jc w:val="both"/>
        <w:outlineLvl w:val="2"/>
        <w:rPr>
          <w:rFonts w:ascii="Times New Roman" w:eastAsia="Times New Roman" w:hAnsi="Times New Roman" w:cs="Times New Roman"/>
          <w:sz w:val="24"/>
          <w:szCs w:val="24"/>
          <w:lang w:val="en-US" w:eastAsia="en-GB"/>
        </w:rPr>
      </w:pPr>
      <w:r w:rsidRPr="0075606C">
        <w:rPr>
          <w:rFonts w:ascii="Times New Roman" w:hAnsi="Times New Roman" w:cs="Times New Roman"/>
          <w:sz w:val="24"/>
          <w:lang w:val="en-US"/>
        </w:rPr>
        <w:t>The clustering of TES expression profiles (</w:t>
      </w:r>
      <w:r w:rsidR="004C55C6" w:rsidRPr="0075606C">
        <w:rPr>
          <w:rFonts w:ascii="Times New Roman" w:hAnsi="Times New Roman" w:cs="Times New Roman"/>
          <w:b/>
          <w:sz w:val="24"/>
          <w:lang w:val="en-US"/>
        </w:rPr>
        <w:t xml:space="preserve">Supplementary Figures </w:t>
      </w:r>
      <w:r w:rsidR="00BB32B5" w:rsidRPr="0075606C">
        <w:rPr>
          <w:rFonts w:ascii="Times New Roman" w:hAnsi="Times New Roman" w:cs="Times New Roman"/>
          <w:b/>
          <w:sz w:val="24"/>
          <w:lang w:val="en-US"/>
        </w:rPr>
        <w:t>S8</w:t>
      </w:r>
      <w:r w:rsidR="004C55C6" w:rsidRPr="0075606C">
        <w:rPr>
          <w:rFonts w:ascii="Times New Roman" w:hAnsi="Times New Roman" w:cs="Times New Roman"/>
          <w:b/>
          <w:sz w:val="24"/>
          <w:lang w:val="en-US"/>
        </w:rPr>
        <w:t xml:space="preserve"> and S</w:t>
      </w:r>
      <w:r w:rsidR="00BB32B5" w:rsidRPr="0075606C">
        <w:rPr>
          <w:rFonts w:ascii="Times New Roman" w:hAnsi="Times New Roman" w:cs="Times New Roman"/>
          <w:b/>
          <w:sz w:val="24"/>
          <w:lang w:val="en-US"/>
        </w:rPr>
        <w:t>9</w:t>
      </w:r>
      <w:r w:rsidRPr="0075606C">
        <w:rPr>
          <w:rFonts w:ascii="Times New Roman" w:hAnsi="Times New Roman" w:cs="Times New Roman"/>
          <w:sz w:val="24"/>
          <w:lang w:val="en-US"/>
        </w:rPr>
        <w:t>) revealed distinct groups of genes w</w:t>
      </w:r>
      <w:r w:rsidR="00DB5FCE" w:rsidRPr="0075606C">
        <w:rPr>
          <w:rFonts w:ascii="Times New Roman" w:hAnsi="Times New Roman" w:cs="Times New Roman"/>
          <w:sz w:val="24"/>
          <w:lang w:val="en-US"/>
        </w:rPr>
        <w:t>ith shared termination dynamics</w:t>
      </w:r>
      <w:r w:rsidR="00DB3D51" w:rsidRPr="0075606C">
        <w:rPr>
          <w:rFonts w:ascii="Times New Roman" w:hAnsi="Times New Roman" w:cs="Times New Roman"/>
          <w:sz w:val="24"/>
          <w:lang w:val="en-US"/>
        </w:rPr>
        <w:t>.</w:t>
      </w:r>
      <w:r w:rsidR="00DB5FCE" w:rsidRPr="0075606C">
        <w:rPr>
          <w:rFonts w:ascii="Times New Roman" w:eastAsia="Times New Roman" w:hAnsi="Times New Roman" w:cs="Times New Roman"/>
          <w:sz w:val="24"/>
          <w:szCs w:val="24"/>
          <w:lang w:val="en-US" w:eastAsia="en-GB"/>
        </w:rPr>
        <w:t xml:space="preserve"> </w:t>
      </w:r>
      <w:r w:rsidR="00312954" w:rsidRPr="0075606C">
        <w:rPr>
          <w:rFonts w:ascii="Times New Roman" w:eastAsia="Times New Roman" w:hAnsi="Times New Roman" w:cs="Times New Roman"/>
          <w:sz w:val="24"/>
          <w:szCs w:val="24"/>
          <w:lang w:val="en-US" w:eastAsia="en-GB"/>
        </w:rPr>
        <w:t>For example, clusters predominantly composed of late-expressed structural and assembly genes - such as ORF12, ORF13,</w:t>
      </w:r>
      <w:r w:rsidR="006B4BE0" w:rsidRPr="0075606C">
        <w:rPr>
          <w:rFonts w:ascii="Times New Roman" w:eastAsia="Times New Roman" w:hAnsi="Times New Roman" w:cs="Times New Roman"/>
          <w:sz w:val="24"/>
          <w:szCs w:val="24"/>
          <w:lang w:val="en-US" w:eastAsia="en-GB"/>
        </w:rPr>
        <w:t xml:space="preserve"> and ORF14 </w:t>
      </w:r>
      <w:r w:rsidR="006B4BE0" w:rsidRPr="00E24243">
        <w:rPr>
          <w:rFonts w:ascii="Times New Roman" w:eastAsia="Times New Roman" w:hAnsi="Times New Roman" w:cs="Times New Roman"/>
          <w:sz w:val="24"/>
          <w:szCs w:val="24"/>
          <w:lang w:val="en-US" w:eastAsia="en-GB"/>
        </w:rPr>
        <w:t>in Cluster_6 or ORF15-</w:t>
      </w:r>
      <w:r w:rsidR="00312954" w:rsidRPr="00E24243">
        <w:rPr>
          <w:rFonts w:ascii="Times New Roman" w:eastAsia="Times New Roman" w:hAnsi="Times New Roman" w:cs="Times New Roman"/>
          <w:sz w:val="24"/>
          <w:szCs w:val="24"/>
          <w:lang w:val="en-US" w:eastAsia="en-GB"/>
        </w:rPr>
        <w:t xml:space="preserve">18 in Cluster_8 - highlight the coordinated </w:t>
      </w:r>
      <w:r w:rsidR="00280C7F" w:rsidRPr="00E24243">
        <w:rPr>
          <w:rFonts w:ascii="Times New Roman" w:eastAsia="Times New Roman" w:hAnsi="Times New Roman" w:cs="Times New Roman"/>
          <w:sz w:val="24"/>
          <w:szCs w:val="24"/>
          <w:lang w:val="en-US" w:eastAsia="en-GB"/>
        </w:rPr>
        <w:t>L</w:t>
      </w:r>
      <w:r w:rsidR="00312954" w:rsidRPr="00E24243">
        <w:rPr>
          <w:rFonts w:ascii="Times New Roman" w:eastAsia="Times New Roman" w:hAnsi="Times New Roman" w:cs="Times New Roman"/>
          <w:sz w:val="24"/>
          <w:szCs w:val="24"/>
          <w:lang w:val="en-US" w:eastAsia="en-GB"/>
        </w:rPr>
        <w:t xml:space="preserve">-phase </w:t>
      </w:r>
      <w:r w:rsidR="000E37B4" w:rsidRPr="00E24243">
        <w:rPr>
          <w:rFonts w:ascii="Times New Roman" w:eastAsia="Times New Roman" w:hAnsi="Times New Roman" w:cs="Times New Roman"/>
          <w:sz w:val="24"/>
          <w:szCs w:val="24"/>
          <w:lang w:val="en-US" w:eastAsia="en-GB"/>
        </w:rPr>
        <w:t xml:space="preserve">expression </w:t>
      </w:r>
      <w:r w:rsidR="00312954" w:rsidRPr="00E24243">
        <w:rPr>
          <w:rFonts w:ascii="Times New Roman" w:eastAsia="Times New Roman" w:hAnsi="Times New Roman" w:cs="Times New Roman"/>
          <w:sz w:val="24"/>
          <w:szCs w:val="24"/>
          <w:lang w:val="en-US" w:eastAsia="en-GB"/>
        </w:rPr>
        <w:t xml:space="preserve">of </w:t>
      </w:r>
      <w:r w:rsidR="000E37B4" w:rsidRPr="00E24243">
        <w:rPr>
          <w:rFonts w:ascii="Times New Roman" w:eastAsia="Times New Roman" w:hAnsi="Times New Roman" w:cs="Times New Roman"/>
          <w:sz w:val="24"/>
          <w:szCs w:val="24"/>
          <w:lang w:val="en-US" w:eastAsia="en-GB"/>
        </w:rPr>
        <w:t xml:space="preserve">genes encoding </w:t>
      </w:r>
      <w:r w:rsidR="00312954" w:rsidRPr="00E24243">
        <w:rPr>
          <w:rFonts w:ascii="Times New Roman" w:eastAsia="Times New Roman" w:hAnsi="Times New Roman" w:cs="Times New Roman"/>
          <w:sz w:val="24"/>
          <w:szCs w:val="24"/>
          <w:lang w:val="en-US" w:eastAsia="en-GB"/>
        </w:rPr>
        <w:t xml:space="preserve">capsid, tegument, and packaging proteins. In contrast, clusters enriched in </w:t>
      </w:r>
      <w:r w:rsidR="0002342D" w:rsidRPr="00E24243">
        <w:rPr>
          <w:rFonts w:ascii="Times New Roman" w:eastAsia="Times New Roman" w:hAnsi="Times New Roman" w:cs="Times New Roman"/>
          <w:sz w:val="24"/>
          <w:szCs w:val="24"/>
          <w:lang w:val="en-US" w:eastAsia="en-GB"/>
        </w:rPr>
        <w:t>E</w:t>
      </w:r>
      <w:r w:rsidR="00312954" w:rsidRPr="00E24243">
        <w:rPr>
          <w:rFonts w:ascii="Times New Roman" w:eastAsia="Times New Roman" w:hAnsi="Times New Roman" w:cs="Times New Roman"/>
          <w:sz w:val="24"/>
          <w:szCs w:val="24"/>
          <w:lang w:val="en-US" w:eastAsia="en-GB"/>
        </w:rPr>
        <w:t xml:space="preserve"> genes - such as ORF7, ORF30, </w:t>
      </w:r>
      <w:r w:rsidR="00312954" w:rsidRPr="00E24243">
        <w:rPr>
          <w:rFonts w:ascii="Times New Roman" w:eastAsia="Times New Roman" w:hAnsi="Times New Roman" w:cs="Times New Roman"/>
          <w:sz w:val="24"/>
          <w:szCs w:val="24"/>
          <w:lang w:val="en-US" w:eastAsia="en-GB"/>
        </w:rPr>
        <w:lastRenderedPageBreak/>
        <w:t>and ORF63 in Cluster_5 - peak during the initial stages of infection, consistent with their roles in replication and regulation.</w:t>
      </w:r>
      <w:r w:rsidR="00E612FE" w:rsidRPr="00E24243">
        <w:rPr>
          <w:rFonts w:ascii="Times New Roman" w:eastAsia="Times New Roman" w:hAnsi="Times New Roman" w:cs="Times New Roman"/>
          <w:sz w:val="24"/>
          <w:szCs w:val="24"/>
          <w:lang w:val="en-US" w:eastAsia="en-GB"/>
        </w:rPr>
        <w:t xml:space="preserve"> </w:t>
      </w:r>
      <w:r w:rsidR="00592F19" w:rsidRPr="00E24243">
        <w:rPr>
          <w:rFonts w:ascii="Times New Roman" w:eastAsia="Times New Roman" w:hAnsi="Times New Roman" w:cs="Times New Roman"/>
          <w:sz w:val="24"/>
          <w:szCs w:val="24"/>
          <w:lang w:val="en-US" w:eastAsia="en-GB"/>
        </w:rPr>
        <w:t xml:space="preserve">Mixed-phase clusters, such as ORF32–34 in Cluster_7 or ORF48–51 in Cluster_3, combine genes from both E and L classes, indicating that co-termination creates overlapping kinetic patterns and highlights a continuous temporal landscape rather than strictly segmented IE/E/L phases. Smaller clusters, such as Cluster_11, </w:t>
      </w:r>
      <w:r w:rsidR="000E37B4" w:rsidRPr="00E24243">
        <w:rPr>
          <w:rFonts w:ascii="Times New Roman" w:eastAsia="Times New Roman" w:hAnsi="Times New Roman" w:cs="Times New Roman"/>
          <w:sz w:val="24"/>
          <w:szCs w:val="24"/>
          <w:lang w:val="en-US" w:eastAsia="en-GB"/>
        </w:rPr>
        <w:t xml:space="preserve">containing </w:t>
      </w:r>
      <w:r w:rsidR="00592F19" w:rsidRPr="00E24243">
        <w:rPr>
          <w:rFonts w:ascii="Times New Roman" w:eastAsia="Times New Roman" w:hAnsi="Times New Roman" w:cs="Times New Roman"/>
          <w:sz w:val="24"/>
          <w:szCs w:val="24"/>
          <w:lang w:val="en-US" w:eastAsia="en-GB"/>
        </w:rPr>
        <w:t>ORF64, underscore its unique regulatory role at the TES level. Other clusters, such as those containing envelope glycoproteins and tegument proteins in Cluster_10 or multi-gene E/L sets in Cluster_1 and Cluster_12, demonstrate that transcripts with differing temporal classes can terminate together, further increasing transcriptional complexity.</w:t>
      </w:r>
    </w:p>
    <w:p w14:paraId="59F8D47D" w14:textId="0C0F0538" w:rsidR="00BE1D23" w:rsidRPr="00E24243" w:rsidRDefault="0035005D" w:rsidP="00573600">
      <w:pPr>
        <w:spacing w:after="120" w:line="240" w:lineRule="auto"/>
        <w:jc w:val="both"/>
        <w:outlineLvl w:val="2"/>
        <w:rPr>
          <w:rFonts w:ascii="Times New Roman" w:hAnsi="Times New Roman" w:cs="Times New Roman"/>
          <w:b/>
          <w:i/>
          <w:sz w:val="24"/>
          <w:lang w:val="en-US"/>
        </w:rPr>
      </w:pPr>
      <w:r w:rsidRPr="00E24243">
        <w:rPr>
          <w:rFonts w:ascii="Times New Roman" w:hAnsi="Times New Roman" w:cs="Times New Roman"/>
          <w:b/>
          <w:i/>
          <w:sz w:val="24"/>
          <w:lang w:val="en-US"/>
        </w:rPr>
        <w:t>Matching</w:t>
      </w:r>
      <w:r w:rsidR="00960339" w:rsidRPr="00E24243">
        <w:rPr>
          <w:rFonts w:ascii="Times New Roman" w:hAnsi="Times New Roman" w:cs="Times New Roman"/>
          <w:b/>
          <w:i/>
          <w:sz w:val="24"/>
          <w:lang w:val="en-US"/>
        </w:rPr>
        <w:t xml:space="preserve"> TSS</w:t>
      </w:r>
      <w:r w:rsidR="00927E16" w:rsidRPr="00E24243">
        <w:rPr>
          <w:rFonts w:ascii="Times New Roman" w:hAnsi="Times New Roman" w:cs="Times New Roman"/>
          <w:b/>
          <w:i/>
          <w:sz w:val="24"/>
          <w:lang w:val="en-US"/>
        </w:rPr>
        <w:t>s</w:t>
      </w:r>
      <w:r w:rsidR="00960339" w:rsidRPr="00E24243">
        <w:rPr>
          <w:rFonts w:ascii="Times New Roman" w:hAnsi="Times New Roman" w:cs="Times New Roman"/>
          <w:b/>
          <w:i/>
          <w:sz w:val="24"/>
          <w:lang w:val="en-US"/>
        </w:rPr>
        <w:t xml:space="preserve"> </w:t>
      </w:r>
      <w:r w:rsidR="00543D42" w:rsidRPr="00E24243">
        <w:rPr>
          <w:rFonts w:ascii="Times New Roman" w:hAnsi="Times New Roman" w:cs="Times New Roman"/>
          <w:b/>
          <w:i/>
          <w:sz w:val="24"/>
          <w:lang w:val="en-US"/>
        </w:rPr>
        <w:t>and</w:t>
      </w:r>
      <w:r w:rsidR="00960339" w:rsidRPr="00E24243">
        <w:rPr>
          <w:rFonts w:ascii="Times New Roman" w:hAnsi="Times New Roman" w:cs="Times New Roman"/>
          <w:b/>
          <w:i/>
          <w:sz w:val="24"/>
          <w:lang w:val="en-US"/>
        </w:rPr>
        <w:t xml:space="preserve"> TES</w:t>
      </w:r>
      <w:r w:rsidR="00927E16" w:rsidRPr="00E24243">
        <w:rPr>
          <w:rFonts w:ascii="Times New Roman" w:hAnsi="Times New Roman" w:cs="Times New Roman"/>
          <w:b/>
          <w:i/>
          <w:sz w:val="24"/>
          <w:lang w:val="en-US"/>
        </w:rPr>
        <w:t>s</w:t>
      </w:r>
      <w:r w:rsidR="00960339" w:rsidRPr="00E24243">
        <w:rPr>
          <w:rFonts w:ascii="Times New Roman" w:hAnsi="Times New Roman" w:cs="Times New Roman"/>
          <w:b/>
          <w:i/>
          <w:sz w:val="24"/>
          <w:lang w:val="en-US"/>
        </w:rPr>
        <w:t xml:space="preserve"> </w:t>
      </w:r>
    </w:p>
    <w:p w14:paraId="49CDCD5C" w14:textId="04EF61FB" w:rsidR="00F3326F" w:rsidRPr="00E24243" w:rsidRDefault="00A06702" w:rsidP="00573600">
      <w:pPr>
        <w:spacing w:after="120" w:line="240" w:lineRule="auto"/>
        <w:jc w:val="both"/>
        <w:outlineLvl w:val="2"/>
        <w:rPr>
          <w:rFonts w:ascii="Times New Roman" w:hAnsi="Times New Roman" w:cs="Times New Roman"/>
          <w:sz w:val="24"/>
          <w:lang w:val="en-US"/>
        </w:rPr>
      </w:pPr>
      <w:r w:rsidRPr="00E24243">
        <w:rPr>
          <w:rFonts w:ascii="Times New Roman" w:hAnsi="Times New Roman" w:cs="Times New Roman"/>
          <w:sz w:val="24"/>
          <w:lang w:val="en-US"/>
        </w:rPr>
        <w:t xml:space="preserve">For most herpesvirus RNAs, identifying transcript ends alone is insufficient for transcript annotation due to the co-terminal organization of tandem viral genes and the presence of alternative splicing. </w:t>
      </w:r>
      <w:r w:rsidR="00C50E06" w:rsidRPr="00E24243">
        <w:rPr>
          <w:rFonts w:ascii="Times New Roman" w:hAnsi="Times New Roman" w:cs="Times New Roman"/>
          <w:sz w:val="24"/>
          <w:lang w:val="en-US"/>
        </w:rPr>
        <w:t xml:space="preserve">To investigate the linkage between TSS and TES kinetics, we analyzed lrRNA-Seq data in detail. </w:t>
      </w:r>
      <w:r w:rsidR="00172150" w:rsidRPr="00E24243">
        <w:rPr>
          <w:rFonts w:ascii="Times New Roman" w:hAnsi="Times New Roman" w:cs="Times New Roman"/>
          <w:sz w:val="24"/>
          <w:lang w:val="en-US"/>
        </w:rPr>
        <w:t>M</w:t>
      </w:r>
      <w:r w:rsidR="00CC6D20" w:rsidRPr="00E24243">
        <w:rPr>
          <w:rFonts w:ascii="Times New Roman" w:hAnsi="Times New Roman" w:cs="Times New Roman"/>
          <w:sz w:val="24"/>
          <w:lang w:val="en-US"/>
        </w:rPr>
        <w:t>atching TSSs to TESs on individual transcript</w:t>
      </w:r>
      <w:r w:rsidR="00C50E06" w:rsidRPr="00E24243">
        <w:rPr>
          <w:rFonts w:ascii="Times New Roman" w:hAnsi="Times New Roman" w:cs="Times New Roman"/>
          <w:sz w:val="24"/>
          <w:lang w:val="en-US"/>
        </w:rPr>
        <w:t>s</w:t>
      </w:r>
      <w:r w:rsidR="00CC6D20" w:rsidRPr="00E24243">
        <w:rPr>
          <w:rFonts w:ascii="Times New Roman" w:hAnsi="Times New Roman" w:cs="Times New Roman"/>
          <w:sz w:val="24"/>
          <w:lang w:val="en-US"/>
        </w:rPr>
        <w:t xml:space="preserve"> </w:t>
      </w:r>
      <w:r w:rsidR="00172150" w:rsidRPr="00E24243">
        <w:rPr>
          <w:rFonts w:ascii="Times New Roman" w:hAnsi="Times New Roman" w:cs="Times New Roman"/>
          <w:sz w:val="24"/>
          <w:lang w:val="en-US"/>
        </w:rPr>
        <w:t xml:space="preserve">allowed us to </w:t>
      </w:r>
      <w:r w:rsidR="00CC6D20" w:rsidRPr="00E24243">
        <w:rPr>
          <w:rFonts w:ascii="Times New Roman" w:hAnsi="Times New Roman" w:cs="Times New Roman"/>
          <w:sz w:val="24"/>
          <w:lang w:val="en-US"/>
        </w:rPr>
        <w:t xml:space="preserve">assess whether the observed differences in kinetics </w:t>
      </w:r>
      <w:r w:rsidR="00172150" w:rsidRPr="00E24243">
        <w:rPr>
          <w:rFonts w:ascii="Times New Roman" w:hAnsi="Times New Roman" w:cs="Times New Roman"/>
          <w:sz w:val="24"/>
          <w:lang w:val="en-US"/>
        </w:rPr>
        <w:t xml:space="preserve">arose from </w:t>
      </w:r>
      <w:r w:rsidR="00CC6D20" w:rsidRPr="00E24243">
        <w:rPr>
          <w:rFonts w:ascii="Times New Roman" w:hAnsi="Times New Roman" w:cs="Times New Roman"/>
          <w:sz w:val="24"/>
          <w:lang w:val="en-US"/>
        </w:rPr>
        <w:t>alternative transcript isoforms, multicistroni</w:t>
      </w:r>
      <w:r w:rsidR="00583A36" w:rsidRPr="00E24243">
        <w:rPr>
          <w:rFonts w:ascii="Times New Roman" w:hAnsi="Times New Roman" w:cs="Times New Roman"/>
          <w:sz w:val="24"/>
          <w:lang w:val="en-US"/>
        </w:rPr>
        <w:t xml:space="preserve">c transcripts, or other factors. </w:t>
      </w:r>
      <w:r w:rsidR="00583A36" w:rsidRPr="00E24243">
        <w:rPr>
          <w:rFonts w:ascii="Times New Roman" w:hAnsi="Times New Roman" w:cs="Times New Roman"/>
          <w:b/>
          <w:sz w:val="24"/>
          <w:lang w:val="en-US"/>
        </w:rPr>
        <w:t xml:space="preserve">Figure </w:t>
      </w:r>
      <w:r w:rsidR="005035FA" w:rsidRPr="00E24243">
        <w:rPr>
          <w:rFonts w:ascii="Times New Roman" w:hAnsi="Times New Roman" w:cs="Times New Roman"/>
          <w:b/>
          <w:sz w:val="24"/>
          <w:lang w:val="en-US"/>
        </w:rPr>
        <w:t>3</w:t>
      </w:r>
      <w:r w:rsidR="00583A36" w:rsidRPr="00E24243">
        <w:rPr>
          <w:rFonts w:ascii="Times New Roman" w:hAnsi="Times New Roman" w:cs="Times New Roman"/>
          <w:sz w:val="24"/>
          <w:lang w:val="en-US"/>
        </w:rPr>
        <w:t xml:space="preserve"> </w:t>
      </w:r>
      <w:r w:rsidR="00604C03" w:rsidRPr="00E24243">
        <w:rPr>
          <w:rFonts w:ascii="Times New Roman" w:hAnsi="Times New Roman" w:cs="Times New Roman"/>
          <w:sz w:val="24"/>
          <w:lang w:val="en-US"/>
        </w:rPr>
        <w:t>shows each gene's abundance during the course of the infection, as assessed by the viral-read-normalized canonical transcript counts, according to their kinetic classes.</w:t>
      </w:r>
      <w:r w:rsidR="00842974" w:rsidRPr="00E24243">
        <w:rPr>
          <w:rFonts w:ascii="Times New Roman" w:hAnsi="Times New Roman" w:cs="Times New Roman"/>
          <w:sz w:val="24"/>
          <w:lang w:val="en-US"/>
        </w:rPr>
        <w:t xml:space="preserve"> </w:t>
      </w:r>
      <w:r w:rsidR="00CC6D20" w:rsidRPr="00E24243">
        <w:rPr>
          <w:rFonts w:ascii="Times New Roman" w:hAnsi="Times New Roman" w:cs="Times New Roman"/>
          <w:sz w:val="24"/>
          <w:lang w:val="en-US"/>
        </w:rPr>
        <w:t xml:space="preserve">For genes where TSS and TES dynamics differed, our analysis revealed that the discrepancies could often be attributed to the complex transcriptional landscape of EHV-1. The virus produces a variety of transcript isoforms, including alternative TSSs and </w:t>
      </w:r>
      <w:r w:rsidR="00DA0766" w:rsidRPr="00E24243">
        <w:rPr>
          <w:rFonts w:ascii="Times New Roman" w:hAnsi="Times New Roman" w:cs="Times New Roman"/>
          <w:sz w:val="24"/>
          <w:lang w:val="en-US"/>
        </w:rPr>
        <w:t xml:space="preserve">sometimes </w:t>
      </w:r>
      <w:r w:rsidR="00CC6D20" w:rsidRPr="00E24243">
        <w:rPr>
          <w:rFonts w:ascii="Times New Roman" w:hAnsi="Times New Roman" w:cs="Times New Roman"/>
          <w:sz w:val="24"/>
          <w:lang w:val="en-US"/>
        </w:rPr>
        <w:t>TESs, as well as multicistronic and overlapping transcripts</w:t>
      </w:r>
      <w:r w:rsidR="00477F2F" w:rsidRPr="00E24243">
        <w:rPr>
          <w:rFonts w:ascii="Times New Roman" w:hAnsi="Times New Roman" w:cs="Times New Roman"/>
          <w:sz w:val="24"/>
          <w:lang w:val="en-US"/>
        </w:rPr>
        <w:t xml:space="preserve"> </w:t>
      </w:r>
      <w:r w:rsidR="00477F2F" w:rsidRPr="00E24243">
        <w:rPr>
          <w:rFonts w:ascii="Times New Roman" w:hAnsi="Times New Roman" w:cs="Times New Roman"/>
          <w:b/>
          <w:sz w:val="24"/>
          <w:lang w:val="en-US"/>
        </w:rPr>
        <w:t xml:space="preserve">(Figure </w:t>
      </w:r>
      <w:r w:rsidR="0044439E" w:rsidRPr="00E24243">
        <w:rPr>
          <w:rFonts w:ascii="Times New Roman" w:hAnsi="Times New Roman" w:cs="Times New Roman"/>
          <w:b/>
          <w:sz w:val="24"/>
          <w:lang w:val="en-US"/>
        </w:rPr>
        <w:t xml:space="preserve">4,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44439E" w:rsidRPr="0075606C">
        <w:rPr>
          <w:rFonts w:ascii="Times New Roman" w:hAnsi="Times New Roman" w:cs="Times New Roman"/>
          <w:b/>
          <w:sz w:val="24"/>
          <w:lang w:val="en-US"/>
        </w:rPr>
        <w:t xml:space="preserve"> </w:t>
      </w:r>
      <w:r w:rsidR="0044439E" w:rsidRPr="0075606C">
        <w:rPr>
          <w:rFonts w:ascii="Times New Roman" w:hAnsi="Times New Roman" w:cs="Times New Roman"/>
          <w:sz w:val="24"/>
          <w:lang w:val="en-US"/>
        </w:rPr>
        <w:t>and</w:t>
      </w:r>
      <w:r w:rsidR="006409E6" w:rsidRPr="0075606C">
        <w:rPr>
          <w:rFonts w:ascii="Times New Roman" w:hAnsi="Times New Roman" w:cs="Times New Roman"/>
          <w:b/>
          <w:sz w:val="24"/>
          <w:lang w:val="en-US"/>
        </w:rPr>
        <w:t xml:space="preserve"> Supplementary Table S5</w:t>
      </w:r>
      <w:r w:rsidR="00A15280" w:rsidRPr="0075606C">
        <w:rPr>
          <w:rFonts w:ascii="Times New Roman" w:hAnsi="Times New Roman" w:cs="Times New Roman"/>
          <w:b/>
          <w:sz w:val="24"/>
          <w:lang w:val="en-US"/>
        </w:rPr>
        <w:t>C</w:t>
      </w:r>
      <w:r w:rsidR="00477F2F" w:rsidRPr="0075606C">
        <w:rPr>
          <w:rFonts w:ascii="Times New Roman" w:hAnsi="Times New Roman" w:cs="Times New Roman"/>
          <w:sz w:val="24"/>
          <w:lang w:val="en-US"/>
        </w:rPr>
        <w:t>)</w:t>
      </w:r>
      <w:r w:rsidR="00CC6D20" w:rsidRPr="0075606C">
        <w:rPr>
          <w:rFonts w:ascii="Times New Roman" w:hAnsi="Times New Roman" w:cs="Times New Roman"/>
          <w:sz w:val="24"/>
          <w:lang w:val="en-US"/>
        </w:rPr>
        <w:t xml:space="preserve">. </w:t>
      </w:r>
      <w:r w:rsidR="00DA0766" w:rsidRPr="0075606C">
        <w:rPr>
          <w:rFonts w:ascii="Times New Roman" w:hAnsi="Times New Roman" w:cs="Times New Roman"/>
          <w:sz w:val="24"/>
          <w:lang w:val="en-US"/>
        </w:rPr>
        <w:t xml:space="preserve">For example, both ORF38 and ORF50, expected to show late kinetics, exhibited early peaks, although their TSS peaked at 4 and 8 hpi, while their TES at 6 hpi. This misalignment is in the case of ORF38 the result of the elevated expression of other, mainly complex transcripts (overlapping ORF35-37 from the other strand) that terminate at the same TES, such as ORF37-ORF38-CX-Long-2 </w:t>
      </w:r>
      <w:r w:rsidR="009A541D" w:rsidRPr="0075606C">
        <w:rPr>
          <w:rFonts w:ascii="Times New Roman" w:hAnsi="Times New Roman" w:cs="Times New Roman"/>
          <w:sz w:val="24"/>
          <w:lang w:val="en-US"/>
        </w:rPr>
        <w:t>(</w:t>
      </w:r>
      <w:r w:rsidR="00CD0455" w:rsidRPr="0075606C">
        <w:rPr>
          <w:rFonts w:ascii="Times New Roman" w:hAnsi="Times New Roman" w:cs="Times New Roman"/>
          <w:b/>
          <w:sz w:val="24"/>
          <w:lang w:val="en-US"/>
        </w:rPr>
        <w:t>Figure 4</w:t>
      </w:r>
      <w:r w:rsidR="00B04A2F" w:rsidRPr="0075606C">
        <w:rPr>
          <w:rFonts w:ascii="Times New Roman" w:hAnsi="Times New Roman" w:cs="Times New Roman"/>
          <w:b/>
          <w:sz w:val="24"/>
          <w:lang w:val="en-US"/>
        </w:rPr>
        <w:t>A</w:t>
      </w:r>
      <w:r w:rsidR="009A541D" w:rsidRPr="0075606C">
        <w:rPr>
          <w:rFonts w:ascii="Times New Roman" w:hAnsi="Times New Roman" w:cs="Times New Roman"/>
          <w:b/>
          <w:sz w:val="24"/>
          <w:lang w:val="en-US"/>
        </w:rPr>
        <w:t xml:space="preserve">) </w:t>
      </w:r>
      <w:r w:rsidR="00DA0766" w:rsidRPr="0075606C">
        <w:rPr>
          <w:rFonts w:ascii="Times New Roman" w:hAnsi="Times New Roman" w:cs="Times New Roman"/>
          <w:sz w:val="24"/>
          <w:lang w:val="en-US"/>
        </w:rPr>
        <w:t>and possible transcriptional noise from other non-validated TSSs in this region. In the case of ORF50</w:t>
      </w:r>
      <w:r w:rsidR="00CC79A6" w:rsidRPr="0075606C">
        <w:rPr>
          <w:rFonts w:ascii="Times New Roman" w:hAnsi="Times New Roman" w:cs="Times New Roman"/>
          <w:sz w:val="24"/>
          <w:lang w:val="en-US"/>
        </w:rPr>
        <w:t xml:space="preserve">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CC79A6" w:rsidRPr="0075606C">
        <w:rPr>
          <w:rFonts w:ascii="Times New Roman" w:hAnsi="Times New Roman" w:cs="Times New Roman"/>
          <w:b/>
          <w:sz w:val="24"/>
          <w:lang w:val="en-US"/>
        </w:rPr>
        <w:t>B</w:t>
      </w:r>
      <w:r w:rsidR="00CC79A6" w:rsidRPr="0075606C">
        <w:rPr>
          <w:rFonts w:ascii="Times New Roman" w:hAnsi="Times New Roman" w:cs="Times New Roman"/>
          <w:sz w:val="24"/>
          <w:lang w:val="en-US"/>
        </w:rPr>
        <w:t>)</w:t>
      </w:r>
      <w:r w:rsidR="00DA0766" w:rsidRPr="0075606C">
        <w:rPr>
          <w:rFonts w:ascii="Times New Roman" w:hAnsi="Times New Roman" w:cs="Times New Roman"/>
          <w:sz w:val="24"/>
          <w:lang w:val="en-US"/>
        </w:rPr>
        <w:t>, this could be attributed to a more complex differential transcript expression pattern consisting of mainly ORF50-ORF51-Canonic and ORF50-ORF51-PC-Long-2.</w:t>
      </w:r>
      <w:r w:rsidR="00181FD0" w:rsidRPr="0075606C">
        <w:rPr>
          <w:rFonts w:ascii="Times New Roman" w:hAnsi="Times New Roman" w:cs="Times New Roman"/>
          <w:sz w:val="24"/>
          <w:lang w:val="en-US"/>
        </w:rPr>
        <w:t xml:space="preserve"> </w:t>
      </w:r>
      <w:r w:rsidR="000B15A5" w:rsidRPr="0075606C">
        <w:rPr>
          <w:rFonts w:ascii="Times New Roman" w:hAnsi="Times New Roman" w:cs="Times New Roman"/>
          <w:sz w:val="24"/>
          <w:lang w:val="en-US"/>
        </w:rPr>
        <w:t>Conversely, ORF67</w:t>
      </w:r>
      <w:r w:rsidR="00DA0766" w:rsidRPr="0075606C">
        <w:rPr>
          <w:rFonts w:ascii="Times New Roman" w:hAnsi="Times New Roman" w:cs="Times New Roman"/>
          <w:sz w:val="24"/>
          <w:lang w:val="en-US"/>
        </w:rPr>
        <w:t xml:space="preserve">, which showed an early TSS peak, had TES dynamics more consistent with its </w:t>
      </w:r>
      <w:r w:rsidR="000B15A5" w:rsidRPr="0075606C">
        <w:rPr>
          <w:rFonts w:ascii="Times New Roman" w:hAnsi="Times New Roman" w:cs="Times New Roman"/>
          <w:sz w:val="24"/>
          <w:lang w:val="en-US"/>
        </w:rPr>
        <w:t>L</w:t>
      </w:r>
      <w:r w:rsidR="00DA0766" w:rsidRPr="0075606C">
        <w:rPr>
          <w:rFonts w:ascii="Times New Roman" w:hAnsi="Times New Roman" w:cs="Times New Roman"/>
          <w:sz w:val="24"/>
          <w:lang w:val="en-US"/>
        </w:rPr>
        <w:t xml:space="preserve"> gene classification</w:t>
      </w:r>
      <w:r w:rsidR="00CC79A6" w:rsidRPr="0075606C">
        <w:rPr>
          <w:rFonts w:ascii="Times New Roman" w:hAnsi="Times New Roman" w:cs="Times New Roman"/>
          <w:sz w:val="24"/>
          <w:lang w:val="en-US"/>
        </w:rPr>
        <w:t xml:space="preserve">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CC79A6" w:rsidRPr="0075606C">
        <w:rPr>
          <w:rFonts w:ascii="Times New Roman" w:hAnsi="Times New Roman" w:cs="Times New Roman"/>
          <w:b/>
          <w:sz w:val="24"/>
          <w:lang w:val="en-US"/>
        </w:rPr>
        <w:t>C</w:t>
      </w:r>
      <w:r w:rsidR="00CC79A6" w:rsidRPr="0075606C">
        <w:rPr>
          <w:rFonts w:ascii="Times New Roman" w:hAnsi="Times New Roman" w:cs="Times New Roman"/>
          <w:sz w:val="24"/>
          <w:lang w:val="en-US"/>
        </w:rPr>
        <w:t>)</w:t>
      </w:r>
      <w:r w:rsidR="00DA0766" w:rsidRPr="0075606C">
        <w:rPr>
          <w:rFonts w:ascii="Times New Roman" w:hAnsi="Times New Roman" w:cs="Times New Roman"/>
          <w:sz w:val="24"/>
          <w:lang w:val="en-US"/>
        </w:rPr>
        <w:t xml:space="preserve">. </w:t>
      </w:r>
      <w:r w:rsidR="0025514F" w:rsidRPr="0075606C">
        <w:rPr>
          <w:rFonts w:ascii="Times New Roman" w:hAnsi="Times New Roman" w:cs="Times New Roman"/>
          <w:sz w:val="24"/>
          <w:lang w:val="en-US"/>
        </w:rPr>
        <w:t xml:space="preserve">While its presence at 1 hpi could be attributed to transcriptional noise affecting this very early time point, at 2 hpi it is more likely due to the highly efficient early activation of its promoter. The discrepancy between its TSS and TES kinetics can be explained by the large </w:t>
      </w:r>
      <w:r w:rsidR="00197752" w:rsidRPr="0075606C">
        <w:rPr>
          <w:rFonts w:ascii="Times New Roman" w:hAnsi="Times New Roman" w:cs="Times New Roman"/>
          <w:sz w:val="24"/>
          <w:lang w:val="en-US"/>
        </w:rPr>
        <w:t>variety</w:t>
      </w:r>
      <w:r w:rsidR="0025514F" w:rsidRPr="0075606C">
        <w:rPr>
          <w:rFonts w:ascii="Times New Roman" w:hAnsi="Times New Roman" w:cs="Times New Roman"/>
          <w:sz w:val="24"/>
          <w:lang w:val="en-US"/>
        </w:rPr>
        <w:t xml:space="preserve"> of potential mRNAs identified in this region, each carrying 5′-truncated ORFs, albeit with individually low counts. </w:t>
      </w:r>
      <w:r w:rsidR="00DA0766" w:rsidRPr="0075606C">
        <w:rPr>
          <w:rFonts w:ascii="Times New Roman" w:hAnsi="Times New Roman" w:cs="Times New Roman"/>
          <w:sz w:val="24"/>
          <w:lang w:val="en-US"/>
        </w:rPr>
        <w:t xml:space="preserve">Our detailed mapping confirms that the discrepancies between TSS and TES kinetics are primarily due to the </w:t>
      </w:r>
      <w:r w:rsidR="00DA0766" w:rsidRPr="00E24243">
        <w:rPr>
          <w:rFonts w:ascii="Times New Roman" w:hAnsi="Times New Roman" w:cs="Times New Roman"/>
          <w:sz w:val="24"/>
          <w:lang w:val="en-US"/>
        </w:rPr>
        <w:t xml:space="preserve">production of multiple transcript isoforms and the complex arrangement of transcription units in the EHV-1 genome. </w:t>
      </w:r>
      <w:r w:rsidR="00EE5FDA" w:rsidRPr="00E24243">
        <w:rPr>
          <w:rFonts w:ascii="Times New Roman" w:hAnsi="Times New Roman" w:cs="Times New Roman"/>
          <w:sz w:val="24"/>
          <w:lang w:val="en-US"/>
        </w:rPr>
        <w:t>This underscores the importance of examining full-length transcript structures when interpreting gene expression dynamics, a task for which LRS techniques are the only reliable approach.</w:t>
      </w:r>
    </w:p>
    <w:p w14:paraId="4DBDA0D3" w14:textId="55326F51" w:rsidR="00A562F2" w:rsidRPr="00E24243" w:rsidRDefault="00077F7F" w:rsidP="00573600">
      <w:pPr>
        <w:spacing w:after="120" w:line="240" w:lineRule="auto"/>
        <w:jc w:val="both"/>
        <w:outlineLvl w:val="2"/>
        <w:rPr>
          <w:rFonts w:ascii="Times New Roman" w:hAnsi="Times New Roman" w:cs="Times New Roman"/>
          <w:b/>
          <w:i/>
          <w:sz w:val="24"/>
          <w:lang w:val="en-US"/>
        </w:rPr>
      </w:pPr>
      <w:r w:rsidRPr="00E24243">
        <w:rPr>
          <w:rFonts w:ascii="Times New Roman" w:hAnsi="Times New Roman" w:cs="Times New Roman"/>
          <w:b/>
          <w:i/>
          <w:sz w:val="24"/>
          <w:lang w:val="en-US"/>
        </w:rPr>
        <w:t>Gene-level clustering of canonical t</w:t>
      </w:r>
      <w:r w:rsidR="00A562F2" w:rsidRPr="00E24243">
        <w:rPr>
          <w:rFonts w:ascii="Times New Roman" w:hAnsi="Times New Roman" w:cs="Times New Roman"/>
          <w:b/>
          <w:i/>
          <w:sz w:val="24"/>
          <w:lang w:val="en-US"/>
        </w:rPr>
        <w:t>ranscripts</w:t>
      </w:r>
    </w:p>
    <w:p w14:paraId="688E0F5B" w14:textId="4A4ABB4F" w:rsidR="000E262C" w:rsidRPr="00E24243" w:rsidRDefault="00DF3A40"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Clustering canonical full-length transcripts </w:t>
      </w:r>
      <w:r w:rsidR="002C7F94" w:rsidRPr="00E24243">
        <w:rPr>
          <w:rFonts w:ascii="Times New Roman" w:hAnsi="Times New Roman" w:cs="Times New Roman"/>
          <w:sz w:val="24"/>
          <w:lang w:val="en-US"/>
        </w:rPr>
        <w:t xml:space="preserve">provides a cleaner </w:t>
      </w:r>
      <w:r w:rsidRPr="00E24243">
        <w:rPr>
          <w:rFonts w:ascii="Times New Roman" w:hAnsi="Times New Roman" w:cs="Times New Roman"/>
          <w:sz w:val="24"/>
          <w:lang w:val="en-US"/>
        </w:rPr>
        <w:t xml:space="preserve">view of EHV-1’s transcriptional program. </w:t>
      </w:r>
      <w:r w:rsidR="00842974" w:rsidRPr="00E24243">
        <w:rPr>
          <w:rFonts w:ascii="Times New Roman" w:hAnsi="Times New Roman" w:cs="Times New Roman"/>
          <w:sz w:val="24"/>
          <w:lang w:val="en-US"/>
        </w:rPr>
        <w:t xml:space="preserve">We </w:t>
      </w:r>
      <w:r w:rsidR="00CE5B97" w:rsidRPr="00E24243">
        <w:rPr>
          <w:rFonts w:ascii="Times New Roman" w:hAnsi="Times New Roman" w:cs="Times New Roman"/>
          <w:sz w:val="24"/>
          <w:lang w:val="en-US"/>
        </w:rPr>
        <w:t>categorized</w:t>
      </w:r>
      <w:r w:rsidRPr="00E24243">
        <w:rPr>
          <w:rFonts w:ascii="Times New Roman" w:hAnsi="Times New Roman" w:cs="Times New Roman"/>
          <w:sz w:val="24"/>
          <w:lang w:val="en-US"/>
        </w:rPr>
        <w:t xml:space="preserve"> the </w:t>
      </w:r>
      <w:r w:rsidR="00F01CF3" w:rsidRPr="00E24243">
        <w:rPr>
          <w:rFonts w:ascii="Times New Roman" w:hAnsi="Times New Roman" w:cs="Times New Roman"/>
          <w:sz w:val="24"/>
          <w:lang w:val="en-US"/>
        </w:rPr>
        <w:t xml:space="preserve">viral </w:t>
      </w:r>
      <w:r w:rsidRPr="00E24243">
        <w:rPr>
          <w:rFonts w:ascii="Times New Roman" w:hAnsi="Times New Roman" w:cs="Times New Roman"/>
          <w:sz w:val="24"/>
          <w:lang w:val="en-US"/>
        </w:rPr>
        <w:t>genes into</w:t>
      </w:r>
      <w:r w:rsidR="00842974" w:rsidRPr="00E24243">
        <w:rPr>
          <w:rFonts w:ascii="Times New Roman" w:hAnsi="Times New Roman" w:cs="Times New Roman"/>
          <w:sz w:val="24"/>
          <w:lang w:val="en-US"/>
        </w:rPr>
        <w:t xml:space="preserve"> </w:t>
      </w:r>
      <w:r w:rsidR="00CE5B97" w:rsidRPr="00E24243">
        <w:rPr>
          <w:rFonts w:ascii="Times New Roman" w:hAnsi="Times New Roman" w:cs="Times New Roman"/>
          <w:sz w:val="24"/>
          <w:lang w:val="en-US"/>
        </w:rPr>
        <w:t>three</w:t>
      </w:r>
      <w:r w:rsidRPr="00E24243">
        <w:rPr>
          <w:rFonts w:ascii="Times New Roman" w:hAnsi="Times New Roman" w:cs="Times New Roman"/>
          <w:sz w:val="24"/>
          <w:lang w:val="en-US"/>
        </w:rPr>
        <w:t xml:space="preserve"> </w:t>
      </w:r>
      <w:r w:rsidRPr="00E24243">
        <w:rPr>
          <w:rFonts w:ascii="Times New Roman" w:hAnsi="Times New Roman" w:cs="Times New Roman"/>
          <w:i/>
          <w:sz w:val="24"/>
          <w:lang w:val="en-US"/>
        </w:rPr>
        <w:t>de novo</w:t>
      </w:r>
      <w:r w:rsidR="00842974" w:rsidRPr="00E24243">
        <w:rPr>
          <w:rFonts w:ascii="Times New Roman" w:hAnsi="Times New Roman" w:cs="Times New Roman"/>
          <w:sz w:val="24"/>
          <w:lang w:val="en-US"/>
        </w:rPr>
        <w:t xml:space="preserve"> kinetic clusters</w:t>
      </w:r>
      <w:r w:rsidR="005B3AD0" w:rsidRPr="00E24243">
        <w:rPr>
          <w:rFonts w:ascii="Times New Roman" w:hAnsi="Times New Roman" w:cs="Times New Roman"/>
          <w:sz w:val="24"/>
          <w:lang w:val="en-US"/>
        </w:rPr>
        <w:t xml:space="preserve"> </w:t>
      </w:r>
      <w:r w:rsidR="00842974" w:rsidRPr="00E24243">
        <w:rPr>
          <w:rFonts w:ascii="Times New Roman" w:hAnsi="Times New Roman" w:cs="Times New Roman"/>
          <w:sz w:val="24"/>
          <w:lang w:val="en-US"/>
        </w:rPr>
        <w:t>(</w:t>
      </w:r>
      <w:r w:rsidR="00842974" w:rsidRPr="00E24243">
        <w:rPr>
          <w:rFonts w:ascii="Times New Roman" w:hAnsi="Times New Roman" w:cs="Times New Roman"/>
          <w:b/>
          <w:sz w:val="24"/>
          <w:lang w:val="en-US"/>
        </w:rPr>
        <w:t>Figure 5</w:t>
      </w:r>
      <w:r w:rsidR="00842974" w:rsidRPr="00E24243">
        <w:rPr>
          <w:rFonts w:ascii="Times New Roman" w:hAnsi="Times New Roman" w:cs="Times New Roman"/>
          <w:sz w:val="24"/>
          <w:lang w:val="en-US"/>
        </w:rPr>
        <w:t>).</w:t>
      </w:r>
    </w:p>
    <w:p w14:paraId="05F0E170" w14:textId="0ECB2EED" w:rsidR="00056B47" w:rsidRPr="00E24243" w:rsidRDefault="006A4D90" w:rsidP="00573600">
      <w:pPr>
        <w:spacing w:after="120" w:line="240" w:lineRule="auto"/>
        <w:jc w:val="both"/>
        <w:rPr>
          <w:rFonts w:ascii="Times New Roman" w:hAnsi="Times New Roman" w:cs="Times New Roman"/>
          <w:i/>
          <w:sz w:val="24"/>
          <w:lang w:val="en-US"/>
        </w:rPr>
      </w:pPr>
      <w:r w:rsidRPr="00E24243">
        <w:rPr>
          <w:rFonts w:ascii="Times New Roman" w:hAnsi="Times New Roman" w:cs="Times New Roman"/>
          <w:i/>
          <w:sz w:val="24"/>
          <w:lang w:val="en-US"/>
        </w:rPr>
        <w:t>Heterogeneous</w:t>
      </w:r>
      <w:r w:rsidR="00056B47" w:rsidRPr="00E24243">
        <w:rPr>
          <w:rFonts w:ascii="Times New Roman" w:hAnsi="Times New Roman" w:cs="Times New Roman"/>
          <w:i/>
          <w:sz w:val="24"/>
          <w:lang w:val="en-US"/>
        </w:rPr>
        <w:t xml:space="preserve"> clusters:</w:t>
      </w:r>
    </w:p>
    <w:p w14:paraId="6BFAFBED" w14:textId="0DACE06F" w:rsidR="00453DFF" w:rsidRPr="00E24243" w:rsidRDefault="00056B4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Cluster_1 contains </w:t>
      </w:r>
      <w:r w:rsidR="006C6D36"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 genes (e.g., ORF20, ORF21, ORF31, ORF61), </w:t>
      </w:r>
      <w:r w:rsidR="006C6D36"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 genes (e.g., ORF9, ORF38, ORF50), and genes with </w:t>
      </w:r>
      <w:r w:rsidR="006C6D36" w:rsidRPr="00E24243">
        <w:rPr>
          <w:rFonts w:ascii="Times New Roman" w:hAnsi="Times New Roman" w:cs="Times New Roman"/>
          <w:sz w:val="24"/>
          <w:lang w:val="en-US"/>
        </w:rPr>
        <w:t>undetermined</w:t>
      </w:r>
      <w:r w:rsidRPr="00E24243">
        <w:rPr>
          <w:rFonts w:ascii="Times New Roman" w:hAnsi="Times New Roman" w:cs="Times New Roman"/>
          <w:sz w:val="24"/>
          <w:lang w:val="en-US"/>
        </w:rPr>
        <w:t xml:space="preserve"> </w:t>
      </w:r>
      <w:r w:rsidR="006C6D36" w:rsidRPr="00E24243">
        <w:rPr>
          <w:rFonts w:ascii="Times New Roman" w:hAnsi="Times New Roman" w:cs="Times New Roman"/>
          <w:sz w:val="24"/>
          <w:lang w:val="en-US"/>
        </w:rPr>
        <w:t>kinetics</w:t>
      </w:r>
      <w:r w:rsidRPr="00E24243">
        <w:rPr>
          <w:rFonts w:ascii="Times New Roman" w:hAnsi="Times New Roman" w:cs="Times New Roman"/>
          <w:sz w:val="24"/>
          <w:lang w:val="en-US"/>
        </w:rPr>
        <w:t xml:space="preserve">. It peaks around 2–4 hpi, indicating "leaky-late" activity within an </w:t>
      </w:r>
      <w:r w:rsidR="0059430F"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-expression context. Similarly, Cluster_3 is </w:t>
      </w:r>
      <w:r w:rsidR="0059430F"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-biased (e.g., ORF5, ORF7, ORF30, ORF53, ORF63) but includes a few L genes (e.g., ORF10, ORF17). </w:t>
      </w:r>
      <w:r w:rsidR="00453DFF" w:rsidRPr="00E24243">
        <w:rPr>
          <w:rFonts w:ascii="Times New Roman" w:hAnsi="Times New Roman" w:cs="Times New Roman"/>
          <w:sz w:val="24"/>
          <w:lang w:val="en-US"/>
        </w:rPr>
        <w:t xml:space="preserve">This pattern reinforces the idea that some L transcripts are detectable at low levels early on, blending replication and </w:t>
      </w:r>
      <w:r w:rsidR="00453DFF" w:rsidRPr="00E24243">
        <w:rPr>
          <w:rFonts w:ascii="Times New Roman" w:hAnsi="Times New Roman" w:cs="Times New Roman"/>
          <w:sz w:val="24"/>
          <w:lang w:val="en-US"/>
        </w:rPr>
        <w:lastRenderedPageBreak/>
        <w:t xml:space="preserve">assembly factors in a transitional manner between 2–4 hpi, possibly as </w:t>
      </w:r>
      <w:r w:rsidR="0059430F" w:rsidRPr="00E24243">
        <w:rPr>
          <w:rFonts w:ascii="Times New Roman" w:hAnsi="Times New Roman" w:cs="Times New Roman"/>
          <w:sz w:val="24"/>
          <w:lang w:val="en-US"/>
        </w:rPr>
        <w:t>a result of stochastic transcriptional activity</w:t>
      </w:r>
      <w:r w:rsidR="00453DFF" w:rsidRPr="00E24243">
        <w:rPr>
          <w:rFonts w:ascii="Times New Roman" w:hAnsi="Times New Roman" w:cs="Times New Roman"/>
          <w:sz w:val="24"/>
          <w:lang w:val="en-US"/>
        </w:rPr>
        <w:t>.</w:t>
      </w:r>
    </w:p>
    <w:p w14:paraId="718ED2A7" w14:textId="27E0892B" w:rsidR="00056B47" w:rsidRPr="00E24243" w:rsidRDefault="00056B47" w:rsidP="00573600">
      <w:pPr>
        <w:spacing w:after="120" w:line="240" w:lineRule="auto"/>
        <w:jc w:val="both"/>
        <w:rPr>
          <w:rFonts w:ascii="Times New Roman" w:hAnsi="Times New Roman" w:cs="Times New Roman"/>
          <w:i/>
          <w:sz w:val="24"/>
          <w:lang w:val="en-US"/>
        </w:rPr>
      </w:pPr>
      <w:r w:rsidRPr="00E24243">
        <w:rPr>
          <w:rFonts w:ascii="Times New Roman" w:hAnsi="Times New Roman" w:cs="Times New Roman"/>
          <w:i/>
          <w:sz w:val="24"/>
          <w:lang w:val="en-US"/>
        </w:rPr>
        <w:t>Robust late-dominant clusters:</w:t>
      </w:r>
    </w:p>
    <w:p w14:paraId="1B7898E6" w14:textId="0899EBEF" w:rsidR="00056B47" w:rsidRPr="00E24243" w:rsidRDefault="00056B4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Cluster_2 predominantly comprises L genes (e.g., ORF11, ORF14, ORF18, ORF26, ORF28, ORF29, ORF3, ORF39, ORF40, ORF68, ORF73, ORF76) along with a few genes of </w:t>
      </w:r>
      <w:r w:rsidR="00286244" w:rsidRPr="00E24243">
        <w:rPr>
          <w:rFonts w:ascii="Times New Roman" w:hAnsi="Times New Roman" w:cs="Times New Roman"/>
          <w:sz w:val="24"/>
          <w:lang w:val="en-US"/>
        </w:rPr>
        <w:t>undetermined</w:t>
      </w:r>
      <w:r w:rsidRPr="00E24243">
        <w:rPr>
          <w:rFonts w:ascii="Times New Roman" w:hAnsi="Times New Roman" w:cs="Times New Roman"/>
          <w:sz w:val="24"/>
          <w:lang w:val="en-US"/>
        </w:rPr>
        <w:t xml:space="preserve"> </w:t>
      </w:r>
      <w:r w:rsidR="00286244" w:rsidRPr="00E24243">
        <w:rPr>
          <w:rFonts w:ascii="Times New Roman" w:hAnsi="Times New Roman" w:cs="Times New Roman"/>
          <w:sz w:val="24"/>
          <w:lang w:val="en-US"/>
        </w:rPr>
        <w:t>kinetics</w:t>
      </w:r>
      <w:r w:rsidRPr="00E24243">
        <w:rPr>
          <w:rFonts w:ascii="Times New Roman" w:hAnsi="Times New Roman" w:cs="Times New Roman"/>
          <w:sz w:val="24"/>
          <w:lang w:val="en-US"/>
        </w:rPr>
        <w:t xml:space="preserve"> (e.g., ORF2, ORF75). This cluster aligns with a robust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-phase expression wave emerging after 6–8 hpi. Similarly, Cluster_5 consists of late structural and packaging components (e.g., ORF22, ORF23, ORF25, ORF33, ORF35.5, ORF36, ORF42, ORF43, ORF44, ORF46, ORF58, ORF62), which steadily produce virion-related protein</w:t>
      </w:r>
      <w:r w:rsidR="0072247E" w:rsidRPr="00E24243">
        <w:rPr>
          <w:rFonts w:ascii="Times New Roman" w:hAnsi="Times New Roman" w:cs="Times New Roman"/>
          <w:sz w:val="24"/>
          <w:lang w:val="en-US"/>
        </w:rPr>
        <w:t xml:space="preserve">s during mid-to-late infection. </w:t>
      </w:r>
      <w:r w:rsidRPr="00E24243">
        <w:rPr>
          <w:rFonts w:ascii="Times New Roman" w:hAnsi="Times New Roman" w:cs="Times New Roman"/>
          <w:sz w:val="24"/>
          <w:lang w:val="en-US"/>
        </w:rPr>
        <w:t xml:space="preserve">Clusters_6 and _7 are also late-dominated but include notable exceptions. For instance, Cluster_6 primarily consists of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 genes (e.g., ORF12, ORF13, ORF16, ORF35, ORF41, ORF48, ORF52, ORF57, ORF60, ORF72) involved in tegument formation and packaging. However, it also includes one </w:t>
      </w:r>
      <w:r w:rsidR="0072247E"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 gene (ORF54) and one of </w:t>
      </w:r>
      <w:r w:rsidR="0051048A" w:rsidRPr="00E24243">
        <w:rPr>
          <w:rFonts w:ascii="Times New Roman" w:hAnsi="Times New Roman" w:cs="Times New Roman"/>
          <w:sz w:val="24"/>
          <w:lang w:val="en-US"/>
        </w:rPr>
        <w:t>undetermined kinetics</w:t>
      </w:r>
      <w:r w:rsidRPr="00E24243">
        <w:rPr>
          <w:rFonts w:ascii="Times New Roman" w:hAnsi="Times New Roman" w:cs="Times New Roman"/>
          <w:sz w:val="24"/>
          <w:lang w:val="en-US"/>
        </w:rPr>
        <w:t xml:space="preserve"> (ORF71), reflecting the complexity of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-phase expression. Similarly, Cluster_7 combines predominantly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 genes with overlapping temporal profiles.</w:t>
      </w:r>
    </w:p>
    <w:p w14:paraId="7C8E69FF" w14:textId="232584F0" w:rsidR="00056B47" w:rsidRPr="00E24243" w:rsidRDefault="00397368" w:rsidP="00573600">
      <w:pPr>
        <w:spacing w:after="120" w:line="240" w:lineRule="auto"/>
        <w:jc w:val="both"/>
        <w:rPr>
          <w:rFonts w:ascii="Times New Roman" w:hAnsi="Times New Roman" w:cs="Times New Roman"/>
          <w:i/>
          <w:sz w:val="24"/>
          <w:lang w:val="hu-HU"/>
        </w:rPr>
      </w:pPr>
      <w:r w:rsidRPr="00E24243">
        <w:rPr>
          <w:rFonts w:ascii="Times New Roman" w:hAnsi="Times New Roman" w:cs="Times New Roman"/>
          <w:i/>
          <w:sz w:val="24"/>
          <w:lang w:val="en-US"/>
        </w:rPr>
        <w:t>Special</w:t>
      </w:r>
      <w:r w:rsidR="00056B47" w:rsidRPr="00E24243">
        <w:rPr>
          <w:rFonts w:ascii="Times New Roman" w:hAnsi="Times New Roman" w:cs="Times New Roman"/>
          <w:i/>
          <w:sz w:val="24"/>
          <w:lang w:val="en-US"/>
        </w:rPr>
        <w:t xml:space="preserve"> clusters:</w:t>
      </w:r>
      <w:r w:rsidR="002B14D1" w:rsidRPr="00E24243">
        <w:rPr>
          <w:rFonts w:ascii="Times New Roman" w:hAnsi="Times New Roman" w:cs="Times New Roman"/>
          <w:i/>
          <w:sz w:val="24"/>
          <w:lang w:val="en-US"/>
        </w:rPr>
        <w:t xml:space="preserve"> </w:t>
      </w:r>
    </w:p>
    <w:p w14:paraId="25891110" w14:textId="43F7E8D8" w:rsidR="00265C61" w:rsidRPr="0075606C" w:rsidRDefault="00056B4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Cluster_4 and Cluster_12 contain fewer genes and exhibit </w:t>
      </w:r>
      <w:r w:rsidR="00DF2A35" w:rsidRPr="00E24243">
        <w:rPr>
          <w:rFonts w:ascii="Times New Roman" w:hAnsi="Times New Roman" w:cs="Times New Roman"/>
          <w:sz w:val="24"/>
          <w:lang w:val="en-US"/>
        </w:rPr>
        <w:t>diverse</w:t>
      </w:r>
      <w:r w:rsidRPr="00E24243">
        <w:rPr>
          <w:rFonts w:ascii="Times New Roman" w:hAnsi="Times New Roman" w:cs="Times New Roman"/>
          <w:sz w:val="24"/>
          <w:lang w:val="en-US"/>
        </w:rPr>
        <w:t xml:space="preserve"> </w:t>
      </w:r>
      <w:r w:rsidR="00AF0D55" w:rsidRPr="00E24243">
        <w:rPr>
          <w:rFonts w:ascii="Times New Roman" w:hAnsi="Times New Roman" w:cs="Times New Roman"/>
          <w:sz w:val="24"/>
          <w:lang w:val="en-US"/>
        </w:rPr>
        <w:t xml:space="preserve">expression </w:t>
      </w:r>
      <w:r w:rsidRPr="00E24243">
        <w:rPr>
          <w:rFonts w:ascii="Times New Roman" w:hAnsi="Times New Roman" w:cs="Times New Roman"/>
          <w:sz w:val="24"/>
          <w:lang w:val="en-US"/>
        </w:rPr>
        <w:t xml:space="preserve">kinetics. Cluster_4 includes both L (e.g., ORF6, ORF67) and E genes (e.g., ORF65), indicating subtle overlaps even in smaller sets. Meanwhile, Clusters_8, _9, and _10 refine subsets of late genes or highlight unique outliers. Notably, Cluster_10 contains the sole </w:t>
      </w:r>
      <w:r w:rsidR="002B14D1" w:rsidRPr="00E24243">
        <w:rPr>
          <w:rFonts w:ascii="Times New Roman" w:hAnsi="Times New Roman" w:cs="Times New Roman"/>
          <w:sz w:val="24"/>
          <w:lang w:val="en-US"/>
        </w:rPr>
        <w:t>IE</w:t>
      </w:r>
      <w:r w:rsidRPr="00E24243">
        <w:rPr>
          <w:rFonts w:ascii="Times New Roman" w:hAnsi="Times New Roman" w:cs="Times New Roman"/>
          <w:sz w:val="24"/>
          <w:lang w:val="en-US"/>
        </w:rPr>
        <w:t xml:space="preserve"> ORF64</w:t>
      </w:r>
      <w:r w:rsidR="00715362" w:rsidRPr="00E24243">
        <w:rPr>
          <w:rFonts w:ascii="Times New Roman" w:hAnsi="Times New Roman" w:cs="Times New Roman"/>
          <w:sz w:val="24"/>
          <w:lang w:val="en-US"/>
        </w:rPr>
        <w:t xml:space="preserve"> gene</w:t>
      </w:r>
      <w:r w:rsidRPr="00E24243">
        <w:rPr>
          <w:rFonts w:ascii="Times New Roman" w:hAnsi="Times New Roman" w:cs="Times New Roman"/>
          <w:sz w:val="24"/>
          <w:lang w:val="en-US"/>
        </w:rPr>
        <w:t>. Although no canonical full-length trans</w:t>
      </w:r>
      <w:r w:rsidR="00BB12D0" w:rsidRPr="00E24243">
        <w:rPr>
          <w:rFonts w:ascii="Times New Roman" w:hAnsi="Times New Roman" w:cs="Times New Roman"/>
          <w:sz w:val="24"/>
          <w:lang w:val="en-US"/>
        </w:rPr>
        <w:t xml:space="preserve">cripts were </w:t>
      </w:r>
      <w:r w:rsidR="00BB12D0" w:rsidRPr="0075606C">
        <w:rPr>
          <w:rFonts w:ascii="Times New Roman" w:hAnsi="Times New Roman" w:cs="Times New Roman"/>
          <w:sz w:val="24"/>
          <w:lang w:val="en-US"/>
        </w:rPr>
        <w:t xml:space="preserve">detected at 1 hpi - </w:t>
      </w:r>
      <w:r w:rsidRPr="0075606C">
        <w:rPr>
          <w:rFonts w:ascii="Times New Roman" w:hAnsi="Times New Roman" w:cs="Times New Roman"/>
          <w:sz w:val="24"/>
          <w:lang w:val="en-US"/>
        </w:rPr>
        <w:t>likely due to technical challenges capturin</w:t>
      </w:r>
      <w:r w:rsidR="00BB12D0" w:rsidRPr="0075606C">
        <w:rPr>
          <w:rFonts w:ascii="Times New Roman" w:hAnsi="Times New Roman" w:cs="Times New Roman"/>
          <w:sz w:val="24"/>
          <w:lang w:val="en-US"/>
        </w:rPr>
        <w:t xml:space="preserve">g this </w:t>
      </w:r>
      <w:r w:rsidR="00D37313" w:rsidRPr="0075606C">
        <w:rPr>
          <w:rFonts w:ascii="Times New Roman" w:hAnsi="Times New Roman" w:cs="Times New Roman"/>
          <w:sz w:val="24"/>
          <w:lang w:val="en-US"/>
        </w:rPr>
        <w:t xml:space="preserve">very </w:t>
      </w:r>
      <w:r w:rsidR="00BB12D0" w:rsidRPr="0075606C">
        <w:rPr>
          <w:rFonts w:ascii="Times New Roman" w:hAnsi="Times New Roman" w:cs="Times New Roman"/>
          <w:sz w:val="24"/>
          <w:lang w:val="en-US"/>
        </w:rPr>
        <w:t xml:space="preserve">long RNA - </w:t>
      </w:r>
      <w:r w:rsidRPr="0075606C">
        <w:rPr>
          <w:rFonts w:ascii="Times New Roman" w:hAnsi="Times New Roman" w:cs="Times New Roman"/>
          <w:sz w:val="24"/>
          <w:lang w:val="en-US"/>
        </w:rPr>
        <w:t xml:space="preserve">the clear isolation of ORF64 within its own cluster underscores its distinct temporal regulation </w:t>
      </w:r>
      <w:r w:rsidR="005B3AD0" w:rsidRPr="0075606C">
        <w:rPr>
          <w:rFonts w:ascii="Times New Roman" w:hAnsi="Times New Roman" w:cs="Times New Roman"/>
          <w:sz w:val="24"/>
          <w:lang w:val="en-US"/>
        </w:rPr>
        <w:t>(</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5B3AD0" w:rsidRPr="0075606C">
        <w:rPr>
          <w:rFonts w:ascii="Times New Roman" w:hAnsi="Times New Roman" w:cs="Times New Roman"/>
          <w:b/>
          <w:sz w:val="24"/>
          <w:lang w:val="en-US"/>
        </w:rPr>
        <w:t>D</w:t>
      </w:r>
      <w:r w:rsidR="005B3AD0" w:rsidRPr="0075606C">
        <w:rPr>
          <w:rFonts w:ascii="Times New Roman" w:hAnsi="Times New Roman" w:cs="Times New Roman"/>
          <w:sz w:val="24"/>
          <w:lang w:val="en-US"/>
        </w:rPr>
        <w:t xml:space="preserve">). </w:t>
      </w:r>
    </w:p>
    <w:p w14:paraId="21A9C591" w14:textId="7CF781BA" w:rsidR="005B3AD0" w:rsidRPr="00E24243" w:rsidRDefault="005B3AD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Collectively, these clusters confirm that while the IE/E/L scheme provides a broad framework, actual gene expression patterns form a continuous and overlapping temporal gradient.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11</w:t>
      </w:r>
      <w:r w:rsidRPr="0075606C">
        <w:rPr>
          <w:rFonts w:ascii="Times New Roman" w:hAnsi="Times New Roman" w:cs="Times New Roman"/>
          <w:sz w:val="24"/>
          <w:lang w:val="en-US"/>
        </w:rPr>
        <w:t xml:space="preserve"> shows the </w:t>
      </w:r>
      <w:r w:rsidRPr="0075606C">
        <w:rPr>
          <w:rFonts w:ascii="Times New Roman" w:hAnsi="Times New Roman" w:cs="Times New Roman"/>
          <w:i/>
          <w:sz w:val="24"/>
          <w:lang w:val="en-US"/>
        </w:rPr>
        <w:t>de novo</w:t>
      </w:r>
      <w:r w:rsidR="000F087F" w:rsidRPr="0075606C">
        <w:rPr>
          <w:rFonts w:ascii="Times New Roman" w:hAnsi="Times New Roman" w:cs="Times New Roman"/>
          <w:sz w:val="24"/>
          <w:lang w:val="en-US"/>
        </w:rPr>
        <w:t xml:space="preserve"> clusters of EHV-1 </w:t>
      </w:r>
      <w:r w:rsidRPr="0075606C">
        <w:rPr>
          <w:rFonts w:ascii="Times New Roman" w:hAnsi="Times New Roman" w:cs="Times New Roman"/>
          <w:sz w:val="24"/>
          <w:lang w:val="en-US"/>
        </w:rPr>
        <w:t>gene</w:t>
      </w:r>
      <w:r w:rsidR="000F087F" w:rsidRPr="0075606C">
        <w:rPr>
          <w:rFonts w:ascii="Times New Roman" w:hAnsi="Times New Roman" w:cs="Times New Roman"/>
          <w:sz w:val="24"/>
          <w:lang w:val="en-US"/>
        </w:rPr>
        <w:t>s</w:t>
      </w:r>
      <w:r w:rsidRPr="0075606C">
        <w:rPr>
          <w:rFonts w:ascii="Times New Roman" w:hAnsi="Times New Roman" w:cs="Times New Roman"/>
          <w:sz w:val="24"/>
          <w:lang w:val="en-US"/>
        </w:rPr>
        <w:t>, along with their kinetic classes.</w:t>
      </w:r>
      <w:r w:rsidR="00436699"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By integrating these analyses, we observe a consistent narrative: while many EHV-1 genes follow the classical IE, E, and L progression, a subset displays more complex or hybrid kinetics. Gene-level TSS analysis highlights individual timing anomalies, while clustering places these anomalies in a broader context, revealing that they form part of overlapping transcriptional waves rather than discrete phases. These findings suggest </w:t>
      </w:r>
      <w:r w:rsidRPr="00E24243">
        <w:rPr>
          <w:rFonts w:ascii="Times New Roman" w:hAnsi="Times New Roman" w:cs="Times New Roman"/>
          <w:sz w:val="24"/>
          <w:lang w:val="en-US"/>
        </w:rPr>
        <w:t>that EHV-1 gene regulation is multifaceted, with certain genes bridging temporal classes and potentially serving specialized regulatory or structural roles at unconventional times during infection.</w:t>
      </w:r>
      <w:r w:rsidR="00FD59B4" w:rsidRPr="00E24243">
        <w:rPr>
          <w:rFonts w:ascii="Times New Roman" w:hAnsi="Times New Roman" w:cs="Times New Roman"/>
          <w:sz w:val="24"/>
          <w:lang w:val="en-US"/>
        </w:rPr>
        <w:t xml:space="preserve"> </w:t>
      </w:r>
    </w:p>
    <w:p w14:paraId="4C15334D" w14:textId="77777777" w:rsidR="000F4455" w:rsidRPr="00E24243" w:rsidRDefault="000F4455" w:rsidP="00573600">
      <w:pPr>
        <w:spacing w:after="120" w:line="240" w:lineRule="auto"/>
        <w:jc w:val="both"/>
        <w:rPr>
          <w:rFonts w:ascii="Times New Roman" w:hAnsi="Times New Roman" w:cs="Times New Roman"/>
          <w:b/>
          <w:sz w:val="24"/>
          <w:szCs w:val="24"/>
          <w:lang w:val="en-US"/>
        </w:rPr>
      </w:pPr>
    </w:p>
    <w:p w14:paraId="65F1D73F" w14:textId="71D05857" w:rsidR="00AE2DD3" w:rsidRPr="00E24243" w:rsidRDefault="00AE2DD3" w:rsidP="00573600">
      <w:pPr>
        <w:spacing w:after="120" w:line="240" w:lineRule="auto"/>
        <w:jc w:val="both"/>
        <w:outlineLvl w:val="2"/>
        <w:rPr>
          <w:rFonts w:ascii="Times New Roman" w:hAnsi="Times New Roman" w:cs="Times New Roman"/>
          <w:b/>
          <w:sz w:val="24"/>
          <w:lang w:val="en-US"/>
        </w:rPr>
      </w:pPr>
      <w:r w:rsidRPr="00E24243">
        <w:rPr>
          <w:rFonts w:ascii="Times New Roman" w:hAnsi="Times New Roman" w:cs="Times New Roman"/>
          <w:b/>
          <w:sz w:val="24"/>
          <w:lang w:val="en-US"/>
        </w:rPr>
        <w:t xml:space="preserve">Dynamics of </w:t>
      </w:r>
      <w:r w:rsidR="00960339" w:rsidRPr="00E24243">
        <w:rPr>
          <w:rFonts w:ascii="Times New Roman" w:hAnsi="Times New Roman" w:cs="Times New Roman"/>
          <w:b/>
          <w:sz w:val="24"/>
          <w:lang w:val="en-US"/>
        </w:rPr>
        <w:t>spliced t</w:t>
      </w:r>
      <w:r w:rsidRPr="00E24243">
        <w:rPr>
          <w:rFonts w:ascii="Times New Roman" w:hAnsi="Times New Roman" w:cs="Times New Roman"/>
          <w:b/>
          <w:sz w:val="24"/>
          <w:lang w:val="en-US"/>
        </w:rPr>
        <w:t xml:space="preserve">ranscript </w:t>
      </w:r>
      <w:r w:rsidR="00960339" w:rsidRPr="00E24243">
        <w:rPr>
          <w:rFonts w:ascii="Times New Roman" w:hAnsi="Times New Roman" w:cs="Times New Roman"/>
          <w:b/>
          <w:sz w:val="24"/>
          <w:lang w:val="en-US"/>
        </w:rPr>
        <w:t>e</w:t>
      </w:r>
      <w:r w:rsidRPr="00E24243">
        <w:rPr>
          <w:rFonts w:ascii="Times New Roman" w:hAnsi="Times New Roman" w:cs="Times New Roman"/>
          <w:b/>
          <w:sz w:val="24"/>
          <w:lang w:val="en-US"/>
        </w:rPr>
        <w:t>xpression</w:t>
      </w:r>
    </w:p>
    <w:p w14:paraId="5E9CD601" w14:textId="36651F9F" w:rsidR="00B04A2F" w:rsidRPr="0075606C" w:rsidRDefault="00B04A2F"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The splice sites of EHV-1 transcripts were previously identified in our laboratory using native RNA sequencing. We detected splice sites in the following genes: ORF8, ORF9, ORF38, ORF47-44, ORF53, ORF54, ORF58, ORF65, and within the NOIR family of non-coding transcripts. </w:t>
      </w:r>
      <w:r w:rsidRPr="00E24243">
        <w:rPr>
          <w:rFonts w:ascii="Times New Roman" w:hAnsi="Times New Roman" w:cs="Times New Roman"/>
          <w:b/>
          <w:sz w:val="24"/>
          <w:lang w:val="en-US"/>
        </w:rPr>
        <w:t>Figure 4</w:t>
      </w:r>
      <w:r w:rsidRPr="00E24243">
        <w:rPr>
          <w:rFonts w:ascii="Times New Roman" w:hAnsi="Times New Roman" w:cs="Times New Roman"/>
          <w:sz w:val="24"/>
          <w:lang w:val="en-US"/>
        </w:rPr>
        <w:t xml:space="preserve"> and </w:t>
      </w:r>
      <w:r w:rsidR="004C55C6" w:rsidRPr="00E24243">
        <w:rPr>
          <w:rFonts w:ascii="Times New Roman" w:hAnsi="Times New Roman" w:cs="Times New Roman"/>
          <w:b/>
          <w:sz w:val="24"/>
          <w:lang w:val="en-US"/>
        </w:rPr>
        <w:t xml:space="preserve">Supplementary </w:t>
      </w:r>
      <w:r w:rsidR="004C55C6" w:rsidRPr="0075606C">
        <w:rPr>
          <w:rFonts w:ascii="Times New Roman" w:hAnsi="Times New Roman" w:cs="Times New Roman"/>
          <w:b/>
          <w:sz w:val="24"/>
          <w:lang w:val="en-US"/>
        </w:rPr>
        <w:t>Figure S1</w:t>
      </w:r>
      <w:r w:rsidR="00BB32B5" w:rsidRPr="0075606C">
        <w:rPr>
          <w:rFonts w:ascii="Times New Roman" w:hAnsi="Times New Roman" w:cs="Times New Roman"/>
          <w:b/>
          <w:sz w:val="24"/>
          <w:lang w:val="en-US"/>
        </w:rPr>
        <w:t>2</w:t>
      </w:r>
      <w:r w:rsidRPr="0075606C">
        <w:rPr>
          <w:rFonts w:ascii="Times New Roman" w:hAnsi="Times New Roman" w:cs="Times New Roman"/>
          <w:sz w:val="24"/>
          <w:lang w:val="en-US"/>
        </w:rPr>
        <w:t xml:space="preserve"> illustrate these genes. For several of them, we observed notable shifts in the ratio of spliced to non-spliced transcripts over the course of the infection.</w:t>
      </w:r>
    </w:p>
    <w:p w14:paraId="558987F8" w14:textId="6760B433" w:rsidR="00AB7E7C" w:rsidRPr="0075606C" w:rsidRDefault="00552985"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In the gene ORF9, the combined ratio of spliced transcripts TR134 and TR172 - both sharing an intron and carrying a 5′-truncated ORF</w:t>
      </w:r>
      <w:r w:rsidR="00B56847" w:rsidRPr="0075606C">
        <w:rPr>
          <w:rFonts w:ascii="Times New Roman" w:hAnsi="Times New Roman" w:cs="Times New Roman"/>
          <w:sz w:val="24"/>
          <w:lang w:val="en-US"/>
        </w:rPr>
        <w:t xml:space="preserve"> with in-frame ATG</w:t>
      </w:r>
      <w:r w:rsidRPr="0075606C">
        <w:rPr>
          <w:rFonts w:ascii="Times New Roman" w:hAnsi="Times New Roman" w:cs="Times New Roman"/>
          <w:sz w:val="24"/>
          <w:lang w:val="en-US"/>
        </w:rPr>
        <w:t xml:space="preserve"> - remained at 0% (mean = 0.0) from 1–8 hpi </w:t>
      </w:r>
      <w:r w:rsidR="006834E2" w:rsidRPr="0075606C">
        <w:rPr>
          <w:rFonts w:ascii="Times New Roman" w:hAnsi="Times New Roman" w:cs="Times New Roman"/>
          <w:sz w:val="24"/>
          <w:lang w:val="en-US"/>
        </w:rPr>
        <w:t>(</w:t>
      </w:r>
      <w:r w:rsidR="006834E2" w:rsidRPr="0075606C">
        <w:rPr>
          <w:rFonts w:ascii="Times New Roman" w:hAnsi="Times New Roman" w:cs="Times New Roman"/>
          <w:b/>
          <w:sz w:val="24"/>
          <w:lang w:val="en-US"/>
        </w:rPr>
        <w:t xml:space="preserve">Figure </w:t>
      </w:r>
      <w:r w:rsidR="00B04A2F" w:rsidRPr="0075606C">
        <w:rPr>
          <w:rFonts w:ascii="Times New Roman" w:hAnsi="Times New Roman" w:cs="Times New Roman"/>
          <w:b/>
          <w:sz w:val="24"/>
          <w:lang w:val="en-US"/>
        </w:rPr>
        <w:t>4C</w:t>
      </w:r>
      <w:r w:rsidR="00567124" w:rsidRPr="0075606C">
        <w:rPr>
          <w:rFonts w:ascii="Times New Roman" w:hAnsi="Times New Roman" w:cs="Times New Roman"/>
          <w:sz w:val="24"/>
          <w:lang w:val="en-US"/>
        </w:rPr>
        <w:t>). Their ratio</w:t>
      </w:r>
      <w:r w:rsidR="006834E2" w:rsidRPr="0075606C">
        <w:rPr>
          <w:rFonts w:ascii="Times New Roman" w:hAnsi="Times New Roman" w:cs="Times New Roman"/>
          <w:sz w:val="24"/>
          <w:lang w:val="en-US"/>
        </w:rPr>
        <w:t xml:space="preserve"> </w:t>
      </w:r>
      <w:r w:rsidR="00A418B0" w:rsidRPr="0075606C">
        <w:rPr>
          <w:rFonts w:ascii="Times New Roman" w:hAnsi="Times New Roman" w:cs="Times New Roman"/>
          <w:sz w:val="24"/>
          <w:lang w:val="en-US"/>
        </w:rPr>
        <w:t xml:space="preserve">began to rise at 12 hpi (mean = 1.03%, SD = 0.84%), increased significantly at 18 hpi (mean = 11.49%, SD = 5.65%), continued to </w:t>
      </w:r>
      <w:r w:rsidR="00567124" w:rsidRPr="0075606C">
        <w:rPr>
          <w:rFonts w:ascii="Times New Roman" w:hAnsi="Times New Roman" w:cs="Times New Roman"/>
          <w:sz w:val="24"/>
          <w:lang w:val="en-US"/>
        </w:rPr>
        <w:t xml:space="preserve">increase at </w:t>
      </w:r>
      <w:r w:rsidR="00A418B0" w:rsidRPr="0075606C">
        <w:rPr>
          <w:rFonts w:ascii="Times New Roman" w:hAnsi="Times New Roman" w:cs="Times New Roman"/>
          <w:sz w:val="24"/>
          <w:lang w:val="en-US"/>
        </w:rPr>
        <w:t xml:space="preserve">24 hpi (mean = 12.85%, SD = 3.60%), and peaked at 48 hpi (mean = 17.10%, SD = 3.64%). Other non-spliced isoforms also elevated compared to the </w:t>
      </w:r>
      <w:r w:rsidR="00752A46" w:rsidRPr="0075606C">
        <w:rPr>
          <w:rFonts w:ascii="Times New Roman" w:hAnsi="Times New Roman" w:cs="Times New Roman"/>
          <w:sz w:val="24"/>
          <w:lang w:val="en-US"/>
        </w:rPr>
        <w:t>canonical</w:t>
      </w:r>
      <w:r w:rsidR="00A418B0" w:rsidRPr="0075606C">
        <w:rPr>
          <w:rFonts w:ascii="Times New Roman" w:hAnsi="Times New Roman" w:cs="Times New Roman"/>
          <w:sz w:val="24"/>
          <w:lang w:val="en-US"/>
        </w:rPr>
        <w:t xml:space="preserve"> ORF9 transcript, which dropped from 100</w:t>
      </w:r>
      <w:r w:rsidR="00CA5C3C" w:rsidRPr="0075606C">
        <w:rPr>
          <w:rFonts w:ascii="Times New Roman" w:hAnsi="Times New Roman" w:cs="Times New Roman"/>
          <w:sz w:val="24"/>
          <w:lang w:val="en-US"/>
        </w:rPr>
        <w:t>% early</w:t>
      </w:r>
      <w:r w:rsidR="00A418B0" w:rsidRPr="0075606C">
        <w:rPr>
          <w:rFonts w:ascii="Times New Roman" w:hAnsi="Times New Roman" w:cs="Times New Roman"/>
          <w:sz w:val="24"/>
          <w:lang w:val="en-US"/>
        </w:rPr>
        <w:t xml:space="preserve"> at 2–4 hpi with 100% expression (mean = 100.0%), to only 41.69% (SD = 10.30%) by 48 hpi.</w:t>
      </w:r>
      <w:r w:rsidR="000F5263" w:rsidRPr="0075606C">
        <w:rPr>
          <w:rFonts w:ascii="Times New Roman" w:hAnsi="Times New Roman" w:cs="Times New Roman"/>
          <w:sz w:val="24"/>
          <w:lang w:val="en-US"/>
        </w:rPr>
        <w:t xml:space="preserve"> </w:t>
      </w:r>
    </w:p>
    <w:p w14:paraId="208DDCA4" w14:textId="561ED22D" w:rsidR="00552985" w:rsidRPr="0075606C" w:rsidRDefault="0063589D" w:rsidP="00573600">
      <w:pPr>
        <w:spacing w:after="120" w:line="240" w:lineRule="auto"/>
        <w:jc w:val="both"/>
        <w:rPr>
          <w:rFonts w:ascii="Times New Roman" w:hAnsi="Times New Roman" w:cs="Times New Roman"/>
          <w:sz w:val="24"/>
          <w:lang w:val="hu-HU"/>
        </w:rPr>
      </w:pPr>
      <w:r w:rsidRPr="0075606C">
        <w:rPr>
          <w:rFonts w:ascii="Times New Roman" w:hAnsi="Times New Roman" w:cs="Times New Roman"/>
          <w:sz w:val="24"/>
          <w:lang w:val="en-US"/>
        </w:rPr>
        <w:lastRenderedPageBreak/>
        <w:t>In the case of ORF38 (</w:t>
      </w:r>
      <w:r w:rsidRPr="0075606C">
        <w:rPr>
          <w:rFonts w:ascii="Times New Roman" w:hAnsi="Times New Roman" w:cs="Times New Roman"/>
          <w:b/>
          <w:sz w:val="24"/>
          <w:lang w:val="en-US"/>
        </w:rPr>
        <w:t>Figure 4A</w:t>
      </w:r>
      <w:r w:rsidRPr="0075606C">
        <w:rPr>
          <w:rFonts w:ascii="Times New Roman" w:hAnsi="Times New Roman" w:cs="Times New Roman"/>
          <w:sz w:val="24"/>
          <w:lang w:val="en-US"/>
        </w:rPr>
        <w:t xml:space="preserve">), we saw a very similar pattern, albeit the canonical transcript decreased in proportion even more, to 26.36% at 24 hpi and 27.70% at 48 hpi, reflecting a sharper decline compared to ORF9. </w:t>
      </w:r>
      <w:r w:rsidR="00552985" w:rsidRPr="0075606C">
        <w:rPr>
          <w:rFonts w:ascii="Times New Roman" w:hAnsi="Times New Roman" w:cs="Times New Roman"/>
          <w:sz w:val="24"/>
          <w:lang w:val="en-US"/>
        </w:rPr>
        <w:t>This decrease in the canonical transcript was accompanied by a marked increase in the ratios of spliced transcripts TR886, TR888, TR889, and TR891, whose combined ratios rose significantly at 24 hpi and remained elevated at 48 hpi. These spliced transcripts share a second exon (which carries the ORF) and an identical intron but differ in their first exons, which define distinct 5′-UTRs. This suggests th</w:t>
      </w:r>
      <w:r w:rsidR="00DD727B" w:rsidRPr="0075606C">
        <w:rPr>
          <w:rFonts w:ascii="Times New Roman" w:hAnsi="Times New Roman" w:cs="Times New Roman"/>
          <w:sz w:val="24"/>
          <w:lang w:val="en-US"/>
        </w:rPr>
        <w:t xml:space="preserve">at the splicing process </w:t>
      </w:r>
      <w:r w:rsidR="00552985" w:rsidRPr="0075606C">
        <w:rPr>
          <w:rFonts w:ascii="Times New Roman" w:hAnsi="Times New Roman" w:cs="Times New Roman"/>
          <w:sz w:val="24"/>
          <w:lang w:val="en-US"/>
        </w:rPr>
        <w:t>is tightly regulated, driving transcript diversity and contributing to the sharp decline of the canonical transcript.</w:t>
      </w:r>
      <w:r w:rsidR="00E61669" w:rsidRPr="0075606C">
        <w:rPr>
          <w:rFonts w:ascii="Times New Roman" w:hAnsi="Times New Roman" w:cs="Times New Roman"/>
          <w:sz w:val="24"/>
          <w:lang w:val="en-US"/>
        </w:rPr>
        <w:t xml:space="preserve"> </w:t>
      </w:r>
    </w:p>
    <w:p w14:paraId="1662295E" w14:textId="50B30715" w:rsidR="002C1DB9" w:rsidRPr="0075606C" w:rsidRDefault="00DE702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spliced transcripts TR148, TR150, TR152, TR154, and TR3 of ORF65 showed a common expression pattern. Their combined ratio peaked early at 2 hpi with 66.59%, remained high at 4 hpi (66.37%) and 8 hpi (59.76%), declined to 40.63% by 6 hpi, and decreased further through 12 hpi (59.05%), 18 hpi (15.97%), 24 hpi (17.22%), and 48 hpi (20.01%), reflecting their predominant expression during the early stages of infection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12</w:t>
      </w:r>
      <w:r w:rsidRPr="0075606C">
        <w:rPr>
          <w:rFonts w:ascii="Times New Roman" w:hAnsi="Times New Roman" w:cs="Times New Roman"/>
          <w:b/>
          <w:sz w:val="24"/>
          <w:lang w:val="en-US"/>
        </w:rPr>
        <w:t>A</w:t>
      </w:r>
      <w:r w:rsidRPr="0075606C">
        <w:rPr>
          <w:rFonts w:ascii="Times New Roman" w:hAnsi="Times New Roman" w:cs="Times New Roman"/>
          <w:sz w:val="24"/>
          <w:lang w:val="en-US"/>
        </w:rPr>
        <w:t>).</w:t>
      </w:r>
      <w:r w:rsidR="00E84171" w:rsidRPr="0075606C">
        <w:rPr>
          <w:rFonts w:ascii="Times New Roman" w:hAnsi="Times New Roman" w:cs="Times New Roman"/>
          <w:sz w:val="24"/>
          <w:lang w:val="en-US"/>
        </w:rPr>
        <w:t xml:space="preserve"> </w:t>
      </w:r>
      <w:r w:rsidR="002C1DB9" w:rsidRPr="0075606C">
        <w:rPr>
          <w:rFonts w:ascii="Times New Roman" w:hAnsi="Times New Roman" w:cs="Times New Roman"/>
          <w:sz w:val="24"/>
          <w:lang w:val="en-US"/>
        </w:rPr>
        <w:t>These spliced transcripts share the second exon, which carries the ORF, but differ in the</w:t>
      </w:r>
      <w:r w:rsidR="00F15E9C" w:rsidRPr="0075606C">
        <w:rPr>
          <w:rFonts w:ascii="Times New Roman" w:hAnsi="Times New Roman" w:cs="Times New Roman"/>
          <w:sz w:val="24"/>
          <w:lang w:val="en-US"/>
        </w:rPr>
        <w:t>ir intron donor sites or the 5′-</w:t>
      </w:r>
      <w:r w:rsidR="002C1DB9" w:rsidRPr="0075606C">
        <w:rPr>
          <w:rFonts w:ascii="Times New Roman" w:hAnsi="Times New Roman" w:cs="Times New Roman"/>
          <w:sz w:val="24"/>
          <w:lang w:val="en-US"/>
        </w:rPr>
        <w:t xml:space="preserve">ends of their first exons. </w:t>
      </w:r>
    </w:p>
    <w:p w14:paraId="7DD4181A" w14:textId="15B82E7D" w:rsidR="00390DBC" w:rsidRPr="00E24243" w:rsidRDefault="006C7E8B"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In ORF44 (</w:t>
      </w:r>
      <w:r w:rsidR="004C55C6" w:rsidRPr="0075606C">
        <w:rPr>
          <w:rFonts w:ascii="Times New Roman" w:hAnsi="Times New Roman" w:cs="Times New Roman"/>
          <w:b/>
          <w:sz w:val="24"/>
          <w:lang w:val="en-US"/>
        </w:rPr>
        <w:t>Supplementary Figure S1</w:t>
      </w:r>
      <w:r w:rsidR="00BB32B5" w:rsidRPr="0075606C">
        <w:rPr>
          <w:rFonts w:ascii="Times New Roman" w:hAnsi="Times New Roman" w:cs="Times New Roman"/>
          <w:b/>
          <w:sz w:val="24"/>
          <w:lang w:val="en-US"/>
        </w:rPr>
        <w:t>2</w:t>
      </w:r>
      <w:r w:rsidRPr="0075606C">
        <w:rPr>
          <w:rFonts w:ascii="Times New Roman" w:hAnsi="Times New Roman" w:cs="Times New Roman"/>
          <w:b/>
          <w:sz w:val="24"/>
          <w:lang w:val="en-US"/>
        </w:rPr>
        <w:t>B</w:t>
      </w:r>
      <w:r w:rsidRPr="0075606C">
        <w:rPr>
          <w:rFonts w:ascii="Times New Roman" w:hAnsi="Times New Roman" w:cs="Times New Roman"/>
          <w:sz w:val="24"/>
          <w:lang w:val="en-US"/>
        </w:rPr>
        <w:t xml:space="preserve">), </w:t>
      </w:r>
      <w:r w:rsidR="00390DBC" w:rsidRPr="0075606C">
        <w:rPr>
          <w:rFonts w:ascii="Times New Roman" w:hAnsi="Times New Roman" w:cs="Times New Roman"/>
          <w:sz w:val="24"/>
          <w:lang w:val="en-US"/>
        </w:rPr>
        <w:t>the canonical and short non-spliced isoforms exhibited transient peaks at 8 hpi (8.28% and 3.03</w:t>
      </w:r>
      <w:r w:rsidR="00390DBC" w:rsidRPr="00E24243">
        <w:rPr>
          <w:rFonts w:ascii="Times New Roman" w:hAnsi="Times New Roman" w:cs="Times New Roman"/>
          <w:sz w:val="24"/>
          <w:lang w:val="en-US"/>
        </w:rPr>
        <w:t>%, respectively) before declining to negligible levels by 48 hpi. Spliced isoforms displayed greater diversity and temporal variation, highlighting the complexity of EHV-1 splicing. TR418 peaked early at 6 hpi (77.78%), whereas TR419, supported by CAGE, reached its peak later at 12 hpi (25.74%) and maintained moderate expression levels through 48 hpi (6.60%). TR416, which shares the same second exon and intron but has a short first exon, also peaked at 12 hpi (11.26%). Notably, TR421 (extending into ORF49) peaked at 4 hpi (33.33%), while TR423 and TR424 (extending into the antisense strand of ORF50) peaked later, reaching 4.48% and 11.03% at 48 hpi, respectively. These splicing patterns align with our earlier findings [28], which demonstrated that EHV-1 undergoes a higher frequency of splicing events compared to related alphaherpesviruses, particularly in unique genomic regions such as ORF44. Furthermore, the splicing in ORF44 extends into adjacent genomic areas, representing a distinct characteristic of this virus.</w:t>
      </w:r>
    </w:p>
    <w:p w14:paraId="0CD1881A" w14:textId="747BFD1E" w:rsidR="002C1DB9" w:rsidRPr="0075606C" w:rsidRDefault="008D09CA"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NOIR, a novel non-coding</w:t>
      </w:r>
      <w:r w:rsidR="00045469" w:rsidRPr="00E24243">
        <w:rPr>
          <w:rFonts w:ascii="Times New Roman" w:hAnsi="Times New Roman" w:cs="Times New Roman"/>
          <w:sz w:val="24"/>
          <w:lang w:val="en-US"/>
        </w:rPr>
        <w:t xml:space="preserve"> raRNA</w:t>
      </w:r>
      <w:r w:rsidRPr="00E24243">
        <w:rPr>
          <w:rFonts w:ascii="Times New Roman" w:hAnsi="Times New Roman" w:cs="Times New Roman"/>
          <w:sz w:val="24"/>
          <w:lang w:val="en-US"/>
        </w:rPr>
        <w:t xml:space="preserve"> has recently been described </w:t>
      </w:r>
      <w:r w:rsidRPr="00E24243">
        <w:rPr>
          <w:rFonts w:ascii="Times New Roman" w:hAnsi="Times New Roman" w:cs="Times New Roman"/>
          <w:sz w:val="24"/>
          <w:lang w:val="en-US"/>
        </w:rPr>
        <w:fldChar w:fldCharType="begin"/>
      </w:r>
      <w:r w:rsidRPr="00E24243">
        <w:rPr>
          <w:rFonts w:ascii="Times New Roman" w:hAnsi="Times New Roman" w:cs="Times New Roman"/>
          <w:sz w:val="24"/>
          <w:lang w:val="en-US"/>
        </w:rPr>
        <w:instrText xml:space="preserve"> ADDIN ZOTERO_ITEM CSL_CITATION {"citationID":"VFfiHcFE","properties":{"formattedCitation":"[28]","plainCitation":"[28]","noteIndex":0},"citationItems":[{"id":186,"uris":["http://zotero.org/users/local/SrvbCAEb/items/8R53DERT"],"itemData":{"id":186,"type":"article-journal","abstract":"This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Pr="00E24243">
        <w:rPr>
          <w:rFonts w:ascii="Times New Roman" w:hAnsi="Times New Roman" w:cs="Times New Roman"/>
          <w:sz w:val="24"/>
          <w:lang w:val="en-US"/>
        </w:rPr>
        <w:fldChar w:fldCharType="separate"/>
      </w:r>
      <w:r w:rsidRPr="00E24243">
        <w:rPr>
          <w:rFonts w:ascii="Times New Roman" w:hAnsi="Times New Roman" w:cs="Times New Roman"/>
          <w:sz w:val="24"/>
          <w:lang w:val="en-US"/>
        </w:rPr>
        <w:t>[28]</w:t>
      </w:r>
      <w:r w:rsidRPr="00E24243">
        <w:rPr>
          <w:rFonts w:ascii="Times New Roman" w:hAnsi="Times New Roman" w:cs="Times New Roman"/>
          <w:sz w:val="24"/>
          <w:lang w:val="en-US"/>
        </w:rPr>
        <w:fldChar w:fldCharType="end"/>
      </w:r>
      <w:r w:rsidRPr="00E24243">
        <w:rPr>
          <w:rFonts w:ascii="Times New Roman" w:hAnsi="Times New Roman" w:cs="Times New Roman"/>
          <w:sz w:val="24"/>
          <w:lang w:val="en-US"/>
        </w:rPr>
        <w:t xml:space="preserve">. </w:t>
      </w:r>
      <w:r w:rsidR="00DE7020" w:rsidRPr="00E24243">
        <w:rPr>
          <w:rFonts w:ascii="Times New Roman" w:hAnsi="Times New Roman" w:cs="Times New Roman"/>
          <w:sz w:val="24"/>
          <w:lang w:val="en-US"/>
        </w:rPr>
        <w:t>The ca</w:t>
      </w:r>
      <w:r w:rsidR="00752A46" w:rsidRPr="00E24243">
        <w:rPr>
          <w:rFonts w:ascii="Times New Roman" w:hAnsi="Times New Roman" w:cs="Times New Roman"/>
          <w:sz w:val="24"/>
          <w:lang w:val="en-US"/>
        </w:rPr>
        <w:t>nonical NOIR transcripts (NOIR-c</w:t>
      </w:r>
      <w:r w:rsidR="00DE7020" w:rsidRPr="00E24243">
        <w:rPr>
          <w:rFonts w:ascii="Times New Roman" w:hAnsi="Times New Roman" w:cs="Times New Roman"/>
          <w:sz w:val="24"/>
          <w:lang w:val="en-US"/>
        </w:rPr>
        <w:t>anonic</w:t>
      </w:r>
      <w:r w:rsidR="00752A46" w:rsidRPr="00E24243">
        <w:rPr>
          <w:rFonts w:ascii="Times New Roman" w:hAnsi="Times New Roman" w:cs="Times New Roman"/>
          <w:sz w:val="24"/>
          <w:lang w:val="en-US"/>
        </w:rPr>
        <w:t>al</w:t>
      </w:r>
      <w:r w:rsidR="00DE7020" w:rsidRPr="00E24243">
        <w:rPr>
          <w:rFonts w:ascii="Times New Roman" w:hAnsi="Times New Roman" w:cs="Times New Roman"/>
          <w:sz w:val="24"/>
          <w:lang w:val="en-US"/>
        </w:rPr>
        <w:t xml:space="preserve"> and NOIR</w:t>
      </w:r>
      <w:r w:rsidR="00752A46" w:rsidRPr="00E24243">
        <w:rPr>
          <w:rFonts w:ascii="Times New Roman" w:hAnsi="Times New Roman" w:cs="Times New Roman"/>
          <w:sz w:val="24"/>
          <w:lang w:val="en-US"/>
        </w:rPr>
        <w:t>-ORF65-PC-c</w:t>
      </w:r>
      <w:r w:rsidR="00DE7020" w:rsidRPr="00E24243">
        <w:rPr>
          <w:rFonts w:ascii="Times New Roman" w:hAnsi="Times New Roman" w:cs="Times New Roman"/>
          <w:sz w:val="24"/>
          <w:lang w:val="en-US"/>
        </w:rPr>
        <w:t>anonic</w:t>
      </w:r>
      <w:r w:rsidR="00752A46" w:rsidRPr="00E24243">
        <w:rPr>
          <w:rFonts w:ascii="Times New Roman" w:hAnsi="Times New Roman" w:cs="Times New Roman"/>
          <w:sz w:val="24"/>
          <w:lang w:val="en-US"/>
        </w:rPr>
        <w:t>al</w:t>
      </w:r>
      <w:r w:rsidR="00DE7020" w:rsidRPr="00E24243">
        <w:rPr>
          <w:rFonts w:ascii="Times New Roman" w:hAnsi="Times New Roman" w:cs="Times New Roman"/>
          <w:sz w:val="24"/>
          <w:lang w:val="en-US"/>
        </w:rPr>
        <w:t xml:space="preserve">) </w:t>
      </w:r>
      <w:r w:rsidR="00752A46" w:rsidRPr="00E24243">
        <w:rPr>
          <w:rFonts w:ascii="Times New Roman" w:hAnsi="Times New Roman" w:cs="Times New Roman"/>
          <w:sz w:val="24"/>
          <w:lang w:val="en-US"/>
        </w:rPr>
        <w:t xml:space="preserve">showed higher expression at all </w:t>
      </w:r>
      <w:r w:rsidR="00DE7020" w:rsidRPr="00E24243">
        <w:rPr>
          <w:rFonts w:ascii="Times New Roman" w:hAnsi="Times New Roman" w:cs="Times New Roman"/>
          <w:sz w:val="24"/>
          <w:lang w:val="en-US"/>
        </w:rPr>
        <w:t>time points, peaking at 12 hpi (46.08% vs. 3.79% for isoforms), while the splice isoforms contribute modestly throughout but increase relatively at later stages, reaching 14.98% at 24 hpi and 18.46% at 48 hpi compared to 35.02% and 31.15% for the canonical transcripts (</w:t>
      </w:r>
      <w:r w:rsidR="00DE7020" w:rsidRPr="00E24243">
        <w:rPr>
          <w:rFonts w:ascii="Times New Roman" w:hAnsi="Times New Roman" w:cs="Times New Roman"/>
          <w:b/>
          <w:sz w:val="24"/>
          <w:lang w:val="en-US"/>
        </w:rPr>
        <w:t xml:space="preserve">Figure </w:t>
      </w:r>
      <w:r w:rsidR="00B04A2F" w:rsidRPr="00E24243">
        <w:rPr>
          <w:rFonts w:ascii="Times New Roman" w:hAnsi="Times New Roman" w:cs="Times New Roman"/>
          <w:b/>
          <w:sz w:val="24"/>
          <w:lang w:val="en-US"/>
        </w:rPr>
        <w:t>4D</w:t>
      </w:r>
      <w:r w:rsidR="00DE7020" w:rsidRPr="00E24243">
        <w:rPr>
          <w:rFonts w:ascii="Times New Roman" w:hAnsi="Times New Roman" w:cs="Times New Roman"/>
          <w:sz w:val="24"/>
          <w:lang w:val="en-US"/>
        </w:rPr>
        <w:t>)</w:t>
      </w:r>
      <w:r w:rsidR="007F494D" w:rsidRPr="00E24243">
        <w:rPr>
          <w:rFonts w:ascii="Times New Roman" w:hAnsi="Times New Roman" w:cs="Times New Roman"/>
          <w:sz w:val="24"/>
          <w:lang w:val="en-US"/>
        </w:rPr>
        <w:t>.</w:t>
      </w:r>
      <w:r w:rsidR="007F494D" w:rsidRPr="00E24243">
        <w:rPr>
          <w:rFonts w:ascii="Times New Roman" w:hAnsi="Times New Roman" w:cs="Times New Roman"/>
          <w:lang w:val="en-US"/>
        </w:rPr>
        <w:t xml:space="preserve"> </w:t>
      </w:r>
      <w:r w:rsidR="002C1DB9" w:rsidRPr="00E24243">
        <w:rPr>
          <w:rFonts w:ascii="Times New Roman" w:hAnsi="Times New Roman" w:cs="Times New Roman"/>
          <w:sz w:val="24"/>
          <w:lang w:val="en-US"/>
        </w:rPr>
        <w:t xml:space="preserve">Similar to other genes, the spliced </w:t>
      </w:r>
      <w:r w:rsidR="00BE4CB7" w:rsidRPr="00E24243">
        <w:rPr>
          <w:rFonts w:ascii="Times New Roman" w:hAnsi="Times New Roman" w:cs="Times New Roman"/>
          <w:sz w:val="24"/>
          <w:lang w:val="en-US"/>
        </w:rPr>
        <w:t xml:space="preserve">NOIR transcripts </w:t>
      </w:r>
      <w:r w:rsidR="002C1DB9" w:rsidRPr="00E24243">
        <w:rPr>
          <w:rFonts w:ascii="Times New Roman" w:hAnsi="Times New Roman" w:cs="Times New Roman"/>
          <w:sz w:val="24"/>
          <w:lang w:val="en-US"/>
        </w:rPr>
        <w:t>share a second exon and an identical intron acceptor site but differ in thei</w:t>
      </w:r>
      <w:r w:rsidR="00BE4CB7" w:rsidRPr="00E24243">
        <w:rPr>
          <w:rFonts w:ascii="Times New Roman" w:hAnsi="Times New Roman" w:cs="Times New Roman"/>
          <w:sz w:val="24"/>
          <w:lang w:val="en-US"/>
        </w:rPr>
        <w:t>r intron donor sites and/or TSS</w:t>
      </w:r>
      <w:r w:rsidR="002C1DB9" w:rsidRPr="00E24243">
        <w:rPr>
          <w:rFonts w:ascii="Times New Roman" w:hAnsi="Times New Roman" w:cs="Times New Roman"/>
          <w:sz w:val="24"/>
          <w:lang w:val="en-US"/>
        </w:rPr>
        <w:t>. In ORF58 (</w:t>
      </w:r>
      <w:r w:rsidR="004C55C6" w:rsidRPr="0075606C">
        <w:rPr>
          <w:rFonts w:ascii="Times New Roman" w:hAnsi="Times New Roman" w:cs="Times New Roman"/>
          <w:b/>
          <w:sz w:val="24"/>
          <w:lang w:val="en-US"/>
        </w:rPr>
        <w:t>Supplementary Figure S1</w:t>
      </w:r>
      <w:r w:rsidR="00BB32B5" w:rsidRPr="0075606C">
        <w:rPr>
          <w:rFonts w:ascii="Times New Roman" w:hAnsi="Times New Roman" w:cs="Times New Roman"/>
          <w:b/>
          <w:sz w:val="24"/>
          <w:lang w:val="en-US"/>
        </w:rPr>
        <w:t>2</w:t>
      </w:r>
      <w:r w:rsidR="002C1DB9" w:rsidRPr="0075606C">
        <w:rPr>
          <w:rFonts w:ascii="Times New Roman" w:hAnsi="Times New Roman" w:cs="Times New Roman"/>
          <w:b/>
          <w:sz w:val="24"/>
          <w:lang w:val="en-US"/>
        </w:rPr>
        <w:t>D</w:t>
      </w:r>
      <w:r w:rsidR="002C1DB9" w:rsidRPr="0075606C">
        <w:rPr>
          <w:rFonts w:ascii="Times New Roman" w:hAnsi="Times New Roman" w:cs="Times New Roman"/>
          <w:sz w:val="24"/>
          <w:lang w:val="en-US"/>
        </w:rPr>
        <w:t>), the canonical ORF58 transcript peaked at 6 hpi (96.30%) and declined steadily thereafter. ORF58-L1 exhibited an early peak at 2 hpi (33.33%) before decreasing to negligible levels. The spliced transcript TR1072 showed negligible expression early on but increased significantly at 24 hpi (16.54%) and remained prominent at 48 hpi (15.12%), highlighting distinct temporal expression patterns within this gene.</w:t>
      </w:r>
    </w:p>
    <w:p w14:paraId="77401063" w14:textId="77777777" w:rsidR="003835D9" w:rsidRPr="0075606C" w:rsidRDefault="003835D9" w:rsidP="00573600">
      <w:pPr>
        <w:spacing w:after="120" w:line="240" w:lineRule="auto"/>
        <w:jc w:val="both"/>
        <w:rPr>
          <w:rFonts w:ascii="Times New Roman" w:hAnsi="Times New Roman" w:cs="Times New Roman"/>
          <w:sz w:val="24"/>
          <w:lang w:val="en-US"/>
        </w:rPr>
      </w:pPr>
    </w:p>
    <w:p w14:paraId="2A0641C0" w14:textId="0D921B8F" w:rsidR="00E84171" w:rsidRPr="0075606C" w:rsidRDefault="0096033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Dynamics of transcriptional isoform switching in selected g</w:t>
      </w:r>
      <w:r w:rsidR="00E84171" w:rsidRPr="0075606C">
        <w:rPr>
          <w:rFonts w:ascii="Times New Roman" w:hAnsi="Times New Roman" w:cs="Times New Roman"/>
          <w:b/>
          <w:sz w:val="24"/>
          <w:lang w:val="en-US"/>
        </w:rPr>
        <w:t>enes</w:t>
      </w:r>
    </w:p>
    <w:p w14:paraId="72628E12" w14:textId="01C95C69" w:rsidR="00DE1878" w:rsidRPr="0075606C" w:rsidRDefault="00E84171"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By examining changes in isoform dominance over time, we uncovered dynamic patterns that highlight how the virus </w:t>
      </w:r>
      <w:r w:rsidR="00973984" w:rsidRPr="0075606C">
        <w:rPr>
          <w:rFonts w:ascii="Times New Roman" w:hAnsi="Times New Roman" w:cs="Times New Roman"/>
          <w:sz w:val="24"/>
          <w:lang w:val="en-US"/>
        </w:rPr>
        <w:t>controls</w:t>
      </w:r>
      <w:r w:rsidRPr="0075606C">
        <w:rPr>
          <w:rFonts w:ascii="Times New Roman" w:hAnsi="Times New Roman" w:cs="Times New Roman"/>
          <w:sz w:val="24"/>
          <w:lang w:val="en-US"/>
        </w:rPr>
        <w:t xml:space="preserve"> gene expression at </w:t>
      </w:r>
      <w:r w:rsidR="00973984" w:rsidRPr="0075606C">
        <w:rPr>
          <w:rFonts w:ascii="Times New Roman" w:hAnsi="Times New Roman" w:cs="Times New Roman"/>
          <w:sz w:val="24"/>
          <w:lang w:val="en-US"/>
        </w:rPr>
        <w:t xml:space="preserve">various stages of infection. </w:t>
      </w:r>
      <w:r w:rsidRPr="0075606C">
        <w:rPr>
          <w:rFonts w:ascii="Times New Roman" w:hAnsi="Times New Roman" w:cs="Times New Roman"/>
          <w:b/>
          <w:sz w:val="24"/>
          <w:lang w:val="en-US"/>
        </w:rPr>
        <w:t xml:space="preserve">Figure </w:t>
      </w:r>
      <w:r w:rsidR="00F35F37" w:rsidRPr="0075606C">
        <w:rPr>
          <w:rFonts w:ascii="Times New Roman" w:hAnsi="Times New Roman" w:cs="Times New Roman"/>
          <w:b/>
          <w:sz w:val="24"/>
          <w:lang w:val="en-US"/>
        </w:rPr>
        <w:t>6</w:t>
      </w:r>
      <w:r w:rsidRPr="0075606C">
        <w:rPr>
          <w:rFonts w:ascii="Times New Roman" w:hAnsi="Times New Roman" w:cs="Times New Roman"/>
          <w:sz w:val="24"/>
          <w:lang w:val="en-US"/>
        </w:rPr>
        <w:t xml:space="preserve"> illustrate</w:t>
      </w:r>
      <w:r w:rsidR="00973984" w:rsidRPr="0075606C">
        <w:rPr>
          <w:rFonts w:ascii="Times New Roman" w:hAnsi="Times New Roman" w:cs="Times New Roman"/>
          <w:sz w:val="24"/>
          <w:lang w:val="en-US"/>
        </w:rPr>
        <w:t>s</w:t>
      </w:r>
      <w:r w:rsidRPr="0075606C">
        <w:rPr>
          <w:rFonts w:ascii="Times New Roman" w:hAnsi="Times New Roman" w:cs="Times New Roman"/>
          <w:sz w:val="24"/>
          <w:lang w:val="en-US"/>
        </w:rPr>
        <w:t xml:space="preserve"> these transcripts and their shifting proportions, </w:t>
      </w:r>
      <w:r w:rsidR="003226C2" w:rsidRPr="0075606C">
        <w:rPr>
          <w:rFonts w:ascii="Times New Roman" w:hAnsi="Times New Roman" w:cs="Times New Roman"/>
          <w:sz w:val="24"/>
          <w:lang w:val="en-US"/>
        </w:rPr>
        <w:t>showing</w:t>
      </w:r>
      <w:r w:rsidRPr="0075606C">
        <w:rPr>
          <w:rFonts w:ascii="Times New Roman" w:hAnsi="Times New Roman" w:cs="Times New Roman"/>
          <w:sz w:val="24"/>
          <w:lang w:val="en-US"/>
        </w:rPr>
        <w:t xml:space="preserve"> that even canonical transcripts can be temporarily superseded by truncated or alternatively terminated isoforms</w:t>
      </w:r>
      <w:r w:rsidR="003226C2" w:rsidRPr="0075606C">
        <w:rPr>
          <w:rFonts w:ascii="Times New Roman" w:hAnsi="Times New Roman" w:cs="Times New Roman"/>
          <w:sz w:val="24"/>
          <w:lang w:val="en-US"/>
        </w:rPr>
        <w:t xml:space="preserve">. </w:t>
      </w:r>
      <w:r w:rsidR="00F63148" w:rsidRPr="0075606C">
        <w:rPr>
          <w:rFonts w:ascii="Times New Roman" w:hAnsi="Times New Roman" w:cs="Times New Roman"/>
          <w:sz w:val="24"/>
          <w:lang w:val="en-US"/>
        </w:rPr>
        <w:t xml:space="preserve">For example, the expression dynamics of ORF19 revealed a transition from an early dominance of the canonical transcript, which peaked at 1 hpi (100%) and declined to 14.59% by 48 hpi, to increasing contributions from the combined complex isoforms (CX). These isoforms, which overlap completely with the </w:t>
      </w:r>
      <w:r w:rsidR="00963F23" w:rsidRPr="0075606C">
        <w:rPr>
          <w:rFonts w:ascii="Times New Roman" w:hAnsi="Times New Roman" w:cs="Times New Roman"/>
          <w:sz w:val="24"/>
          <w:lang w:val="en-US"/>
        </w:rPr>
        <w:t>coding sequence</w:t>
      </w:r>
      <w:r w:rsidR="00F63148" w:rsidRPr="0075606C">
        <w:rPr>
          <w:rFonts w:ascii="Times New Roman" w:hAnsi="Times New Roman" w:cs="Times New Roman"/>
          <w:sz w:val="24"/>
          <w:lang w:val="en-US"/>
        </w:rPr>
        <w:t xml:space="preserve"> of ORF18 on the opposite strand, rose from negligible levels </w:t>
      </w:r>
      <w:r w:rsidR="00F63148" w:rsidRPr="0075606C">
        <w:rPr>
          <w:rFonts w:ascii="Times New Roman" w:hAnsi="Times New Roman" w:cs="Times New Roman"/>
          <w:sz w:val="24"/>
          <w:lang w:val="en-US"/>
        </w:rPr>
        <w:lastRenderedPageBreak/>
        <w:t xml:space="preserve">at 1–4 hpi to 41.44% at 12 hpi, peaking at 72.21% by 48 hpi </w:t>
      </w:r>
      <w:r w:rsidR="00CC5D58" w:rsidRPr="0075606C">
        <w:rPr>
          <w:rFonts w:ascii="Times New Roman" w:hAnsi="Times New Roman" w:cs="Times New Roman"/>
          <w:sz w:val="24"/>
          <w:lang w:val="en-US"/>
        </w:rPr>
        <w:t>(</w:t>
      </w:r>
      <w:r w:rsidR="00CC5D58" w:rsidRPr="0075606C">
        <w:rPr>
          <w:rFonts w:ascii="Times New Roman" w:hAnsi="Times New Roman" w:cs="Times New Roman"/>
          <w:b/>
          <w:sz w:val="24"/>
          <w:lang w:val="en-US"/>
        </w:rPr>
        <w:t xml:space="preserve">Figure </w:t>
      </w:r>
      <w:r w:rsidR="00CC5D58" w:rsidRPr="0075606C">
        <w:rPr>
          <w:rFonts w:ascii="Times New Roman" w:hAnsi="Times New Roman" w:cs="Times New Roman"/>
          <w:b/>
          <w:sz w:val="24"/>
          <w:szCs w:val="24"/>
          <w:lang w:val="en-US"/>
        </w:rPr>
        <w:t>6A</w:t>
      </w:r>
      <w:r w:rsidR="00CC5D58" w:rsidRPr="0075606C">
        <w:rPr>
          <w:rFonts w:ascii="Times New Roman" w:hAnsi="Times New Roman" w:cs="Times New Roman"/>
          <w:sz w:val="24"/>
          <w:szCs w:val="24"/>
          <w:lang w:val="en-US"/>
        </w:rPr>
        <w:t xml:space="preserve">). </w:t>
      </w:r>
      <w:r w:rsidR="00815EB6" w:rsidRPr="0075606C">
        <w:rPr>
          <w:rFonts w:ascii="Times New Roman" w:hAnsi="Times New Roman" w:cs="Times New Roman"/>
          <w:sz w:val="24"/>
          <w:szCs w:val="24"/>
          <w:lang w:val="en-US"/>
        </w:rPr>
        <w:t xml:space="preserve">Another example is the canonical ORF40 transcript, which dominated expression during the early stages, peaking at 6 hpi (97.78%) before declining sharply. Alternatively terminated (AT) isoforms contributed minimally during the early stages but increased in abundance later, with AT2 peaking at 37.42% at 24 hpi, while other AT isoforms remained relatively low in expression throughout the time course </w:t>
      </w:r>
      <w:r w:rsidR="00CB32BC" w:rsidRPr="0075606C">
        <w:rPr>
          <w:rFonts w:ascii="Times New Roman" w:hAnsi="Times New Roman" w:cs="Times New Roman"/>
          <w:sz w:val="24"/>
          <w:szCs w:val="24"/>
          <w:lang w:val="en-US"/>
        </w:rPr>
        <w:t>(</w:t>
      </w:r>
      <w:r w:rsidR="00CB32BC" w:rsidRPr="0075606C">
        <w:rPr>
          <w:rFonts w:ascii="Times New Roman" w:hAnsi="Times New Roman" w:cs="Times New Roman"/>
          <w:b/>
          <w:sz w:val="24"/>
          <w:szCs w:val="24"/>
          <w:lang w:val="en-US"/>
        </w:rPr>
        <w:t>Figure 6B</w:t>
      </w:r>
      <w:r w:rsidR="00CB32BC" w:rsidRPr="0075606C">
        <w:rPr>
          <w:rFonts w:ascii="Times New Roman" w:hAnsi="Times New Roman" w:cs="Times New Roman"/>
          <w:sz w:val="24"/>
          <w:szCs w:val="24"/>
          <w:lang w:val="en-US"/>
        </w:rPr>
        <w:t>).</w:t>
      </w:r>
      <w:r w:rsidR="00A515FE" w:rsidRPr="0075606C">
        <w:rPr>
          <w:rFonts w:ascii="Times New Roman" w:hAnsi="Times New Roman" w:cs="Times New Roman"/>
          <w:sz w:val="24"/>
          <w:lang w:val="en-US"/>
        </w:rPr>
        <w:t xml:space="preserve"> </w:t>
      </w:r>
      <w:r w:rsidR="00CB32BC" w:rsidRPr="0075606C">
        <w:rPr>
          <w:rFonts w:ascii="Times New Roman" w:hAnsi="Times New Roman" w:cs="Times New Roman"/>
          <w:sz w:val="24"/>
          <w:szCs w:val="24"/>
          <w:lang w:val="en-US"/>
        </w:rPr>
        <w:t>The canonical transcript of ORF13 (ORF13-ORF14-PC-Canonic) showed increasing expression from 2 hpi (8.33%) to a peak at 48 hpi (73.45%), while the long isoform (ORF13-ORF14-PC-Long) dominated early expression, peaking at 4 hpi (100%) and gradually declining to 26.22% at 48 hpi (</w:t>
      </w:r>
      <w:r w:rsidR="00CB32BC" w:rsidRPr="0075606C">
        <w:rPr>
          <w:rFonts w:ascii="Times New Roman" w:hAnsi="Times New Roman" w:cs="Times New Roman"/>
          <w:b/>
          <w:sz w:val="24"/>
          <w:szCs w:val="24"/>
          <w:lang w:val="en-US"/>
        </w:rPr>
        <w:t>Figure 6C</w:t>
      </w:r>
      <w:r w:rsidR="00CB32BC" w:rsidRPr="0075606C">
        <w:rPr>
          <w:rFonts w:ascii="Times New Roman" w:hAnsi="Times New Roman" w:cs="Times New Roman"/>
          <w:sz w:val="24"/>
          <w:szCs w:val="24"/>
          <w:lang w:val="en-US"/>
        </w:rPr>
        <w:t>).</w:t>
      </w:r>
      <w:r w:rsidR="00941190" w:rsidRPr="0075606C">
        <w:rPr>
          <w:rFonts w:ascii="Times New Roman" w:hAnsi="Times New Roman" w:cs="Times New Roman"/>
          <w:sz w:val="24"/>
          <w:lang w:val="en-US"/>
        </w:rPr>
        <w:t xml:space="preserve"> </w:t>
      </w:r>
      <w:r w:rsidR="00CC5D58" w:rsidRPr="0075606C">
        <w:rPr>
          <w:rFonts w:ascii="Times New Roman" w:hAnsi="Times New Roman" w:cs="Times New Roman"/>
          <w:sz w:val="24"/>
          <w:szCs w:val="24"/>
          <w:lang w:val="en-US"/>
        </w:rPr>
        <w:t xml:space="preserve">In ORF14, transcript dynamics revealed distinct patterns and isoform switching among the canonical isoform, the long variants (L), and the truncated variant (ORF14.5, representing a 5′-truncated transcript). The canonical isoform dominated early expression, peaking at 63.89% at 2 hpi, and did not regain prominence later, showing a steady decline. The long variants (L) contributed modestly, with specific peaks such as L4 at 18 hpi (3.89%), while others like L1 and L3 remained low throughout, peaking below 1% by 48 hpi. The truncated variant ORF14.5 dominated the mid-phase, peaking at 78.54% at 6 hpi and remaining the most abundant transcript until 18 hpi, before declining to 24.44% at 48 hpi </w:t>
      </w:r>
      <w:r w:rsidRPr="0075606C">
        <w:rPr>
          <w:rFonts w:ascii="Times New Roman" w:hAnsi="Times New Roman" w:cs="Times New Roman"/>
          <w:sz w:val="24"/>
          <w:szCs w:val="24"/>
          <w:lang w:val="en-US"/>
        </w:rPr>
        <w:t>(</w:t>
      </w:r>
      <w:r w:rsidR="004C55C6" w:rsidRPr="0075606C">
        <w:rPr>
          <w:rFonts w:ascii="Times New Roman" w:hAnsi="Times New Roman" w:cs="Times New Roman"/>
          <w:b/>
          <w:sz w:val="24"/>
          <w:szCs w:val="24"/>
          <w:lang w:val="en-US"/>
        </w:rPr>
        <w:t>Supplementary Figure S1</w:t>
      </w:r>
      <w:r w:rsidR="00BB32B5" w:rsidRPr="0075606C">
        <w:rPr>
          <w:rFonts w:ascii="Times New Roman" w:hAnsi="Times New Roman" w:cs="Times New Roman"/>
          <w:b/>
          <w:sz w:val="24"/>
          <w:szCs w:val="24"/>
          <w:lang w:val="en-US"/>
        </w:rPr>
        <w:t>2</w:t>
      </w:r>
      <w:r w:rsidRPr="0075606C">
        <w:rPr>
          <w:rFonts w:ascii="Times New Roman" w:hAnsi="Times New Roman" w:cs="Times New Roman"/>
          <w:b/>
          <w:sz w:val="24"/>
          <w:szCs w:val="24"/>
          <w:lang w:val="en-US"/>
        </w:rPr>
        <w:t>E</w:t>
      </w:r>
      <w:r w:rsidRPr="0075606C">
        <w:rPr>
          <w:rFonts w:ascii="Times New Roman" w:hAnsi="Times New Roman" w:cs="Times New Roman"/>
          <w:sz w:val="24"/>
          <w:szCs w:val="24"/>
          <w:lang w:val="en-US"/>
        </w:rPr>
        <w:t>).</w:t>
      </w:r>
      <w:r w:rsidR="00941190" w:rsidRPr="0075606C">
        <w:rPr>
          <w:rFonts w:ascii="Times New Roman" w:hAnsi="Times New Roman" w:cs="Times New Roman"/>
          <w:sz w:val="24"/>
          <w:lang w:val="en-US"/>
        </w:rPr>
        <w:t xml:space="preserve"> </w:t>
      </w:r>
      <w:r w:rsidR="00CC5D58" w:rsidRPr="0075606C">
        <w:rPr>
          <w:rFonts w:ascii="Times New Roman" w:hAnsi="Times New Roman" w:cs="Times New Roman"/>
          <w:sz w:val="24"/>
          <w:szCs w:val="24"/>
          <w:lang w:val="en-US"/>
        </w:rPr>
        <w:t xml:space="preserve">In the gene ORF11, the canonical ORF11 transcript peaked at 8 hpi (86.65%) before declining, while its </w:t>
      </w:r>
      <w:r w:rsidR="00B56847" w:rsidRPr="0075606C">
        <w:rPr>
          <w:rFonts w:ascii="Times New Roman" w:hAnsi="Times New Roman" w:cs="Times New Roman"/>
          <w:sz w:val="24"/>
          <w:lang w:val="en-US"/>
        </w:rPr>
        <w:t>5′-</w:t>
      </w:r>
      <w:r w:rsidR="00CC5D58" w:rsidRPr="0075606C">
        <w:rPr>
          <w:rFonts w:ascii="Times New Roman" w:hAnsi="Times New Roman" w:cs="Times New Roman"/>
          <w:sz w:val="24"/>
          <w:szCs w:val="24"/>
          <w:lang w:val="en-US"/>
        </w:rPr>
        <w:t>truncated ORF-carrying ORF11.5 isoform showed an inverse pattern, peaking early at 4 hpi (74.72%) and decreasing steadily thereafter (</w:t>
      </w:r>
      <w:r w:rsidR="004C55C6" w:rsidRPr="0075606C">
        <w:rPr>
          <w:rFonts w:ascii="Times New Roman" w:hAnsi="Times New Roman" w:cs="Times New Roman"/>
          <w:b/>
          <w:sz w:val="24"/>
          <w:szCs w:val="24"/>
          <w:lang w:val="en-US"/>
        </w:rPr>
        <w:t>Supplementary Figure S1</w:t>
      </w:r>
      <w:r w:rsidR="00BB32B5" w:rsidRPr="0075606C">
        <w:rPr>
          <w:rFonts w:ascii="Times New Roman" w:hAnsi="Times New Roman" w:cs="Times New Roman"/>
          <w:b/>
          <w:sz w:val="24"/>
          <w:szCs w:val="24"/>
          <w:lang w:val="en-US"/>
        </w:rPr>
        <w:t>2</w:t>
      </w:r>
      <w:r w:rsidR="00CC5D58" w:rsidRPr="0075606C">
        <w:rPr>
          <w:rFonts w:ascii="Times New Roman" w:hAnsi="Times New Roman" w:cs="Times New Roman"/>
          <w:b/>
          <w:sz w:val="24"/>
          <w:szCs w:val="24"/>
          <w:lang w:val="en-US"/>
        </w:rPr>
        <w:t>F</w:t>
      </w:r>
      <w:r w:rsidR="00CC5D58" w:rsidRPr="0075606C">
        <w:rPr>
          <w:rFonts w:ascii="Times New Roman" w:hAnsi="Times New Roman" w:cs="Times New Roman"/>
          <w:sz w:val="24"/>
          <w:szCs w:val="24"/>
          <w:lang w:val="en-US"/>
        </w:rPr>
        <w:t xml:space="preserve">). </w:t>
      </w:r>
      <w:r w:rsidR="005112DA" w:rsidRPr="0075606C">
        <w:rPr>
          <w:rFonts w:ascii="Times New Roman" w:hAnsi="Times New Roman" w:cs="Times New Roman"/>
          <w:sz w:val="24"/>
          <w:lang w:val="en-US"/>
        </w:rPr>
        <w:t xml:space="preserve">For </w:t>
      </w:r>
      <w:r w:rsidR="001C33C7" w:rsidRPr="0075606C">
        <w:rPr>
          <w:rFonts w:ascii="Times New Roman" w:hAnsi="Times New Roman" w:cs="Times New Roman"/>
          <w:sz w:val="24"/>
          <w:lang w:val="en-US"/>
        </w:rPr>
        <w:t>ORF</w:t>
      </w:r>
      <w:r w:rsidR="00B81946" w:rsidRPr="0075606C">
        <w:rPr>
          <w:rFonts w:ascii="Times New Roman" w:hAnsi="Times New Roman" w:cs="Times New Roman"/>
          <w:sz w:val="24"/>
          <w:lang w:val="en-US"/>
        </w:rPr>
        <w:t xml:space="preserve">54, the </w:t>
      </w:r>
      <w:r w:rsidRPr="0075606C">
        <w:rPr>
          <w:rFonts w:ascii="Times New Roman" w:hAnsi="Times New Roman" w:cs="Times New Roman"/>
          <w:sz w:val="24"/>
          <w:lang w:val="en-US"/>
        </w:rPr>
        <w:t>short (S) isoform dominated early expression, peaking at 2 hpi (100%) and declining sharply after 6 hpi, while the canonical transcript emerged later, surpassing the short isoform at 8 hpi (48.85% vs. 22.47%) and dominating mid-to-late stages, peaking at 18 hpi (96.36%) and maintaining high</w:t>
      </w:r>
      <w:r w:rsidR="002F0852" w:rsidRPr="0075606C">
        <w:rPr>
          <w:rFonts w:ascii="Times New Roman" w:hAnsi="Times New Roman" w:cs="Times New Roman"/>
          <w:sz w:val="24"/>
          <w:lang w:val="en-US"/>
        </w:rPr>
        <w:t xml:space="preserve"> levels through 48 hpi (93.17%)</w:t>
      </w:r>
      <w:r w:rsidRPr="0075606C">
        <w:rPr>
          <w:rFonts w:ascii="Times New Roman" w:hAnsi="Times New Roman" w:cs="Times New Roman"/>
          <w:sz w:val="24"/>
          <w:lang w:val="en-US"/>
        </w:rPr>
        <w:t xml:space="preserve"> </w:t>
      </w:r>
      <w:r w:rsidR="0096152B" w:rsidRPr="0075606C">
        <w:rPr>
          <w:rFonts w:ascii="Times New Roman" w:hAnsi="Times New Roman" w:cs="Times New Roman"/>
          <w:sz w:val="24"/>
          <w:szCs w:val="24"/>
          <w:lang w:val="en-US"/>
        </w:rPr>
        <w:t>(</w:t>
      </w:r>
      <w:r w:rsidR="00CC5D58" w:rsidRPr="0075606C">
        <w:rPr>
          <w:rFonts w:ascii="Times New Roman" w:hAnsi="Times New Roman" w:cs="Times New Roman"/>
          <w:b/>
          <w:sz w:val="24"/>
          <w:szCs w:val="24"/>
          <w:lang w:val="en-US"/>
        </w:rPr>
        <w:t xml:space="preserve">Supplementary </w:t>
      </w:r>
      <w:r w:rsidR="00CC5D58" w:rsidRPr="0075606C">
        <w:rPr>
          <w:rFonts w:ascii="Times New Roman" w:hAnsi="Times New Roman" w:cs="Times New Roman"/>
          <w:b/>
          <w:sz w:val="24"/>
          <w:lang w:val="en-US"/>
        </w:rPr>
        <w:t xml:space="preserve">Figure </w:t>
      </w:r>
      <w:r w:rsidR="004C55C6" w:rsidRPr="0075606C">
        <w:rPr>
          <w:rFonts w:ascii="Times New Roman" w:hAnsi="Times New Roman" w:cs="Times New Roman"/>
          <w:b/>
          <w:sz w:val="24"/>
          <w:szCs w:val="24"/>
          <w:lang w:val="en-US"/>
        </w:rPr>
        <w:t>S1</w:t>
      </w:r>
      <w:r w:rsidR="00BB32B5" w:rsidRPr="0075606C">
        <w:rPr>
          <w:rFonts w:ascii="Times New Roman" w:hAnsi="Times New Roman" w:cs="Times New Roman"/>
          <w:b/>
          <w:sz w:val="24"/>
          <w:szCs w:val="24"/>
          <w:lang w:val="en-US"/>
        </w:rPr>
        <w:t>2</w:t>
      </w:r>
      <w:r w:rsidR="00CC5D58" w:rsidRPr="0075606C">
        <w:rPr>
          <w:rFonts w:ascii="Times New Roman" w:hAnsi="Times New Roman" w:cs="Times New Roman"/>
          <w:b/>
          <w:sz w:val="24"/>
          <w:szCs w:val="24"/>
          <w:lang w:val="en-US"/>
        </w:rPr>
        <w:t>C</w:t>
      </w:r>
      <w:r w:rsidR="0096152B" w:rsidRPr="0075606C">
        <w:rPr>
          <w:rFonts w:ascii="Times New Roman" w:hAnsi="Times New Roman" w:cs="Times New Roman"/>
          <w:sz w:val="24"/>
          <w:lang w:val="en-US"/>
        </w:rPr>
        <w:t>)</w:t>
      </w:r>
      <w:r w:rsidR="00B81946" w:rsidRPr="0075606C">
        <w:rPr>
          <w:rFonts w:ascii="Times New Roman" w:hAnsi="Times New Roman" w:cs="Times New Roman"/>
          <w:sz w:val="24"/>
          <w:lang w:val="en-US"/>
        </w:rPr>
        <w:t>.</w:t>
      </w:r>
      <w:r w:rsidR="00737FE4" w:rsidRPr="0075606C">
        <w:rPr>
          <w:rFonts w:ascii="Times New Roman" w:hAnsi="Times New Roman" w:cs="Times New Roman"/>
          <w:sz w:val="24"/>
          <w:lang w:val="en-US"/>
        </w:rPr>
        <w:t xml:space="preserve"> </w:t>
      </w:r>
    </w:p>
    <w:p w14:paraId="42BBDFD2" w14:textId="77777777" w:rsidR="00BE00E7" w:rsidRPr="0075606C" w:rsidRDefault="00BE00E7" w:rsidP="00573600">
      <w:pPr>
        <w:spacing w:after="120" w:line="240" w:lineRule="auto"/>
        <w:jc w:val="both"/>
        <w:rPr>
          <w:rFonts w:ascii="Times New Roman" w:hAnsi="Times New Roman" w:cs="Times New Roman"/>
          <w:b/>
          <w:sz w:val="24"/>
          <w:lang w:val="en-US"/>
        </w:rPr>
      </w:pPr>
    </w:p>
    <w:p w14:paraId="7C948DFE" w14:textId="055E31B5" w:rsidR="00BE00E7" w:rsidRPr="0075606C" w:rsidRDefault="00BE00E7"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Dynam</w:t>
      </w:r>
      <w:r w:rsidR="00045DFC" w:rsidRPr="0075606C">
        <w:rPr>
          <w:rFonts w:ascii="Times New Roman" w:hAnsi="Times New Roman" w:cs="Times New Roman"/>
          <w:b/>
          <w:sz w:val="24"/>
          <w:lang w:val="en-US"/>
        </w:rPr>
        <w:t>ics of transcriptional overlaps</w:t>
      </w:r>
    </w:p>
    <w:p w14:paraId="491162A2" w14:textId="03A3F453" w:rsidR="00F3326F" w:rsidRPr="0075606C" w:rsidRDefault="0008596B"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We used the raw sequencing reads for demonstrating the extreme complexity of transcriptional overlaps in EHV-1. </w:t>
      </w:r>
      <w:r w:rsidR="00235613" w:rsidRPr="0075606C">
        <w:rPr>
          <w:rFonts w:ascii="Times New Roman" w:hAnsi="Times New Roman" w:cs="Times New Roman"/>
          <w:b/>
          <w:sz w:val="24"/>
          <w:lang w:val="en-US"/>
        </w:rPr>
        <w:t>Supplementary Figure S1</w:t>
      </w:r>
      <w:r w:rsidR="00BB32B5" w:rsidRPr="0075606C">
        <w:rPr>
          <w:rFonts w:ascii="Times New Roman" w:hAnsi="Times New Roman" w:cs="Times New Roman"/>
          <w:b/>
          <w:sz w:val="24"/>
          <w:lang w:val="en-US"/>
        </w:rPr>
        <w:t>3</w:t>
      </w:r>
      <w:r w:rsidRPr="0075606C">
        <w:rPr>
          <w:rFonts w:ascii="Times New Roman" w:hAnsi="Times New Roman" w:cs="Times New Roman"/>
          <w:sz w:val="24"/>
          <w:lang w:val="en-US"/>
        </w:rPr>
        <w:t xml:space="preserve"> </w:t>
      </w:r>
      <w:r w:rsidR="00E401E5" w:rsidRPr="0075606C">
        <w:rPr>
          <w:rFonts w:ascii="Times New Roman" w:hAnsi="Times New Roman" w:cs="Times New Roman"/>
          <w:sz w:val="24"/>
          <w:lang w:val="en-US"/>
        </w:rPr>
        <w:t>shows that the extent of these overlaps increases as the infection progresses.</w:t>
      </w:r>
      <w:r w:rsidR="00604585" w:rsidRPr="0075606C">
        <w:rPr>
          <w:rFonts w:ascii="Times New Roman" w:hAnsi="Times New Roman" w:cs="Times New Roman"/>
          <w:sz w:val="24"/>
          <w:lang w:val="en-US"/>
        </w:rPr>
        <w:t xml:space="preserve"> </w:t>
      </w:r>
      <w:r w:rsidR="00F87177" w:rsidRPr="0075606C">
        <w:rPr>
          <w:rFonts w:ascii="Times New Roman" w:hAnsi="Times New Roman" w:cs="Times New Roman"/>
          <w:sz w:val="24"/>
          <w:lang w:val="en-US"/>
        </w:rPr>
        <w:t>The co-expression of adjacent genes inevitably results in conflicts between transcription machineries at overlapping regions during transcription.</w:t>
      </w:r>
      <w:r w:rsidR="008F3785" w:rsidRPr="0075606C">
        <w:rPr>
          <w:rFonts w:ascii="Times New Roman" w:hAnsi="Times New Roman" w:cs="Times New Roman"/>
          <w:sz w:val="24"/>
          <w:lang w:val="en-US"/>
        </w:rPr>
        <w:t xml:space="preserve"> This potential genome-wide regulatory mechanism is very difficult </w:t>
      </w:r>
      <w:r w:rsidR="003A5EB4" w:rsidRPr="0075606C">
        <w:rPr>
          <w:rFonts w:ascii="Times New Roman" w:hAnsi="Times New Roman" w:cs="Times New Roman"/>
          <w:sz w:val="24"/>
          <w:lang w:val="en-US"/>
        </w:rPr>
        <w:t xml:space="preserve">to study </w:t>
      </w:r>
      <w:r w:rsidR="008F3785" w:rsidRPr="0075606C">
        <w:rPr>
          <w:rFonts w:ascii="Times New Roman" w:hAnsi="Times New Roman" w:cs="Times New Roman"/>
          <w:sz w:val="24"/>
          <w:lang w:val="en-US"/>
        </w:rPr>
        <w:t>with the current technology.</w:t>
      </w:r>
    </w:p>
    <w:p w14:paraId="06B5AC73" w14:textId="583CC874" w:rsidR="00C653B0" w:rsidRPr="0075606C" w:rsidRDefault="00C653B0" w:rsidP="00573600">
      <w:pPr>
        <w:spacing w:after="120" w:line="240" w:lineRule="auto"/>
        <w:rPr>
          <w:lang w:val="en-US"/>
        </w:rPr>
      </w:pPr>
    </w:p>
    <w:p w14:paraId="4A61524A" w14:textId="003F7681" w:rsidR="00F15EFF" w:rsidRPr="0075606C" w:rsidRDefault="00F15EFF"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75606C">
        <w:rPr>
          <w:rFonts w:ascii="Times New Roman" w:hAnsi="Times New Roman" w:cs="Times New Roman"/>
          <w:b/>
          <w:sz w:val="28"/>
          <w:lang w:val="en-US"/>
        </w:rPr>
        <w:t>Discussion</w:t>
      </w:r>
    </w:p>
    <w:p w14:paraId="33CE2363" w14:textId="3B95F2EC" w:rsidR="00F451E7" w:rsidRPr="0075606C" w:rsidRDefault="00F15EFF"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last couple of years have witnessed significant advancements in sequencing technologies</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{"citationID":"JXcgqtDh","properties":{"formattedCitation":"[39]","plainCitation":"[39]","noteIndex":0},"citationItems":[{"id":698,"uris":["http://zotero.org/users/local/SrvbCAEb/items/UWT6ZTSA"],"itemData":{"id":698,"type":"article-journal","abstract":"Single-cell genome sequencing aims to increase our understanding of complex microbial ecosystems and disease in multicellular organisms by isolating the contributions of distinct cellular populations.Acquiring high-quality genotype data after starting from a single molecule of DNA from an individual cell has substantial technical challenges that are continuously being addressed.The three main genome amplification methods have differences in their propensity to produce distinct types of artefacts, which should be carefully considered when designing experiments. The experimental design should also be informed by the questions of the study.Single-cell microorganism sequencing has enabled genome assembly of new phyla and is beginning to provide new biological insights into microbial dark matter.Genetic mosaicism is an area that is beginning to be studied at higher resolution using single-cell genome sequencing. Initial studies have begun to resolve intra-tumour heterogeneity, which have provided new biological insights into tumour formation.Single-cell genome sequencing is rapidly evolving, and the use of these techniques is likely to expand as technologies improve and new discoveries are made.","container-title":"Nature Reviews Genetics","DOI":"10.1038/nrg.2015.16","ISSN":"1471-0064","issue":"3","journalAbbreviation":"Nat Rev Genet","language":"en","license":"2016 Springer Nature Limited","note":"publisher: Nature Publishing Group","page":"175-188","source":"www.nature.com","title":"Single-cell genome sequencing: current state of the science","title-short":"Single-cell genome sequencing","volume":"17","author":[{"family":"Gawad","given":"Charles"},{"family":"Koh","given":"Winston"},{"family":"Quake","given":"Stephen R."}],"issued":{"date-parts":[["2016",3]]}}}],"schema":"https://github.com/citation-style-language/schema/raw/master/csl-citation.json"}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w:t>
      </w:r>
      <w:del w:id="46" w:author="kakukb.biotech@gmail.com" w:date="2025-02-21T12:55:00Z">
        <w:r w:rsidR="00373BF9" w:rsidRPr="0075606C" w:rsidDel="001E3A34">
          <w:rPr>
            <w:rFonts w:ascii="Times New Roman" w:hAnsi="Times New Roman" w:cs="Times New Roman"/>
            <w:sz w:val="24"/>
            <w:lang w:val="en-US"/>
          </w:rPr>
          <w:delText>2</w:delText>
        </w:r>
      </w:del>
      <w:ins w:id="47" w:author="kakukb.biotech@gmail.com" w:date="2025-02-21T12:55:00Z">
        <w:r w:rsidR="001E3A34">
          <w:rPr>
            <w:rFonts w:ascii="Times New Roman" w:hAnsi="Times New Roman" w:cs="Times New Roman"/>
            <w:sz w:val="24"/>
            <w:lang w:val="en-US"/>
          </w:rPr>
          <w:t>3</w:t>
        </w:r>
      </w:ins>
      <w:r w:rsidR="006F598A" w:rsidRPr="0075606C">
        <w:rPr>
          <w:rFonts w:ascii="Times New Roman" w:hAnsi="Times New Roman" w:cs="Times New Roman"/>
          <w:sz w:val="24"/>
          <w:lang w:val="en-US"/>
        </w:rPr>
        <w:t>]</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Full-length, lrRNA-Seq methods have revolutionized transcriptome research, particularly in organisms with small genomes. This has revealed that viral transcriptomic structures are far more </w:t>
      </w:r>
      <w:r w:rsidR="00FA7B12" w:rsidRPr="0075606C">
        <w:rPr>
          <w:rFonts w:ascii="Times New Roman" w:hAnsi="Times New Roman" w:cs="Times New Roman"/>
          <w:sz w:val="24"/>
          <w:lang w:val="en-US"/>
        </w:rPr>
        <w:t>complex than previously thought</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{"citationID":"BE0Geak4","properties":{"formattedCitation":"[11]","plainCitation":"[11]","noteIndex":0},"citationItems":[{"id":320,"uris":["http://zotero.org/users/local/SrvbCAEb/items/TXHFEIBJ"],"itemData":{"id":320,"type":"article-journal","abstract":"Long-read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[11]</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Discoveries include a wide array of </w:t>
      </w:r>
      <w:r w:rsidR="00623528" w:rsidRPr="0075606C">
        <w:rPr>
          <w:rFonts w:ascii="Times New Roman" w:hAnsi="Times New Roman" w:cs="Times New Roman"/>
          <w:sz w:val="24"/>
          <w:lang w:val="en-US"/>
        </w:rPr>
        <w:t>RNA molecules</w:t>
      </w:r>
      <w:r w:rsidRPr="0075606C">
        <w:rPr>
          <w:rFonts w:ascii="Times New Roman" w:hAnsi="Times New Roman" w:cs="Times New Roman"/>
          <w:sz w:val="24"/>
          <w:lang w:val="en-US"/>
        </w:rPr>
        <w:t>, such as extende</w:t>
      </w:r>
      <w:r w:rsidR="00B17614" w:rsidRPr="0075606C">
        <w:rPr>
          <w:rFonts w:ascii="Times New Roman" w:hAnsi="Times New Roman" w:cs="Times New Roman"/>
          <w:sz w:val="24"/>
          <w:lang w:val="en-US"/>
        </w:rPr>
        <w:t>d 5′-UTR isoforms, polygenic</w:t>
      </w:r>
      <w:r w:rsidRPr="0075606C">
        <w:rPr>
          <w:rFonts w:ascii="Times New Roman" w:hAnsi="Times New Roman" w:cs="Times New Roman"/>
          <w:sz w:val="24"/>
          <w:lang w:val="en-US"/>
        </w:rPr>
        <w:t xml:space="preserve"> and </w:t>
      </w:r>
      <w:r w:rsidR="00B17614" w:rsidRPr="0075606C">
        <w:rPr>
          <w:rFonts w:ascii="Times New Roman" w:hAnsi="Times New Roman" w:cs="Times New Roman"/>
          <w:sz w:val="24"/>
          <w:lang w:val="en-US"/>
        </w:rPr>
        <w:t>complex</w:t>
      </w:r>
      <w:r w:rsidRPr="0075606C">
        <w:rPr>
          <w:rFonts w:ascii="Times New Roman" w:hAnsi="Times New Roman" w:cs="Times New Roman"/>
          <w:sz w:val="24"/>
          <w:lang w:val="en-US"/>
        </w:rPr>
        <w:t xml:space="preserve"> transcripts</w:t>
      </w:r>
      <w:r w:rsidR="00AA29EB" w:rsidRPr="0075606C">
        <w:rPr>
          <w:rFonts w:ascii="Times New Roman" w:hAnsi="Times New Roman" w:cs="Times New Roman"/>
          <w:sz w:val="24"/>
          <w:lang w:val="en-US"/>
        </w:rPr>
        <w:t xml:space="preserve"> (containing at least one gene on an opposite orientation)</w:t>
      </w:r>
      <w:r w:rsidRPr="0075606C">
        <w:rPr>
          <w:rFonts w:ascii="Times New Roman" w:hAnsi="Times New Roman" w:cs="Times New Roman"/>
          <w:sz w:val="24"/>
          <w:lang w:val="en-US"/>
        </w:rPr>
        <w:t xml:space="preserve">, </w:t>
      </w:r>
      <w:r w:rsidR="00317A06" w:rsidRPr="0075606C">
        <w:rPr>
          <w:rFonts w:ascii="Times New Roman" w:hAnsi="Times New Roman" w:cs="Times New Roman"/>
          <w:sz w:val="24"/>
          <w:lang w:val="en-US"/>
        </w:rPr>
        <w:t>5′-</w:t>
      </w:r>
      <w:r w:rsidRPr="0075606C">
        <w:rPr>
          <w:rFonts w:ascii="Times New Roman" w:hAnsi="Times New Roman" w:cs="Times New Roman"/>
          <w:sz w:val="24"/>
          <w:lang w:val="en-US"/>
        </w:rPr>
        <w:t>truncated mRNAs containing in-frame</w:t>
      </w:r>
      <w:r w:rsidR="00B17614"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ORFs</w:t>
      </w:r>
      <w:r w:rsidR="00FA7B12" w:rsidRPr="0075606C">
        <w:rPr>
          <w:rFonts w:ascii="Times New Roman" w:hAnsi="Times New Roman" w:cs="Times New Roman"/>
          <w:sz w:val="24"/>
          <w:lang w:val="en-US"/>
        </w:rPr>
        <w:t>, and read-through transcripts</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6z1yybT1","properties":{"formattedCitation":"[21,40\\uc0\\u8211{}42]","plainCitation":"[21,40–42]","noteIndex":0},"citationItems":[{"id":681,"uris":["http://zotero.org/users/local/SrvbCAEb/items/RWB8GXTS"],"itemData":{"id":681,"type":"article-journal","abstract":"Long-read RNA sequencing allows for the precise characterization of full-length transcripts, which makes it an indispensable tool in transcriptomics. The human cytomegalovirus (HCMV) genome has been first sequenced in 1989 and although short-read sequencing studies have uncovered much of the complexity of its transcriptome, only few of its transcripts have been fully annotated. We hereby present a long-read RNA sequencing dataset of HCMV infected human lung fibroblast cells sequenced by the Pacific Biosciences RSII platform. Seven SMRT cells were sequenced using oligo(dT) primers to reverse transcribe poly(A)-selected RNA molecules and one library was prepared using random primers for the reverse transcription of the rRNA-depleted sample. Our dataset contains 122,636 human and 33,086 viral (HMCV strain Towne) reads. The described data include raw and processed sequencing files, and combined with other datasets, they can be used to validate transcriptome analysis tools, to compare library preparation methods, to test base calling algorithms or to identify genetic variants.","container-title":"Scientific Data","DOI":"10.1038/sdata.2017.194","ISSN":"2052-4463","journalAbbreviation":"Sci Data","note":"PMID: 29257134\nPMCID: PMC5735922","page":"170194","source":"PubMed Central","title":"Long-read sequencing of the human cytomegalovirus transcriptome with the Pacific Biosciences RSII platform","volume":"4","author":[{"family":"Balázs","given":"Zsolt"},{"family":"Tombácz","given":"Dóra"},{"family":"Szűcs","given":"Attila"},{"family":"Snyder","given":"Michael"},{"family":"Boldogkői","given":"Zsolt"}],"issued":{"date-parts":[["2017",12,19]]}}},{"id":659,"uris":["http://zotero.org/users/local/SrvbCAEb/items/26S9XAWG"],"itemData":{"id":659,"type":"article-journal","abstract":"Varicella zoster virus (VZV) is a human pathogenic alphaherpesvirus harboring a relatively large DNA molecule. The VZV transcriptome has already been analyzed by microarray and short-read sequencing analyses. However, both approaches have substantial limitations when used for structural characterization of transcript isoforms, even if supplemented with primer extension or other techniques. Among others, they are inefficient in distinguishing between embedded RNA molecules, transcript isoforms, including splice and length variants, as well as between alternative polycistronic transcripts. It has been demonstrated in several studies that long-read sequencing is able to circumvent these problems.","container-title":"BMC Genomics","DOI":"10.1186/s12864-018-5267-8","ISSN":"1471-2164","issue":"1","journalAbbreviation":"BMC Genomics","page":"873","source":"BioMed Central","title":"Long-read sequencing uncovers a complex transcriptome topology in varicella zoster virus","volume":"19","author":[{"family":"Prazsák","given":"István"},{"family":"Moldován","given":"Norbert"},{"family":"Balázs","given":"Zsolt"},{"family":"Tombácz","given":"Dóra"},{"family":"Megyeri","given":"Klára"},{"family":"Szűcs","given":"Attila"},{"family":"Csabai","given":"Zsolt"},{"family":"Boldogkői","given":"Zsolt"}],"issued":{"date-parts":[["2018",12,4]]}}},{"id":174,"uris":["http://zotero.org/users/local/SrvbCAEb/items/A3PT24X5"],"itemData":{"id":174,"type":"article-journal","abstract":"In this meta-analysis, we re-analysed and compared herpes simplex virus type 1 transcriptomic data generated by eight studies using various short- and long-read sequencing techniques and different library preparation methods. We identified a large number of novel mRNAs, non-coding RNAs and transcript isoforms, and validated many previously published transcripts. Here, we present the most complete HSV-1 transcriptome to date. Furthermore, we also demonstrate that various sequencing techniques, including both cDNA and direct RNA sequencing approaches, are error-prone, which can be circumvented by using integrated approaches. This work draws attention to the need for using multiple sequencing approaches and meta-analyses in transcriptome profiling studies to obtain reliable results.","container-title":"Scientific Data","DOI":"10.1038/s41597-020-0558-8","ISSN":"2052-4463","issue":"1","journalAbbreviation":"Sci Data","language":"eng","note":"PMID: 32647284\nPMCID: PMC7347551","page":"223","source":"PubMed","title":"Meta-analytic approach for transcriptome profiling of herpes simplex virus type 1","volume":"7","author":[{"family":"Tombácz","given":"Dóra"},{"family":"Torma","given":"Gábor"},{"family":"Gulyás","given":"Gábor"},{"family":"Moldován","given":"Norbert"},{"family":"Snyder","given":"Michael"},{"family":"Boldogkői","given":"Zsolt"}],"issued":{"date-parts":[["2020",7,9]]}}},{"id":188,"uris":["http://zotero.org/users/local/SrvbCAEb/items/KBVYBWQD"],"itemData":{"id":188,"type":"article-journal","abstract":"In the last couple of years, the implementation of long-read sequencing (LRS) technologies for transcriptome profiling has uncovered an extreme complexity of viral gene expression. In this study, we carried out a systematic analysis on the pseudorabies virus transcriptome by combining our current data obtained by using Pacific Biosciences Sequel and Oxford Nanopore Technologies MinION sequencing with our earlier data generated by other LRS and short-read sequencing techniques. As a result, we identified a number of novel genes, transcripts, and transcript isoforms, including splice and length variants, and also confirmed earlier annotated RNA molecules. One of the major findings of this study is the discovery of a large number of 5'-truncations of larger putative mRNAs being 3'-co-terminal with canonical mRNAs of PRV. A large fraction of these putative RNAs contain in-frame ATGs, which might initiate translation of N-terminally truncated polypeptides. Our analyses indicate that CTO-S, a replication origin-associated RNA molecule is expressed at an extremely high level. This study demonstrates that the PRV transcriptome is much more complex than previously appreciated.","container-title":"Pathogens (Basel, Switzerland)","DOI":"10.3390/pathogens10020242","ISSN":"2076-0817","issue":"2","journalAbbreviation":"Pathogens","language":"eng","note":"PMID: 33672563\nPMCID: PMC7924054","page":"242","source":"PubMed","title":"An Integrated Sequencing Approach for Updating the Pseudorabies Virus Transcriptome","volume":"10","author":[{"family":"Torma","given":"Gábor"},{"family":"Tombácz","given":"Dóra"},{"family":"Csabai","given":"Zsolt"},{"family":"Göbhardter","given":"Dániel"},{"family":"Deim","given":"Zoltán"},{"family":"Snyder","given":"Michael"},{"family":"Boldogkői","given":"Zsolt"}],"issued":{"date-parts":[["2021",2,20]]}}}],"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szCs w:val="24"/>
          <w:lang w:val="en-US"/>
        </w:rPr>
        <w:t>[21,4</w:t>
      </w:r>
      <w:del w:id="48" w:author="kakukb.biotech@gmail.com" w:date="2025-02-21T12:42:00Z">
        <w:r w:rsidR="00373BF9" w:rsidRPr="0075606C" w:rsidDel="00D033A2">
          <w:rPr>
            <w:rFonts w:ascii="Times New Roman" w:hAnsi="Times New Roman" w:cs="Times New Roman"/>
            <w:sz w:val="24"/>
            <w:szCs w:val="24"/>
            <w:lang w:val="en-US"/>
          </w:rPr>
          <w:delText>4</w:delText>
        </w:r>
      </w:del>
      <w:ins w:id="49" w:author="kakukb.biotech@gmail.com" w:date="2025-02-21T12:56:00Z">
        <w:r w:rsidR="001E3A34">
          <w:rPr>
            <w:rFonts w:ascii="Times New Roman" w:hAnsi="Times New Roman" w:cs="Times New Roman"/>
            <w:sz w:val="24"/>
            <w:szCs w:val="24"/>
            <w:lang w:val="en-US"/>
          </w:rPr>
          <w:t>4</w:t>
        </w:r>
      </w:ins>
      <w:r w:rsidR="00373BF9" w:rsidRPr="0075606C">
        <w:rPr>
          <w:rFonts w:ascii="Times New Roman" w:hAnsi="Times New Roman" w:cs="Times New Roman"/>
          <w:sz w:val="24"/>
          <w:szCs w:val="24"/>
          <w:lang w:val="en-US"/>
        </w:rPr>
        <w:t>,4</w:t>
      </w:r>
      <w:del w:id="50" w:author="kakukb.biotech@gmail.com" w:date="2025-02-21T12:42:00Z">
        <w:r w:rsidR="00373BF9" w:rsidRPr="0075606C" w:rsidDel="00D033A2">
          <w:rPr>
            <w:rFonts w:ascii="Times New Roman" w:hAnsi="Times New Roman" w:cs="Times New Roman"/>
            <w:sz w:val="24"/>
            <w:szCs w:val="24"/>
            <w:lang w:val="en-US"/>
          </w:rPr>
          <w:delText>5</w:delText>
        </w:r>
      </w:del>
      <w:ins w:id="51" w:author="kakukb.biotech@gmail.com" w:date="2025-02-21T12:56:00Z">
        <w:r w:rsidR="001E3A34">
          <w:rPr>
            <w:rFonts w:ascii="Times New Roman" w:hAnsi="Times New Roman" w:cs="Times New Roman"/>
            <w:sz w:val="24"/>
            <w:szCs w:val="24"/>
            <w:lang w:val="en-US"/>
          </w:rPr>
          <w:t>5</w:t>
        </w:r>
      </w:ins>
      <w:r w:rsidR="00373BF9" w:rsidRPr="0075606C">
        <w:rPr>
          <w:rFonts w:ascii="Times New Roman" w:hAnsi="Times New Roman" w:cs="Times New Roman"/>
          <w:sz w:val="24"/>
          <w:szCs w:val="24"/>
          <w:lang w:val="en-US"/>
        </w:rPr>
        <w:t>,4</w:t>
      </w:r>
      <w:del w:id="52" w:author="kakukb.biotech@gmail.com" w:date="2025-02-21T12:42:00Z">
        <w:r w:rsidR="00373BF9" w:rsidRPr="0075606C" w:rsidDel="00D033A2">
          <w:rPr>
            <w:rFonts w:ascii="Times New Roman" w:hAnsi="Times New Roman" w:cs="Times New Roman"/>
            <w:sz w:val="24"/>
            <w:szCs w:val="24"/>
            <w:lang w:val="en-US"/>
          </w:rPr>
          <w:delText>6</w:delText>
        </w:r>
      </w:del>
      <w:ins w:id="53" w:author="kakukb.biotech@gmail.com" w:date="2025-02-21T12:56:00Z">
        <w:r w:rsidR="001E3A34">
          <w:rPr>
            <w:rFonts w:ascii="Times New Roman" w:hAnsi="Times New Roman" w:cs="Times New Roman"/>
            <w:sz w:val="24"/>
            <w:szCs w:val="24"/>
            <w:lang w:val="en-US"/>
          </w:rPr>
          <w:t>6</w:t>
        </w:r>
      </w:ins>
      <w:r w:rsidR="006F598A" w:rsidRPr="0075606C">
        <w:rPr>
          <w:rFonts w:ascii="Times New Roman" w:hAnsi="Times New Roman" w:cs="Times New Roman"/>
          <w:sz w:val="24"/>
          <w:szCs w:val="24"/>
          <w:lang w:val="en-US"/>
        </w:rPr>
        <w:t>]</w:t>
      </w:r>
      <w:r w:rsidR="001758BE" w:rsidRPr="0075606C">
        <w:rPr>
          <w:rFonts w:ascii="Times New Roman" w:hAnsi="Times New Roman" w:cs="Times New Roman"/>
          <w:sz w:val="24"/>
          <w:lang w:val="en-US"/>
        </w:rPr>
        <w:fldChar w:fldCharType="end"/>
      </w:r>
      <w:r w:rsidR="001758BE" w:rsidRPr="0075606C">
        <w:rPr>
          <w:rFonts w:ascii="Times New Roman" w:hAnsi="Times New Roman" w:cs="Times New Roman"/>
          <w:sz w:val="24"/>
          <w:lang w:val="en-US"/>
        </w:rPr>
        <w:t>.</w:t>
      </w:r>
      <w:r w:rsidR="009A0CB6"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Recent studies have demonstrated that the occurrence of nested genes within a larger canonical gene is more prevalent in v</w:t>
      </w:r>
      <w:r w:rsidR="00FA7B12" w:rsidRPr="0075606C">
        <w:rPr>
          <w:rFonts w:ascii="Times New Roman" w:hAnsi="Times New Roman" w:cs="Times New Roman"/>
          <w:sz w:val="24"/>
          <w:lang w:val="en-US"/>
        </w:rPr>
        <w:t>iruses than previously believed</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{"citationID":"9qEkr4CA","properties":{"formattedCitation":"[23,42,43]","plainCitation":"[23,42,43]","noteIndex":0},"citationItems":[{"id":192,"uris":["http://zotero.org/users/local/SrvbCAEb/items/INV6GMKY"],"itemData":{"id":192,"type":"article-journal","abstract":"Long-read sequencing (LRS) has become a standard approach for transcriptome analysis in recent years. Bovine alphaherpesvirus 1 (BoHV-1) is an important pathogen of cattle worldwide. This study reports the profiling of the dynamic lytic transcriptome of BoHV-1 using two long-read sequencing (LRS) techniques, the Oxford Nanopore Technologies MinION, and the LoopSeq synthetic LRS methods, using multiple library preparation protocols. In this work, we annotated viral mRNAs and non-coding transcripts, and a large number of transcript isoforms, including transcription start and end sites, as well as splice variants of BoHV-1. Our analysis demonstrated an extremely complex pattern of transcriptional overlaps.","container-title":"Scientific Reports","DOI":"10.1038/s41598-020-77520-1","ISSN":"2045-2322","issue":"1","journalAbbreviation":"Sci Rep","language":"eng","note":"PMID: 33235226\nPMCID: PMC7686369","page":"20496","source":"PubMed","title":"Time-course profiling of bovine alphaherpesvirus 1.1 transcriptome using multiplatform sequencing","volume":"10","author":[{"family":"Moldován","given":"Norbert"},{"family":"Torma","given":"Gábor"},{"family":"Gulyás","given":"Gábor"},{"family":"Hornyák","given":"Ákos"},{"family":"Zádori","given":"Zoltán"},{"family":"Jefferson","given":"Victoria A."},{"family":"Csabai","given":"Zsolt"},{"family":"Boldogkői","given":"Miklós"},{"family":"Tombácz","given":"Dóra"},{"family":"Meyer","given":"Florencia"},{"family":"Boldogkői","given":"Zsolt"}],"issued":{"date-parts":[["2020",11,24]]}}},{"id":188,"uris":["http://zotero.org/users/local/SrvbCAEb/items/KBVYBWQD"],"itemData":{"id":188,"type":"article-journal","abstract":"In the last couple of years, the implementation of long-read sequencing (LRS) technologies for transcriptome profiling has uncovered an extreme complexity of viral gene expression. In this study, we carried out a systematic analysis on the pseudorabies virus transcriptome by combining our current data obtained by using Pacific Biosciences Sequel and Oxford Nanopore Technologies MinION sequencing with our earlier data generated by other LRS and short-read sequencing techniques. As a result, we identified a number of novel genes, transcripts, and transcript isoforms, including splice and length variants, and also confirmed earlier annotated RNA molecules. One of the major findings of this study is the discovery of a large number of 5'-truncations of larger putative mRNAs being 3'-co-terminal with canonical mRNAs of PRV. A large fraction of these putative RNAs contain in-frame ATGs, which might initiate translation of N-terminally truncated polypeptides. Our analyses indicate that CTO-S, a replication origin-associated RNA molecule is expressed at an extremely high level. This study demonstrates that the PRV transcriptome is much more complex than previously appreciated.","container-title":"Pathogens (Basel, Switzerland)","DOI":"10.3390/pathogens10020242","ISSN":"2076-0817","issue":"2","journalAbbreviation":"Pathogens","language":"eng","note":"PMID: 33672563\nPMCID: PMC7924054","page":"242","source":"PubMed","title":"An Integrated Sequencing Approach for Updating the Pseudorabies Virus Transcriptome","volume":"10","author":[{"family":"Torma","given":"Gábor"},{"family":"Tombácz","given":"Dóra"},{"family":"Csabai","given":"Zsolt"},{"family":"Göbhardter","given":"Dániel"},{"family":"Deim","given":"Zoltán"},{"family":"Snyder","given":"Michael"},{"family":"Boldogkői","given":"Zsolt"}],"issued":{"date-parts":[["2021",2,20]]}}},{"id":364,"uris":["http://zotero.org/users/local/SrvbCAEb/items/4R4UGUPN"],"itemData":{"id":364,"type":"article-journal","abstract":"Pseudorabies virus (PRV) is an alphaherpesvirus of swine. PRV has a large double-stranded DNA genome and, as the latest investigations have revealed, a very complex transcriptome. Here, we present a large RNA-Seq dataset, derived from both short- and long-read sequencing. The dataset contains 1.3 million 100 bp paired-end reads that were obtained from the Illumina random-primed libraries, as well as 10 million 50 bp single-end reads generated by the Illumina polyA-seq. The Pacific Biosciences RSII non-amplified method yielded 57,021 reads of inserts (ROIs) aligned to the viral genome, the amplified method resulted in 158,396 PRV-specific ROIs, while we obtained 12,555 ROIs using the Sequel platform. The Oxford Nanopore’s MinION device generated 44,006 reads using their regular cDNA-sequencing method, whereas 29,832 and 120,394 reads were produced by using the direct RNA-sequencing and the Cap-selection protocols, respectively. The raw reads were aligned to the PRV reference genome (KJ717942.1). Our provided dataset can be used to compare different sequencing approaches, library preparation methods, as well as for validation and testing bioinformatic pipelines.","container-title":"Scientific Data","DOI":"10.1038/sdata.2018.119","ISSN":"2052-4463","issue":"1","journalAbbreviation":"Sci Data","language":"en","license":"2018 The Author(s)","note":"number: 1\npublisher: Nature Publishing Group","page":"180119","source":"www.nature.com","title":"Transcriptome-wide survey of pseudorabies virus using next- and third-generation sequencing platforms","volume":"5","author":[{"family":"Tombácz","given":"Dóra"},{"family":"Sharon","given":"Donald"},{"family":"Szűcs","given":"Attila"},{"family":"Moldován","given":"Norbert"},{"family":"Snyder","given":"Michael"},{"family":"Boldogkői","given":"Zsolt"}],"issued":{"date-parts":[["2018",6,19]]}}}],"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[23,</w:t>
      </w:r>
      <w:r w:rsidR="00373BF9" w:rsidRPr="0075606C">
        <w:rPr>
          <w:rFonts w:ascii="Times New Roman" w:hAnsi="Times New Roman" w:cs="Times New Roman"/>
          <w:sz w:val="24"/>
          <w:lang w:val="en-US"/>
        </w:rPr>
        <w:t>46</w:t>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47</w:t>
      </w:r>
      <w:r w:rsidR="006F598A" w:rsidRPr="0075606C">
        <w:rPr>
          <w:rFonts w:ascii="Times New Roman" w:hAnsi="Times New Roman" w:cs="Times New Roman"/>
          <w:sz w:val="24"/>
          <w:lang w:val="en-US"/>
        </w:rPr>
        <w:t>]</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w:t>
      </w:r>
    </w:p>
    <w:p w14:paraId="42E02958" w14:textId="0B443720" w:rsidR="00276175" w:rsidRPr="0075606C" w:rsidRDefault="00F451E7"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75606C">
        <w:rPr>
          <w:rFonts w:ascii="Times New Roman" w:hAnsi="Times New Roman" w:cs="Times New Roman"/>
          <w:sz w:val="24"/>
          <w:lang w:val="en-US"/>
        </w:rPr>
        <w:t>RNA degradation, library preparation</w:t>
      </w:r>
      <w:r w:rsidR="00161AB9" w:rsidRPr="0075606C">
        <w:rPr>
          <w:rFonts w:ascii="Times New Roman" w:hAnsi="Times New Roman" w:cs="Times New Roman"/>
          <w:sz w:val="24"/>
          <w:lang w:val="en-US"/>
        </w:rPr>
        <w:t>,</w:t>
      </w:r>
      <w:r w:rsidRPr="0075606C">
        <w:rPr>
          <w:rFonts w:ascii="Times New Roman" w:hAnsi="Times New Roman" w:cs="Times New Roman"/>
          <w:sz w:val="24"/>
          <w:lang w:val="en-US"/>
        </w:rPr>
        <w:t xml:space="preserve"> and sequencing itself</w:t>
      </w:r>
      <w:r w:rsidR="00F15EFF"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can </w:t>
      </w:r>
      <w:r w:rsidR="00010030" w:rsidRPr="0075606C">
        <w:rPr>
          <w:rFonts w:ascii="Times New Roman" w:hAnsi="Times New Roman" w:cs="Times New Roman"/>
          <w:sz w:val="24"/>
          <w:lang w:val="en-US"/>
        </w:rPr>
        <w:t>cause 5'-</w:t>
      </w:r>
      <w:r w:rsidR="00F15EFF" w:rsidRPr="0075606C">
        <w:rPr>
          <w:rFonts w:ascii="Times New Roman" w:hAnsi="Times New Roman" w:cs="Times New Roman"/>
          <w:sz w:val="24"/>
          <w:lang w:val="en-US"/>
        </w:rPr>
        <w:t>truncation in transcripts, potentially leading t</w:t>
      </w:r>
      <w:r w:rsidR="00FA7B12" w:rsidRPr="0075606C">
        <w:rPr>
          <w:rFonts w:ascii="Times New Roman" w:hAnsi="Times New Roman" w:cs="Times New Roman"/>
          <w:sz w:val="24"/>
          <w:lang w:val="en-US"/>
        </w:rPr>
        <w:t>o the misidentification of TSSs</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{"citationID":"dhZTic4i","properties":{"formattedCitation":"[44]","plainCitation":"[44]","noteIndex":0},"citationItems":[{"id":716,"uris":["http://zotero.org/users/local/SrvbCAEb/items/NJMMKLAN"],"itemData":{"id":716,"type":"article-journal","abstract":"Long-read sequencing (LRS) technologies have the potential to revolutionize scientific discoveries in RNA biology, especially by enabling the comprehensive identification and quantification of full length mRNA isoforms. However, inherently high error rates make the analysis of long-read sequencing data challenging. While these error rates have been characterized for sequence and splice site identification, it is still unclear how accurately LRS reads represent transcript start and end sites. Here, we systematically assess the variability and accuracy of mRNA terminal ends identified by LRS reads across multiple sequencing platforms. We find substantial inconsistencies in both the start and end coordinates of LRS reads spanning a gene, such that LRS reads often fail to accurately recapitulate annotated or empirically derived terminal ends of mRNA molecules. To address this challenge, we introduce an approach to condition reads based on empirically derived terminal ends and identified a subset of reads that are more likely to represent full-length transcripts. Our approach can improve transcriptome analyses by enhancing the fidelity of transcript terminal end identification, but may result in lower power to quantify genes or discover novel isoforms. Thus, it is necessary to be cautious when selecting sequencing approaches and/or interpreting data from long-read RNA sequencing.","container-title":"bioRxiv: The Preprint Server for Biology","DOI":"10.1101/2023.07.26.550536","journalAbbreviation":"bioRxiv","language":"eng","note":"PMID: 37546743\nPMCID: PMC10402045","page":"2023.07.26.550536","source":"PubMed","title":"Challenges in identifying mRNA transcript starts and ends from long-read sequencing data","author":[{"family":"Calvo-Roitberg","given":"Ezequiel"},{"family":"Daniels","given":"Rachel F."},{"family":"Pai","given":"Athma A."}],"issued":{"date-parts":[["2023",7,27]]}}}],"schema":"https://github.com/citation-style-language/schema/raw/master/csl-citation.json"}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48</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00F15EFF" w:rsidRPr="0075606C">
        <w:rPr>
          <w:rFonts w:ascii="Times New Roman" w:hAnsi="Times New Roman" w:cs="Times New Roman"/>
          <w:sz w:val="24"/>
          <w:lang w:val="en-US"/>
        </w:rPr>
        <w:t xml:space="preserve">. To address this issue, we utilized CAGE sequencing via the Illumina MiSeq platform, a standard </w:t>
      </w:r>
      <w:r w:rsidR="00010030" w:rsidRPr="0075606C">
        <w:rPr>
          <w:rFonts w:ascii="Times New Roman" w:hAnsi="Times New Roman" w:cs="Times New Roman"/>
          <w:sz w:val="24"/>
          <w:lang w:val="en-US"/>
        </w:rPr>
        <w:t>approach for identifying the 5'-</w:t>
      </w:r>
      <w:r w:rsidR="00F15EFF" w:rsidRPr="0075606C">
        <w:rPr>
          <w:rFonts w:ascii="Times New Roman" w:hAnsi="Times New Roman" w:cs="Times New Roman"/>
          <w:sz w:val="24"/>
          <w:lang w:val="en-US"/>
        </w:rPr>
        <w:t xml:space="preserve">ends of capped RNA molecules. Although CAGE-Seq is generally reliable, it has the potential for detecting some fraction of </w:t>
      </w:r>
      <w:r w:rsidR="001F56A2" w:rsidRPr="0075606C">
        <w:rPr>
          <w:rFonts w:ascii="Times New Roman" w:hAnsi="Times New Roman" w:cs="Times New Roman"/>
          <w:sz w:val="24"/>
          <w:lang w:val="en-US"/>
        </w:rPr>
        <w:t>truncated</w:t>
      </w:r>
      <w:r w:rsidR="00F15EFF" w:rsidRPr="0075606C">
        <w:rPr>
          <w:rFonts w:ascii="Times New Roman" w:hAnsi="Times New Roman" w:cs="Times New Roman"/>
          <w:sz w:val="24"/>
          <w:lang w:val="en-US"/>
        </w:rPr>
        <w:t xml:space="preserve"> RNA</w:t>
      </w:r>
      <w:r w:rsidR="001F56A2" w:rsidRPr="0075606C">
        <w:rPr>
          <w:rFonts w:ascii="Times New Roman" w:hAnsi="Times New Roman" w:cs="Times New Roman"/>
          <w:sz w:val="24"/>
          <w:lang w:val="en-US"/>
        </w:rPr>
        <w:t xml:space="preserve"> molecules</w:t>
      </w:r>
      <w:r w:rsidR="00F15EFF" w:rsidRPr="0075606C">
        <w:rPr>
          <w:rFonts w:ascii="Times New Roman" w:hAnsi="Times New Roman" w:cs="Times New Roman"/>
          <w:sz w:val="24"/>
          <w:lang w:val="en-US"/>
        </w:rPr>
        <w:t xml:space="preserve">. This possibility arises because, in mammalian cytoplasm degraded </w:t>
      </w:r>
      <w:r w:rsidR="00A16FE7" w:rsidRPr="0075606C">
        <w:rPr>
          <w:rFonts w:ascii="Times New Roman" w:hAnsi="Times New Roman" w:cs="Times New Roman"/>
          <w:sz w:val="24"/>
          <w:lang w:val="en-US"/>
        </w:rPr>
        <w:t xml:space="preserve">RNAs can be </w:t>
      </w:r>
      <w:r w:rsidR="00FA7B12" w:rsidRPr="0075606C">
        <w:rPr>
          <w:rFonts w:ascii="Times New Roman" w:hAnsi="Times New Roman" w:cs="Times New Roman"/>
          <w:sz w:val="24"/>
          <w:lang w:val="en-US"/>
        </w:rPr>
        <w:t>capped by special host enzymes</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{"citationID":"CatkHCc8","properties":{"formattedCitation":"[45]","plainCitation":"[45]","noteIndex":0},"citationItems":[{"id":727,"uris":["http://zotero.org/users/local/SrvbCAEb/items/UIGG52AK"],"itemData":{"id":727,"type":"article-journal","abstract":"The N7-methylguanosine cap is a hallmark of the 5′ end of eukaryotic mRNAs and is required for gene expression. Loss of the cap was believed to lead irreversibly to decay. However, nearly a decade ago, it was discovered that mammalian cells contain enzymes in the cytoplasm that are capable of restoring caps onto uncapped RNAs. In this review, we summarize recent advances in our understanding of cytoplasmic RNA recapping and discuss the biochemistry of this process and its impact on regulating and diversifying the transcriptome. Although most studies focus on mammalian RNA recapping, we also highlight new observations for recapping in disparate eukaryotic organisms, with the trypanosome recapping system appearing to be a fascinating example of convergent evolution. We conclude with emerging insights into the biological significance of RNA recapping and prospects for the future of this evolving area of study. This article is categorized under: RNA Processing &gt; RNA Editing and Modification Translation &gt; Translation Regulation RNA Processing &gt; Capping and 5′ End Modifications RNA Turnover and Surveillance &gt; Regulation of RNA Stability","container-title":"WIREs RNA","DOI":"10.1002/wrna.1504","ISSN":"1757-7012","issue":"1","language":"en","note":"_eprint: https://onlinelibrary.wiley.com/doi/pdf/10.1002/wrna.1504","page":"e1504","source":"Wiley Online Library","title":"A recap of RNA recapping","volume":"10","author":[{"family":"Trotman","given":"Jackson B."},{"family":"Schoenberg","given":"Daniel R."}],"issued":{"date-parts":[["2019"]]}}}],"schema":"https://github.com/citation-style-language/schema/raw/master/csl-citation.json"}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49</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00F15EFF" w:rsidRPr="0075606C">
        <w:rPr>
          <w:rFonts w:ascii="Times New Roman" w:hAnsi="Times New Roman" w:cs="Times New Roman"/>
          <w:sz w:val="24"/>
          <w:lang w:val="en-US"/>
        </w:rPr>
        <w:t xml:space="preserve">. </w:t>
      </w:r>
      <w:r w:rsidR="00276175" w:rsidRPr="0075606C">
        <w:rPr>
          <w:rFonts w:ascii="Times New Roman" w:hAnsi="Times New Roman" w:cs="Times New Roman"/>
          <w:sz w:val="24"/>
          <w:lang w:val="en-US"/>
        </w:rPr>
        <w:t xml:space="preserve">Although these truncated transcripts originate from biological processes and may even be functional, we attempted to </w:t>
      </w:r>
      <w:r w:rsidR="00276175" w:rsidRPr="0075606C">
        <w:rPr>
          <w:rFonts w:ascii="Times New Roman" w:hAnsi="Times New Roman" w:cs="Times New Roman"/>
          <w:sz w:val="24"/>
          <w:lang w:val="en-US"/>
        </w:rPr>
        <w:lastRenderedPageBreak/>
        <w:t xml:space="preserve">minimize this form of 'noise' by setting a high score threshold for recognizing them as true TSSs resulting from transcription. </w:t>
      </w:r>
    </w:p>
    <w:p w14:paraId="73D67750" w14:textId="01A96E72" w:rsidR="00F15EFF" w:rsidRPr="0075606C" w:rsidRDefault="00F15EFF"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75606C">
        <w:rPr>
          <w:rFonts w:ascii="Times New Roman" w:hAnsi="Times New Roman" w:cs="Times New Roman"/>
          <w:sz w:val="24"/>
          <w:lang w:val="en-US"/>
        </w:rPr>
        <w:t>Polycistronism is a common feature in bacteria and viruses, but it is rare in eukaryotes. In prokaryotes and bacteriophages, a ribosomal binding site on the mRNAs, known as the Shine-Dalgarno sequence, facilitates the translation of downstream genes in polycistronic RNA molecules. Many small-genome eukaryotic viruses have evolved various mechanisms, such as internal ribosome entry sites, ribosomal frameshifti</w:t>
      </w:r>
      <w:r w:rsidR="00FA7B12" w:rsidRPr="0075606C">
        <w:rPr>
          <w:rFonts w:ascii="Times New Roman" w:hAnsi="Times New Roman" w:cs="Times New Roman"/>
          <w:sz w:val="24"/>
          <w:lang w:val="en-US"/>
        </w:rPr>
        <w:t>ng, or leaky ribosomal scanning</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rPr>
        <w:instrText xml:space="preserve"> ADDIN ZOTERO_ITEM CSL_CITATION {"citationID":"tUk0s5Gv","properties":{"formattedCitation":"[46]","plainCitation":"[46]","noteIndex":0},"citationItems":[{"id":661,"uris":["http://zotero.org/users/local/SrvbCAEb/items/GS8I2MJ9"],"itemData":{"id":661,"type":"article-journal","abstract":"Human papillomaviruses (HPV) are unique in that they generate mRNAs that apparently can express multiple proteins from tandemly arranged open reading frames. The mechanisms by which this is achieved are uncertain and are at odds with the basic predictions of the scanning model for translation initiation. We investigated the unorthodox mechanism by which the E6 and E7 oncoproteins from human papillomavirus type 16 (HPV-16) can be translated from a single, bicistronic mRNA. The short E6 5' untranslated region (UTR) was shown to promote translation as efficiently as a UTR from Xenopus beta-globin. Insertion of a secondary structural element into the UTR inhibited both E6 and E7 expression, suggesting that E7 expression depends on ribosomal scanning from the 5' end of the mRNA. E7 translation was found to be cap dependent, but E6 was more dependent on capping and eIF4F activity than E7. Insertion of secondary structural elements at various points in the region upstream of E7 profoundly inhibited translation, indicating that scanning was probably continuous. Insertion of the E6 region between Renilla and firefly luciferase genes revealed little or no internal ribosomal entry site activity. However when E6 was located at the 5' end of the mRNA, it permitted over 100-fold-higher levels of downstream cistron translation than did the Renilla open reading frame. Internal AUGs in the E6 region with strong or intermediate Kozak sequence contexts were unable to inhibit E7 translation, but initiation at the E7 AUG was efficient and accurate. These data support a model in which E7 translation is facilitated by an extreme degree of leaky scanning, requiring the negotiation of 13 upstream AUGs. Ribosomal initiation complexes which fail to initiate at the E6 start codon can scan through to the E7 AUG without initiating translation, but competence to initiate is achieved once the E7 AUG is reached. These findings suggest that the E6 region of HPV-16 comprises features that sponsor both translation of the E6 protein and enhancement of translation at a downstream site.","container-title":"Journal of Virology","DOI":"10.1128/jvi.74.16.7284-7297.2000","ISSN":"0022-538X","issue":"16","journalAbbreviation":"J Virol","language":"eng","note":"PMID: 10906182\nPMCID: PMC112249","page":"7284-7297","source":"PubMed","title":"Leaky scanning is the predominant mechanism for translation of human papillomavirus type 16 E7 oncoprotein from E6/E7 bicistronic mRNA","volume":"74","author":[{"family":"Stacey","given":"S. N."},{"family":"Jordan","given":"D."},{"family":"Williamson","given":"A. J."},{"family":"Brown","given":"M."},{"family":"Coote","given":"J. H."},{"family":"Arrand","given":"J. R."}],"issued":{"date-parts":[["2000",8]]}}}],"schema":"https://github.com/citation-style-language/schema/raw/master/csl-citation.json"}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50</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In herpesviruses, co-oriented genes often form clusters that produce transcripts with shared downstream sequences and unique 5′-exons, following a pattern like ‘abcd’, ‘bcd’, ‘cd’, and ‘d’, where ‘a’ is the most upstream gene and ‘d’ is the most downstream. The role of poly</w:t>
      </w:r>
      <w:r w:rsidR="00822B2A" w:rsidRPr="0075606C">
        <w:rPr>
          <w:rFonts w:ascii="Times New Roman" w:hAnsi="Times New Roman" w:cs="Times New Roman"/>
          <w:sz w:val="24"/>
          <w:lang w:val="en-US"/>
        </w:rPr>
        <w:t xml:space="preserve">genic </w:t>
      </w:r>
      <w:r w:rsidRPr="0075606C">
        <w:rPr>
          <w:rFonts w:ascii="Times New Roman" w:hAnsi="Times New Roman" w:cs="Times New Roman"/>
          <w:sz w:val="24"/>
          <w:lang w:val="en-US"/>
        </w:rPr>
        <w:t>transcripts in large DNA viruses remains unclear, as translation from downstream g</w:t>
      </w:r>
      <w:r w:rsidR="00FA7B12" w:rsidRPr="0075606C">
        <w:rPr>
          <w:rFonts w:ascii="Times New Roman" w:hAnsi="Times New Roman" w:cs="Times New Roman"/>
          <w:sz w:val="24"/>
          <w:lang w:val="en-US"/>
        </w:rPr>
        <w:t>enes has been rarely documented</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rPr>
        <w:instrText xml:space="preserve"> ADDIN ZOTERO_ITEM CSL_CITATION {"citationID":"rZrJhbfq","properties":{"formattedCitation":"[47,48]","plainCitation":"[47,48]","noteIndex":0},"citationItems":[{"id":450,"uris":["http://zotero.org/users/local/SrvbCAEb/items/YWVFGIUT"],"itemData":{"id":450,"type":"article-journal","abstract":"We review how the expression of fungal mRNAs can be controlled by ribosome interactions with short upstream open reading frames (uORFs) within the 5'untranslated region. The efficiency of uAUG recognition modulates the impact of a uORF but steps during and after translation of the uORF also influence uORF function. The post-termination behaviour of ribosomes, therefore, plays a major role in determining the expression level of these main ORFs. Translation of a uORF can produce a cis-acting peptide that causes effector molecule-dependent stalling of the ribosomes at the end of the uORF. In other cases it is the length or position, or other features of the uORF, rather than the peptide it encodes, that determine the efficiency with which ribosomes reinitiate translation downstream of it. Whether the form of the ribosome that resumes scanning after termination is the 40S subunit alone or the entire 80S ribosome is not known. Translation of the uORF can also control gene expression by affecting the stability of the mRNA. Finally, trans-acting factors may participate in the regulatory mechanisms. Future work will need not only to provide more information on the mechanisms underlying the known cases of uORF-mediated control but also to define the full complement of uORF-containing mRNAs in at least one fungal organism.","container-title":"Molecular Microbiology","DOI":"10.1046/j.1365-2958.2003.03622.x","ISSN":"0950-382X","issue":"4","journalAbbreviation":"Mol Microbiol","language":"eng","note":"PMID: 12890013","page":"859-867","source":"PubMed","title":"Regulation of fungal gene expression via short open reading frames in the mRNA 5'untranslated region","volume":"49","author":[{"family":"Vilela","given":"Cristina"},{"family":"McCarthy","given":"John E. G."}],"issued":{"date-parts":[["2003",8]]}}},{"id":458,"uris":["http://zotero.org/users/local/SrvbCAEb/items/MKSS5RB6"],"itemData":{"id":458,"type":"article-journal","abstract":"The Kaposi's sarcoma-associated herpesvirus (KSHV) protein kinase, encoded by ORF36, functions to phosphorylate cellular and viral targets important in the KSHV lifecycle and to activate the anti-viral prodrug ganciclovir. Unlike the vast majority of mapped KSHV genes, no viral transcript has been identified with ORF36 positioned as the 5′-proximal gene. Here we report that ORF36 is robustly translated as a downstream cistron from the ORF35–37 polycistronic transcript in a cap-dependent manner. We identified two short, upstream open reading frames (uORFs) within the 5′ UTR of the polycistronic mRNA. While both uORFs function as negative regulators of ORF35, unexpectedly, the second allows for the translation of the downstream ORF36 gene by a termination-reinitiation mechanism. Positional conservation of uORFs within a number of related viruses suggests that this may be a common γ-herpesviral adaptation of a host translational regulatory mechanism.","container-title":"PLOS Pathogens","DOI":"10.1371/journal.ppat.1003156","ISSN":"1553-7374","issue":"1","journalAbbreviation":"PLOS Pathogens","language":"en","note":"publisher: Public Library of Science","page":"e1003156","source":"PLoS Journals","title":"Dual Short Upstream Open Reading Frames Control Translation of a Herpesviral Polycistronic mRNA","volume":"9","author":[{"family":"Kronstad","given":"Lisa M."},{"family":"Brulois","given":"Kevin F."},{"family":"Jung","given":"Jae U."},{"family":"Glaunsinger","given":"Britt A."}],"issued":{"date-parts":[["2013",0]]}}}],"schema":"https://github.com/citation-style-language/schema/raw/master/csl-citation.json"}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51</w:t>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52</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w:t>
      </w:r>
    </w:p>
    <w:p w14:paraId="05AC253D" w14:textId="0D50CED1" w:rsidR="00F15EFF" w:rsidRPr="0075606C" w:rsidRDefault="00F15EFF"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We have previously reported that EHV-1 exhibits more frequent splicing events compare</w:t>
      </w:r>
      <w:r w:rsidR="00FA7B12" w:rsidRPr="0075606C">
        <w:rPr>
          <w:rFonts w:ascii="Times New Roman" w:hAnsi="Times New Roman" w:cs="Times New Roman"/>
          <w:sz w:val="24"/>
          <w:lang w:val="en-US"/>
        </w:rPr>
        <w:t>d to related alphaherpesviruses</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{"citationID":"3RyGnmpN","properties":{"formattedCitation":"[28]","plainCitation":"[28]","noteIndex":0},"citationItems":[{"id":186,"uris":["http://zotero.org/users/local/SrvbCAEb/items/8R53DERT"],"itemData":{"id":186,"type":"article-journal","abstract":"This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[28]</w:t>
      </w:r>
      <w:r w:rsidR="00CC366C" w:rsidRPr="0075606C">
        <w:rPr>
          <w:rFonts w:ascii="Times New Roman" w:hAnsi="Times New Roman" w:cs="Times New Roman"/>
          <w:sz w:val="24"/>
          <w:lang w:val="en-US"/>
        </w:rPr>
        <w:fldChar w:fldCharType="end"/>
      </w:r>
      <w:r w:rsidR="00A83DD2" w:rsidRPr="0075606C">
        <w:rPr>
          <w:rFonts w:ascii="Times New Roman" w:hAnsi="Times New Roman" w:cs="Times New Roman"/>
          <w:sz w:val="24"/>
          <w:lang w:val="en-US"/>
        </w:rPr>
        <w:t xml:space="preserve">. Transcripts of </w:t>
      </w:r>
      <w:r w:rsidR="001C33C7" w:rsidRPr="0075606C">
        <w:rPr>
          <w:rFonts w:ascii="Times New Roman" w:hAnsi="Times New Roman" w:cs="Times New Roman"/>
          <w:sz w:val="24"/>
          <w:lang w:val="en-US"/>
        </w:rPr>
        <w:t>ORF</w:t>
      </w:r>
      <w:r w:rsidR="00A83DD2" w:rsidRPr="0075606C">
        <w:rPr>
          <w:rFonts w:ascii="Times New Roman" w:hAnsi="Times New Roman" w:cs="Times New Roman"/>
          <w:sz w:val="24"/>
          <w:lang w:val="en-US"/>
        </w:rPr>
        <w:t xml:space="preserve">44 (homolog of HSV </w:t>
      </w:r>
      <w:r w:rsidR="00A83DD2" w:rsidRPr="0075606C">
        <w:rPr>
          <w:rFonts w:ascii="Times New Roman" w:hAnsi="Times New Roman" w:cs="Times New Roman"/>
          <w:i/>
          <w:sz w:val="24"/>
          <w:lang w:val="en-US"/>
        </w:rPr>
        <w:t>ul15</w:t>
      </w:r>
      <w:r w:rsidR="0086628F" w:rsidRPr="0075606C">
        <w:rPr>
          <w:rFonts w:ascii="Times New Roman" w:hAnsi="Times New Roman" w:cs="Times New Roman"/>
          <w:i/>
          <w:sz w:val="24"/>
          <w:lang w:val="en-US"/>
        </w:rPr>
        <w:t xml:space="preserve"> </w:t>
      </w:r>
      <w:r w:rsidR="0086628F" w:rsidRPr="0075606C">
        <w:rPr>
          <w:rFonts w:ascii="Times New Roman" w:hAnsi="Times New Roman" w:cs="Times New Roman"/>
          <w:sz w:val="24"/>
          <w:lang w:val="en-US"/>
        </w:rPr>
        <w:t>gene</w:t>
      </w:r>
      <w:r w:rsidR="00A83DD2" w:rsidRPr="0075606C">
        <w:rPr>
          <w:rFonts w:ascii="Times New Roman" w:hAnsi="Times New Roman" w:cs="Times New Roman"/>
          <w:sz w:val="24"/>
          <w:lang w:val="en-US"/>
        </w:rPr>
        <w:t xml:space="preserve">),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 xml:space="preserve">65 (homolog of HSV </w:t>
      </w:r>
      <w:r w:rsidRPr="0075606C">
        <w:rPr>
          <w:rFonts w:ascii="Times New Roman" w:hAnsi="Times New Roman" w:cs="Times New Roman"/>
          <w:i/>
          <w:sz w:val="24"/>
          <w:lang w:val="en-US"/>
        </w:rPr>
        <w:t>us1</w:t>
      </w:r>
      <w:r w:rsidR="0086628F" w:rsidRPr="0075606C">
        <w:rPr>
          <w:rFonts w:ascii="Times New Roman" w:hAnsi="Times New Roman" w:cs="Times New Roman"/>
          <w:sz w:val="24"/>
          <w:lang w:val="en-US"/>
        </w:rPr>
        <w:t xml:space="preserve"> gene</w:t>
      </w:r>
      <w:r w:rsidRPr="0075606C">
        <w:rPr>
          <w:rFonts w:ascii="Times New Roman" w:hAnsi="Times New Roman" w:cs="Times New Roman"/>
          <w:sz w:val="24"/>
          <w:lang w:val="en-US"/>
        </w:rPr>
        <w:t xml:space="preserve">), and </w:t>
      </w:r>
      <w:r w:rsidR="009B0730" w:rsidRPr="0075606C">
        <w:rPr>
          <w:rFonts w:ascii="Times New Roman" w:hAnsi="Times New Roman" w:cs="Times New Roman"/>
          <w:sz w:val="24"/>
          <w:lang w:val="en-US"/>
        </w:rPr>
        <w:t>NOIR</w:t>
      </w:r>
      <w:r w:rsidR="00406A18"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are spliced in other alphaherpesviruses as well. However, EHV-1 uniquely features splicing in differ</w:t>
      </w:r>
      <w:r w:rsidR="00A83DD2" w:rsidRPr="0075606C">
        <w:rPr>
          <w:rFonts w:ascii="Times New Roman" w:hAnsi="Times New Roman" w:cs="Times New Roman"/>
          <w:sz w:val="24"/>
          <w:lang w:val="en-US"/>
        </w:rPr>
        <w:t xml:space="preserve">ent genomic regions, such as </w:t>
      </w:r>
      <w:r w:rsidR="001C33C7" w:rsidRPr="0075606C">
        <w:rPr>
          <w:rFonts w:ascii="Times New Roman" w:hAnsi="Times New Roman" w:cs="Times New Roman"/>
          <w:sz w:val="24"/>
          <w:lang w:val="en-US"/>
        </w:rPr>
        <w:t>ORF</w:t>
      </w:r>
      <w:r w:rsidR="00A83DD2" w:rsidRPr="0075606C">
        <w:rPr>
          <w:rFonts w:ascii="Times New Roman" w:hAnsi="Times New Roman" w:cs="Times New Roman"/>
          <w:sz w:val="24"/>
          <w:lang w:val="en-US"/>
        </w:rPr>
        <w:t xml:space="preserve">6/12, </w:t>
      </w:r>
      <w:r w:rsidR="001C33C7" w:rsidRPr="0075606C">
        <w:rPr>
          <w:rFonts w:ascii="Times New Roman" w:hAnsi="Times New Roman" w:cs="Times New Roman"/>
          <w:sz w:val="24"/>
          <w:lang w:val="en-US"/>
        </w:rPr>
        <w:t>ORF</w:t>
      </w:r>
      <w:r w:rsidR="00A83DD2" w:rsidRPr="0075606C">
        <w:rPr>
          <w:rFonts w:ascii="Times New Roman" w:hAnsi="Times New Roman" w:cs="Times New Roman"/>
          <w:sz w:val="24"/>
          <w:lang w:val="en-US"/>
        </w:rPr>
        <w:t xml:space="preserve">35/39, and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53/58. Additional</w:t>
      </w:r>
      <w:r w:rsidR="00A83DD2" w:rsidRPr="0075606C">
        <w:rPr>
          <w:rFonts w:ascii="Times New Roman" w:hAnsi="Times New Roman" w:cs="Times New Roman"/>
          <w:sz w:val="24"/>
          <w:lang w:val="en-US"/>
        </w:rPr>
        <w:t xml:space="preserve">ly, the splicing observed in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44 extends to adjac</w:t>
      </w:r>
      <w:r w:rsidR="00A83DD2" w:rsidRPr="0075606C">
        <w:rPr>
          <w:rFonts w:ascii="Times New Roman" w:hAnsi="Times New Roman" w:cs="Times New Roman"/>
          <w:sz w:val="24"/>
          <w:lang w:val="en-US"/>
        </w:rPr>
        <w:t xml:space="preserve">ent genomic areas, including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49/50, which is a distinctive characteristic of this virus.</w:t>
      </w:r>
    </w:p>
    <w:p w14:paraId="3827028E" w14:textId="4F62E45C" w:rsidR="00FE0FDD" w:rsidRPr="0075606C" w:rsidRDefault="00FE0FDD" w:rsidP="00573600">
      <w:pPr>
        <w:pStyle w:val="NormlWeb"/>
        <w:spacing w:before="0" w:beforeAutospacing="0" w:after="120" w:afterAutospacing="0"/>
        <w:jc w:val="both"/>
        <w:rPr>
          <w:rFonts w:eastAsia="Arial"/>
          <w:bCs/>
          <w:lang w:val="en-US" w:eastAsia="hu-HU" w:bidi="en-US"/>
        </w:rPr>
      </w:pPr>
      <w:r w:rsidRPr="0075606C">
        <w:rPr>
          <w:rFonts w:eastAsia="Arial"/>
          <w:bCs/>
          <w:lang w:val="en-US" w:eastAsia="hu-HU" w:bidi="en-US"/>
        </w:rPr>
        <w:t xml:space="preserve">An ongoing challenge in long-read RNA sequencing studies is that most existing pipelines prioritize the most abundant isoforms and rely on reference annotations primarily designed for eukaryotic transcriptomes, often overlooking the complexities typical of viral genomes. Recent benchmarks, for instance, have focused on synthetic or mammalian datasets without addressing the extensive </w:t>
      </w:r>
      <w:r w:rsidR="009903E1" w:rsidRPr="0075606C">
        <w:rPr>
          <w:rFonts w:eastAsia="Arial"/>
          <w:bCs/>
          <w:lang w:val="en-US" w:eastAsia="hu-HU" w:bidi="en-US"/>
        </w:rPr>
        <w:t xml:space="preserve">transcriptional </w:t>
      </w:r>
      <w:r w:rsidRPr="0075606C">
        <w:rPr>
          <w:rFonts w:eastAsia="Arial"/>
          <w:bCs/>
          <w:lang w:val="en-US" w:eastAsia="hu-HU" w:bidi="en-US"/>
        </w:rPr>
        <w:t xml:space="preserve">overlap, alternative </w:t>
      </w:r>
      <w:r w:rsidR="007F34F2" w:rsidRPr="0075606C">
        <w:rPr>
          <w:rFonts w:eastAsia="Arial"/>
          <w:bCs/>
          <w:lang w:val="en-US" w:eastAsia="hu-HU" w:bidi="en-US"/>
        </w:rPr>
        <w:t>TSSs</w:t>
      </w:r>
      <w:r w:rsidR="009903E1" w:rsidRPr="0075606C">
        <w:rPr>
          <w:rFonts w:eastAsia="Arial"/>
          <w:bCs/>
          <w:lang w:val="en-US" w:eastAsia="hu-HU" w:bidi="en-US"/>
        </w:rPr>
        <w:t xml:space="preserve"> and complex transcripts </w:t>
      </w:r>
      <w:r w:rsidRPr="0075606C">
        <w:rPr>
          <w:rFonts w:eastAsia="Arial"/>
          <w:bCs/>
          <w:lang w:val="en-US" w:eastAsia="hu-HU" w:bidi="en-US"/>
        </w:rPr>
        <w:t xml:space="preserve">that frequently occur in viruses </w:t>
      </w:r>
      <w:r w:rsidRPr="0075606C">
        <w:rPr>
          <w:bCs/>
          <w:lang w:val="en-US" w:bidi="en-US"/>
        </w:rPr>
        <w:t>[</w:t>
      </w:r>
      <w:r w:rsidR="00373BF9" w:rsidRPr="0075606C">
        <w:rPr>
          <w:bCs/>
          <w:lang w:val="en-US" w:bidi="en-US"/>
        </w:rPr>
        <w:t>53</w:t>
      </w:r>
      <w:r w:rsidRPr="0075606C">
        <w:rPr>
          <w:bCs/>
          <w:lang w:val="en-US" w:bidi="en-US"/>
        </w:rPr>
        <w:t xml:space="preserve">]. </w:t>
      </w:r>
      <w:r w:rsidRPr="0075606C">
        <w:rPr>
          <w:rFonts w:eastAsia="Arial"/>
          <w:bCs/>
          <w:lang w:val="en-US" w:eastAsia="hu-HU" w:bidi="en-US"/>
        </w:rPr>
        <w:t xml:space="preserve">Tools such as StringTie2 and gff-compare, while effective for annotating standard eukaryotic transcripts, often </w:t>
      </w:r>
      <w:r w:rsidR="00BE1507" w:rsidRPr="0075606C">
        <w:rPr>
          <w:rFonts w:eastAsia="Arial"/>
          <w:bCs/>
          <w:lang w:val="en-US" w:eastAsia="hu-HU" w:bidi="en-US"/>
        </w:rPr>
        <w:t>assign</w:t>
      </w:r>
      <w:r w:rsidRPr="0075606C">
        <w:rPr>
          <w:rFonts w:eastAsia="Arial"/>
          <w:bCs/>
          <w:lang w:val="en-US" w:eastAsia="hu-HU" w:bidi="en-US"/>
        </w:rPr>
        <w:t xml:space="preserve"> shorter isoforms </w:t>
      </w:r>
      <w:r w:rsidR="00BE1507" w:rsidRPr="0075606C">
        <w:rPr>
          <w:rFonts w:eastAsia="Arial"/>
          <w:bCs/>
          <w:lang w:val="en-US" w:eastAsia="hu-HU" w:bidi="en-US"/>
        </w:rPr>
        <w:t>to the longest one</w:t>
      </w:r>
      <w:r w:rsidRPr="0075606C">
        <w:rPr>
          <w:rFonts w:eastAsia="Arial"/>
          <w:bCs/>
          <w:lang w:val="en-US" w:eastAsia="hu-HU" w:bidi="en-US"/>
        </w:rPr>
        <w:t xml:space="preserve">. This issue is exacerbated in viruses, where </w:t>
      </w:r>
      <w:r w:rsidR="000C5E3C" w:rsidRPr="0075606C">
        <w:rPr>
          <w:rFonts w:eastAsia="Arial"/>
          <w:bCs/>
          <w:lang w:val="en-US" w:eastAsia="hu-HU" w:bidi="en-US"/>
        </w:rPr>
        <w:t>multiple</w:t>
      </w:r>
      <w:r w:rsidRPr="0075606C">
        <w:rPr>
          <w:rFonts w:eastAsia="Arial"/>
          <w:bCs/>
          <w:lang w:val="en-US" w:eastAsia="hu-HU" w:bidi="en-US"/>
        </w:rPr>
        <w:t xml:space="preserve"> </w:t>
      </w:r>
      <w:r w:rsidR="001275A5" w:rsidRPr="0075606C">
        <w:rPr>
          <w:rFonts w:eastAsia="Arial"/>
          <w:bCs/>
          <w:lang w:val="en-US" w:eastAsia="hu-HU" w:bidi="en-US"/>
        </w:rPr>
        <w:t>transcription initiation</w:t>
      </w:r>
      <w:r w:rsidRPr="0075606C">
        <w:rPr>
          <w:rFonts w:eastAsia="Arial"/>
          <w:bCs/>
          <w:lang w:val="en-US" w:eastAsia="hu-HU" w:bidi="en-US"/>
        </w:rPr>
        <w:t xml:space="preserve"> and overlapping </w:t>
      </w:r>
      <w:r w:rsidR="001275A5" w:rsidRPr="0075606C">
        <w:rPr>
          <w:rFonts w:eastAsia="Arial"/>
          <w:bCs/>
          <w:lang w:val="en-US" w:eastAsia="hu-HU" w:bidi="en-US"/>
        </w:rPr>
        <w:t>transcripts</w:t>
      </w:r>
      <w:r w:rsidRPr="0075606C">
        <w:rPr>
          <w:rFonts w:eastAsia="Arial"/>
          <w:bCs/>
          <w:lang w:val="en-US" w:eastAsia="hu-HU" w:bidi="en-US"/>
        </w:rPr>
        <w:t xml:space="preserve"> create a dense genomic landscape. NAGATA, a pipeline reportedly applicable to viruses, has shown promise for native RNA sequencing data </w:t>
      </w:r>
      <w:r w:rsidRPr="0075606C">
        <w:rPr>
          <w:bCs/>
          <w:lang w:val="en-US" w:bidi="en-US"/>
        </w:rPr>
        <w:t xml:space="preserve">[38]. </w:t>
      </w:r>
      <w:r w:rsidRPr="0075606C">
        <w:rPr>
          <w:rFonts w:eastAsia="Arial"/>
          <w:bCs/>
          <w:lang w:val="en-US" w:eastAsia="hu-HU" w:bidi="en-US"/>
        </w:rPr>
        <w:t xml:space="preserve">However, it explicitly discards 5′ soft-clipped reads, </w:t>
      </w:r>
      <w:r w:rsidR="0090004A" w:rsidRPr="0075606C">
        <w:rPr>
          <w:rFonts w:eastAsia="Arial"/>
          <w:bCs/>
          <w:lang w:val="en-US" w:eastAsia="hu-HU" w:bidi="en-US"/>
        </w:rPr>
        <w:t>making it unsuitable for dcDNA-S</w:t>
      </w:r>
      <w:r w:rsidRPr="0075606C">
        <w:rPr>
          <w:rFonts w:eastAsia="Arial"/>
          <w:bCs/>
          <w:lang w:val="en-US" w:eastAsia="hu-HU" w:bidi="en-US"/>
        </w:rPr>
        <w:t xml:space="preserve">eq libraries </w:t>
      </w:r>
      <w:r w:rsidR="000706D7" w:rsidRPr="0075606C">
        <w:rPr>
          <w:rFonts w:eastAsia="Arial"/>
          <w:bCs/>
          <w:lang w:val="en-US" w:eastAsia="hu-HU" w:bidi="en-US"/>
        </w:rPr>
        <w:t>that rely on 5′-</w:t>
      </w:r>
      <w:r w:rsidRPr="0075606C">
        <w:rPr>
          <w:rFonts w:eastAsia="Arial"/>
          <w:bCs/>
          <w:lang w:val="en-US" w:eastAsia="hu-HU" w:bidi="en-US"/>
        </w:rPr>
        <w:t>adapter sequences to orient alignments. In contrast, our LoRTIA</w:t>
      </w:r>
      <w:r w:rsidR="000706D7" w:rsidRPr="0075606C">
        <w:rPr>
          <w:rFonts w:eastAsia="Arial"/>
          <w:bCs/>
          <w:lang w:val="en-US" w:eastAsia="hu-HU" w:bidi="en-US"/>
        </w:rPr>
        <w:t xml:space="preserve"> pipeline accommodates these 5′-</w:t>
      </w:r>
      <w:r w:rsidRPr="0075606C">
        <w:rPr>
          <w:rFonts w:eastAsia="Arial"/>
          <w:bCs/>
          <w:lang w:val="en-US" w:eastAsia="hu-HU" w:bidi="en-US"/>
        </w:rPr>
        <w:t>adapter sequences, using them to determine strand information</w:t>
      </w:r>
      <w:r w:rsidR="0090004A" w:rsidRPr="0075606C">
        <w:rPr>
          <w:rFonts w:eastAsia="Arial"/>
          <w:bCs/>
          <w:lang w:val="en-US" w:eastAsia="hu-HU" w:bidi="en-US"/>
        </w:rPr>
        <w:t xml:space="preserve"> and effectively process dcDNA-S</w:t>
      </w:r>
      <w:r w:rsidRPr="0075606C">
        <w:rPr>
          <w:rFonts w:eastAsia="Arial"/>
          <w:bCs/>
          <w:lang w:val="en-US" w:eastAsia="hu-HU" w:bidi="en-US"/>
        </w:rPr>
        <w:t>eq data. Nevertheless, LoRTIA also faces the fundamental challenge of distinguishing genuine 5′-truncated transcripts from artifacts introduced by incomplete reverse transcription or cytoplasmic mRNA recapping. T</w:t>
      </w:r>
      <w:r w:rsidR="00F15E9C" w:rsidRPr="0075606C">
        <w:rPr>
          <w:rFonts w:eastAsia="Arial"/>
          <w:bCs/>
          <w:lang w:val="en-US" w:eastAsia="hu-HU" w:bidi="en-US"/>
        </w:rPr>
        <w:t>he latter can generate novel 5′-</w:t>
      </w:r>
      <w:r w:rsidRPr="0075606C">
        <w:rPr>
          <w:rFonts w:eastAsia="Arial"/>
          <w:bCs/>
          <w:lang w:val="en-US" w:eastAsia="hu-HU" w:bidi="en-US"/>
        </w:rPr>
        <w:t xml:space="preserve">ends that may be biologically meaningful </w:t>
      </w:r>
      <w:r w:rsidRPr="0075606C">
        <w:rPr>
          <w:bCs/>
          <w:lang w:val="en-US" w:bidi="en-US"/>
        </w:rPr>
        <w:t>[</w:t>
      </w:r>
      <w:r w:rsidR="00373BF9" w:rsidRPr="0075606C">
        <w:rPr>
          <w:bCs/>
          <w:lang w:val="en-US" w:bidi="en-US"/>
        </w:rPr>
        <w:t>4</w:t>
      </w:r>
      <w:ins w:id="54" w:author="kakukb.biotech@gmail.com" w:date="2025-02-21T12:57:00Z">
        <w:r w:rsidR="001E3A34">
          <w:rPr>
            <w:bCs/>
            <w:lang w:val="en-US" w:bidi="en-US"/>
          </w:rPr>
          <w:t>2</w:t>
        </w:r>
      </w:ins>
      <w:del w:id="55" w:author="kakukb.biotech@gmail.com" w:date="2025-02-21T12:57:00Z">
        <w:r w:rsidR="00373BF9" w:rsidRPr="0075606C" w:rsidDel="001E3A34">
          <w:rPr>
            <w:bCs/>
            <w:lang w:val="en-US" w:bidi="en-US"/>
          </w:rPr>
          <w:delText>3</w:delText>
        </w:r>
      </w:del>
      <w:r w:rsidRPr="0075606C">
        <w:rPr>
          <w:bCs/>
          <w:lang w:val="en-US" w:bidi="en-US"/>
        </w:rPr>
        <w:t xml:space="preserve">], </w:t>
      </w:r>
      <w:r w:rsidRPr="0075606C">
        <w:rPr>
          <w:rFonts w:eastAsia="Arial"/>
          <w:bCs/>
          <w:lang w:val="en-US" w:eastAsia="hu-HU" w:bidi="en-US"/>
        </w:rPr>
        <w:t>but these risk being misidentified as legitimate viral TSSs without careful filtering.</w:t>
      </w:r>
    </w:p>
    <w:p w14:paraId="03D8C3D4" w14:textId="0B743471" w:rsidR="00FE0FDD" w:rsidRPr="0075606C" w:rsidRDefault="00FE0FDD" w:rsidP="00573600">
      <w:pPr>
        <w:pStyle w:val="NormlWeb"/>
        <w:spacing w:before="0" w:beforeAutospacing="0" w:after="120" w:afterAutospacing="0"/>
        <w:jc w:val="both"/>
        <w:rPr>
          <w:rFonts w:eastAsia="Arial"/>
          <w:bCs/>
          <w:lang w:val="en-US" w:eastAsia="hu-HU" w:bidi="en-US"/>
        </w:rPr>
      </w:pPr>
      <w:r w:rsidRPr="0075606C">
        <w:rPr>
          <w:rFonts w:eastAsia="Arial"/>
          <w:bCs/>
          <w:lang w:val="en-US" w:eastAsia="hu-HU" w:bidi="en-US"/>
        </w:rPr>
        <w:t xml:space="preserve">In view of these constraints, our study focused on capturing canonical full-length viral transcripts while also monitoring alternative TSSs and </w:t>
      </w:r>
      <w:r w:rsidR="00AA4A78" w:rsidRPr="0075606C">
        <w:rPr>
          <w:rFonts w:eastAsia="Arial"/>
          <w:bCs/>
          <w:lang w:val="en-US" w:eastAsia="hu-HU" w:bidi="en-US"/>
        </w:rPr>
        <w:t>TESs</w:t>
      </w:r>
      <w:r w:rsidRPr="0075606C">
        <w:rPr>
          <w:rFonts w:eastAsia="Arial"/>
          <w:bCs/>
          <w:lang w:val="en-US" w:eastAsia="hu-HU" w:bidi="en-US"/>
        </w:rPr>
        <w:t xml:space="preserve"> at lower abundance. By integratin</w:t>
      </w:r>
      <w:r w:rsidR="0090004A" w:rsidRPr="0075606C">
        <w:rPr>
          <w:rFonts w:eastAsia="Arial"/>
          <w:bCs/>
          <w:lang w:val="en-US" w:eastAsia="hu-HU" w:bidi="en-US"/>
        </w:rPr>
        <w:t xml:space="preserve">g multiple data sources (dcDNA-Seq, dRNA-Seq, and CAGE-Seq) and using different tools - </w:t>
      </w:r>
      <w:r w:rsidRPr="0075606C">
        <w:rPr>
          <w:rFonts w:eastAsia="Arial"/>
          <w:bCs/>
          <w:lang w:val="en-US" w:eastAsia="hu-HU" w:bidi="en-US"/>
        </w:rPr>
        <w:t>including LoRTIA for dcDNA</w:t>
      </w:r>
      <w:r w:rsidR="0090004A" w:rsidRPr="0075606C">
        <w:rPr>
          <w:rFonts w:eastAsia="Arial"/>
          <w:bCs/>
          <w:lang w:val="en-US" w:eastAsia="hu-HU" w:bidi="en-US"/>
        </w:rPr>
        <w:t>-Seq</w:t>
      </w:r>
      <w:r w:rsidRPr="0075606C">
        <w:rPr>
          <w:rFonts w:eastAsia="Arial"/>
          <w:bCs/>
          <w:lang w:val="en-US" w:eastAsia="hu-HU" w:bidi="en-US"/>
        </w:rPr>
        <w:t xml:space="preserve"> libraries and NAGATA for dRNA</w:t>
      </w:r>
      <w:r w:rsidR="0090004A" w:rsidRPr="0075606C">
        <w:rPr>
          <w:rFonts w:eastAsia="Arial"/>
          <w:bCs/>
          <w:lang w:val="en-US" w:eastAsia="hu-HU" w:bidi="en-US"/>
        </w:rPr>
        <w:t xml:space="preserve">-Seq data - </w:t>
      </w:r>
      <w:r w:rsidRPr="0075606C">
        <w:rPr>
          <w:rFonts w:eastAsia="Arial"/>
          <w:bCs/>
          <w:lang w:val="en-US" w:eastAsia="hu-HU" w:bidi="en-US"/>
        </w:rPr>
        <w:t xml:space="preserve">we applied stringent criteria, particularly for 5′-truncated transcripts, to minimize false positives without overlooking potentially </w:t>
      </w:r>
      <w:r w:rsidR="008E66E0" w:rsidRPr="0075606C">
        <w:rPr>
          <w:rFonts w:eastAsia="Arial"/>
          <w:bCs/>
          <w:lang w:val="en-US" w:eastAsia="hu-HU" w:bidi="en-US"/>
        </w:rPr>
        <w:t>functional</w:t>
      </w:r>
      <w:r w:rsidRPr="0075606C">
        <w:rPr>
          <w:rFonts w:eastAsia="Arial"/>
          <w:bCs/>
          <w:lang w:val="en-US" w:eastAsia="hu-HU" w:bidi="en-US"/>
        </w:rPr>
        <w:t xml:space="preserve"> low-abundance isoforms. Additionally, we performed a peak analysis on TSS clusters identified from the CAGE</w:t>
      </w:r>
      <w:r w:rsidR="000706D7" w:rsidRPr="0075606C">
        <w:rPr>
          <w:rFonts w:eastAsia="Arial"/>
          <w:bCs/>
          <w:lang w:val="en-US" w:eastAsia="hu-HU" w:bidi="en-US"/>
        </w:rPr>
        <w:t xml:space="preserve"> data (CAGEfightR), refining 5′-</w:t>
      </w:r>
      <w:r w:rsidRPr="0075606C">
        <w:rPr>
          <w:rFonts w:eastAsia="Arial"/>
          <w:bCs/>
          <w:lang w:val="en-US" w:eastAsia="hu-HU" w:bidi="en-US"/>
        </w:rPr>
        <w:t>boundaries using dcDNA</w:t>
      </w:r>
      <w:r w:rsidR="00D94003" w:rsidRPr="0075606C">
        <w:rPr>
          <w:rFonts w:eastAsia="Arial"/>
          <w:bCs/>
          <w:lang w:val="en-US" w:eastAsia="hu-HU" w:bidi="en-US"/>
        </w:rPr>
        <w:t>-Seq</w:t>
      </w:r>
      <w:r w:rsidRPr="0075606C">
        <w:rPr>
          <w:rFonts w:eastAsia="Arial"/>
          <w:bCs/>
          <w:lang w:val="en-US" w:eastAsia="hu-HU" w:bidi="en-US"/>
        </w:rPr>
        <w:t xml:space="preserve"> read counts. Together, these measures provide a robust, flexible strategy for accurately annotating viral transcripts under current methodological and computational constraints. </w:t>
      </w:r>
    </w:p>
    <w:p w14:paraId="5C543941" w14:textId="264BDD78" w:rsidR="0031603D" w:rsidRPr="0075606C" w:rsidRDefault="0031603D" w:rsidP="00573600">
      <w:pPr>
        <w:pStyle w:val="NormlWeb"/>
        <w:spacing w:before="0" w:beforeAutospacing="0" w:after="120" w:afterAutospacing="0"/>
        <w:jc w:val="both"/>
        <w:rPr>
          <w:rFonts w:eastAsia="Arial"/>
          <w:lang w:val="hu-HU"/>
        </w:rPr>
      </w:pPr>
      <w:r w:rsidRPr="0075606C">
        <w:rPr>
          <w:rFonts w:eastAsia="Arial"/>
          <w:lang w:val="en-US"/>
        </w:rPr>
        <w:t xml:space="preserve">In this work, we integrated dcDNA-Seq and CAGE-Seq data to create a comprehensive, time-resolved map of the EHV-1 transcriptome. By leveraging the strengths of each method - CAGE-Seq for high-resolution TSS identification and dcDNA-Seq for capturing full-length transcripts - we validated previously excluded transcripts and identified a substantial number </w:t>
      </w:r>
      <w:r w:rsidR="00BE1507" w:rsidRPr="0075606C">
        <w:rPr>
          <w:rFonts w:eastAsia="Arial"/>
          <w:lang w:val="en-US"/>
        </w:rPr>
        <w:t xml:space="preserve">of new isoforms. We </w:t>
      </w:r>
      <w:r w:rsidRPr="0075606C">
        <w:rPr>
          <w:rFonts w:eastAsia="Arial"/>
          <w:lang w:val="en-US"/>
        </w:rPr>
        <w:t>documented dynamic patterns of isoform switching, highlighting the</w:t>
      </w:r>
      <w:r w:rsidR="003A5386" w:rsidRPr="0075606C">
        <w:rPr>
          <w:rFonts w:eastAsia="Arial"/>
          <w:lang w:val="en-US"/>
        </w:rPr>
        <w:t xml:space="preserve"> complexity of EHV-1 transcriptome </w:t>
      </w:r>
      <w:r w:rsidRPr="0075606C">
        <w:rPr>
          <w:rFonts w:eastAsia="Arial"/>
          <w:lang w:val="en-US"/>
        </w:rPr>
        <w:t xml:space="preserve">beyond previous understanding. This integrated approach also enabled us to cluster </w:t>
      </w:r>
      <w:r w:rsidRPr="0075606C">
        <w:rPr>
          <w:rFonts w:eastAsia="Arial"/>
          <w:lang w:val="en-US"/>
        </w:rPr>
        <w:lastRenderedPageBreak/>
        <w:t xml:space="preserve">genes into </w:t>
      </w:r>
      <w:r w:rsidRPr="0075606C">
        <w:rPr>
          <w:rFonts w:eastAsia="Arial"/>
          <w:i/>
          <w:lang w:val="en-US"/>
        </w:rPr>
        <w:t>de novo</w:t>
      </w:r>
      <w:r w:rsidRPr="0075606C">
        <w:rPr>
          <w:rFonts w:eastAsia="Arial"/>
          <w:lang w:val="en-US"/>
        </w:rPr>
        <w:t xml:space="preserve"> kinetic classes, revealing overlapping temporal waves of expression that </w:t>
      </w:r>
      <w:r w:rsidR="00BE1507" w:rsidRPr="0075606C">
        <w:rPr>
          <w:rFonts w:eastAsia="Arial"/>
          <w:lang w:val="en-US"/>
        </w:rPr>
        <w:t>go beyond</w:t>
      </w:r>
      <w:r w:rsidRPr="0075606C">
        <w:rPr>
          <w:rFonts w:eastAsia="Arial"/>
          <w:lang w:val="en-US"/>
        </w:rPr>
        <w:t xml:space="preserve"> the traditional IE/E/L framework.</w:t>
      </w:r>
    </w:p>
    <w:p w14:paraId="5D3AC327" w14:textId="0DF0964D" w:rsidR="0031603D" w:rsidRPr="0075606C" w:rsidRDefault="0031603D" w:rsidP="00573600">
      <w:pPr>
        <w:pStyle w:val="NormlWeb"/>
        <w:spacing w:before="0" w:beforeAutospacing="0" w:after="120" w:afterAutospacing="0"/>
        <w:jc w:val="both"/>
        <w:rPr>
          <w:rFonts w:eastAsia="Arial"/>
          <w:lang w:val="en-US"/>
        </w:rPr>
      </w:pPr>
      <w:r w:rsidRPr="0075606C">
        <w:rPr>
          <w:rFonts w:eastAsia="Arial"/>
          <w:lang w:val="en-US"/>
        </w:rPr>
        <w:t>The implications of our findings are significant for understanding the regulatory strategies of EHV-1. The presence of numerous transcript isoforms and intricate splicing dynamics suggests that the virus employs multiple layers of</w:t>
      </w:r>
      <w:r w:rsidR="00C656B9" w:rsidRPr="0075606C">
        <w:rPr>
          <w:rFonts w:eastAsia="Arial"/>
          <w:lang w:val="en-US"/>
        </w:rPr>
        <w:t xml:space="preserve"> transcriptional and</w:t>
      </w:r>
      <w:r w:rsidRPr="0075606C">
        <w:rPr>
          <w:rFonts w:eastAsia="Arial"/>
          <w:lang w:val="en-US"/>
        </w:rPr>
        <w:t xml:space="preserve"> post-transcriptional control. Temporal shifts in isoform prevalence, along with alternative TSSs and TESs, indicate that EHV-1 enables the virus to respond flexibly to host conditions, optimize resource utilization, and orchestrate the production of viral components for efficient replication and spread. </w:t>
      </w:r>
    </w:p>
    <w:p w14:paraId="7112884D" w14:textId="1DF8BD85" w:rsidR="0024071F" w:rsidRPr="0075606C" w:rsidRDefault="000532CD" w:rsidP="00573600">
      <w:pPr>
        <w:pStyle w:val="NormlWeb"/>
        <w:spacing w:before="0" w:beforeAutospacing="0" w:after="120" w:afterAutospacing="0"/>
        <w:jc w:val="both"/>
        <w:rPr>
          <w:lang w:val="en-US"/>
        </w:rPr>
      </w:pPr>
      <w:r w:rsidRPr="0075606C">
        <w:rPr>
          <w:lang w:val="en-US"/>
        </w:rPr>
        <w:t>We believe that the significance of these isoforms arises not only from their coding capacity but also from their ability to physically inhibit the transcription of other genes through the process of transcriptional interference</w:t>
      </w:r>
      <w:r w:rsidR="008E66E0" w:rsidRPr="0075606C">
        <w:rPr>
          <w:vertAlign w:val="superscript"/>
          <w:lang w:val="en-US"/>
        </w:rPr>
        <w:t xml:space="preserve"> </w:t>
      </w:r>
      <w:r w:rsidR="008E66E0" w:rsidRPr="0075606C">
        <w:rPr>
          <w:lang w:val="en-US"/>
        </w:rPr>
        <w:fldChar w:fldCharType="begin"/>
      </w:r>
      <w:r w:rsidR="008E66E0" w:rsidRPr="0075606C">
        <w:rPr>
          <w:lang w:val="en-US"/>
        </w:rPr>
        <w:instrText xml:space="preserve"> ADDIN ZOTERO_ITEM CSL_CITATION {"citationID":"BE0Geak4","properties":{"formattedCitation":"[11]","plainCitation":"[11]","noteIndex":0},"citationItems":[{"id":320,"uris":["http://zotero.org/users/local/SrvbCAEb/items/TXHFEIBJ"],"itemData":{"id":320,"type":"article-journal","abstract":"Long-read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8E66E0" w:rsidRPr="0075606C">
        <w:rPr>
          <w:lang w:val="en-US"/>
        </w:rPr>
        <w:fldChar w:fldCharType="separate"/>
      </w:r>
      <w:r w:rsidR="008E66E0" w:rsidRPr="0075606C">
        <w:rPr>
          <w:lang w:val="en-US"/>
        </w:rPr>
        <w:t>[11]</w:t>
      </w:r>
      <w:r w:rsidR="008E66E0" w:rsidRPr="0075606C">
        <w:rPr>
          <w:lang w:val="en-US"/>
        </w:rPr>
        <w:fldChar w:fldCharType="end"/>
      </w:r>
      <w:r w:rsidRPr="0075606C">
        <w:rPr>
          <w:lang w:val="en-US"/>
        </w:rPr>
        <w:t>. For instanc</w:t>
      </w:r>
      <w:r w:rsidR="00010030" w:rsidRPr="0075606C">
        <w:rPr>
          <w:lang w:val="en-US"/>
        </w:rPr>
        <w:t>e, the early increase in the 5'-</w:t>
      </w:r>
      <w:r w:rsidRPr="0075606C">
        <w:rPr>
          <w:lang w:val="en-US"/>
        </w:rPr>
        <w:t xml:space="preserve">truncated isoform of </w:t>
      </w:r>
      <w:r w:rsidR="001C33C7" w:rsidRPr="0075606C">
        <w:rPr>
          <w:rStyle w:val="Kiemels2"/>
          <w:b w:val="0"/>
          <w:lang w:val="en-US"/>
        </w:rPr>
        <w:t>ORF</w:t>
      </w:r>
      <w:r w:rsidRPr="0075606C">
        <w:rPr>
          <w:rStyle w:val="Kiemels2"/>
          <w:b w:val="0"/>
          <w:lang w:val="en-US"/>
        </w:rPr>
        <w:t>11</w:t>
      </w:r>
      <w:r w:rsidRPr="0075606C">
        <w:rPr>
          <w:lang w:val="en-US"/>
        </w:rPr>
        <w:t xml:space="preserve"> could indicate a regulatory mechanism to quickly produce a necessary protein without the full-length transcript, while the later increase may reflect a need for the complete protein function in later stages. On the other hand, the steady increase in </w:t>
      </w:r>
      <w:r w:rsidR="001C33C7" w:rsidRPr="0075606C">
        <w:rPr>
          <w:rStyle w:val="Kiemels2"/>
          <w:b w:val="0"/>
          <w:lang w:val="en-US"/>
        </w:rPr>
        <w:t>ORF</w:t>
      </w:r>
      <w:r w:rsidRPr="0075606C">
        <w:rPr>
          <w:rStyle w:val="Kiemels2"/>
          <w:b w:val="0"/>
          <w:lang w:val="en-US"/>
        </w:rPr>
        <w:t>40</w:t>
      </w:r>
      <w:r w:rsidRPr="0075606C">
        <w:rPr>
          <w:lang w:val="en-US"/>
        </w:rPr>
        <w:t xml:space="preserve"> AT isoforms</w:t>
      </w:r>
      <w:r w:rsidR="000D74C0" w:rsidRPr="0075606C">
        <w:rPr>
          <w:lang w:val="en-US"/>
        </w:rPr>
        <w:t xml:space="preserve"> (TES variants)</w:t>
      </w:r>
      <w:r w:rsidRPr="0075606C">
        <w:rPr>
          <w:lang w:val="en-US"/>
        </w:rPr>
        <w:t xml:space="preserve"> suggests a role in interfering with the transcription initiation of its adjacent gene, the CTO, which is the most</w:t>
      </w:r>
      <w:r w:rsidR="00BE1507" w:rsidRPr="0075606C">
        <w:rPr>
          <w:lang w:val="en-US"/>
        </w:rPr>
        <w:t xml:space="preserve"> abundant non-coding transcript</w:t>
      </w:r>
      <w:r w:rsidRPr="0075606C">
        <w:rPr>
          <w:lang w:val="en-US"/>
        </w:rPr>
        <w:t>.</w:t>
      </w:r>
    </w:p>
    <w:p w14:paraId="12DF48AA" w14:textId="3D3D2200" w:rsidR="0031603D" w:rsidRPr="00E24243" w:rsidRDefault="0031603D" w:rsidP="00573600">
      <w:pPr>
        <w:spacing w:after="120" w:line="240" w:lineRule="auto"/>
        <w:jc w:val="both"/>
        <w:rPr>
          <w:rFonts w:ascii="Times New Roman" w:hAnsi="Times New Roman" w:cs="Times New Roman"/>
          <w:b/>
          <w:sz w:val="28"/>
          <w:lang w:val="en-US"/>
        </w:rPr>
      </w:pPr>
      <w:r w:rsidRPr="0075606C">
        <w:rPr>
          <w:rFonts w:ascii="Times New Roman" w:hAnsi="Times New Roman" w:cs="Times New Roman"/>
          <w:sz w:val="24"/>
          <w:lang w:val="en-US"/>
        </w:rPr>
        <w:t xml:space="preserve">Taken together, our results emphasize that EHV-1 gene regulation is governed by a sophisticated and </w:t>
      </w:r>
      <w:r w:rsidR="00752A46" w:rsidRPr="0075606C">
        <w:rPr>
          <w:rFonts w:ascii="Times New Roman" w:hAnsi="Times New Roman" w:cs="Times New Roman"/>
          <w:sz w:val="24"/>
          <w:lang w:val="en-US"/>
        </w:rPr>
        <w:t>multi-layered</w:t>
      </w:r>
      <w:r w:rsidRPr="0075606C">
        <w:rPr>
          <w:rFonts w:ascii="Times New Roman" w:hAnsi="Times New Roman" w:cs="Times New Roman"/>
          <w:sz w:val="24"/>
          <w:lang w:val="en-US"/>
        </w:rPr>
        <w:t xml:space="preserve"> transcriptional program. By delineating the full complement of viral transcripts </w:t>
      </w:r>
      <w:r w:rsidRPr="00E24243">
        <w:rPr>
          <w:rFonts w:ascii="Times New Roman" w:hAnsi="Times New Roman" w:cs="Times New Roman"/>
          <w:sz w:val="24"/>
          <w:lang w:val="en-US"/>
        </w:rPr>
        <w:t>and their temporal patterns</w:t>
      </w:r>
      <w:r w:rsidR="00CA02F5" w:rsidRPr="00E24243">
        <w:rPr>
          <w:rFonts w:ascii="Times New Roman" w:eastAsia="Times New Roman" w:hAnsi="Times New Roman" w:cs="Times New Roman"/>
          <w:sz w:val="24"/>
          <w:szCs w:val="24"/>
          <w:lang w:val="en-US" w:eastAsia="en-GB"/>
        </w:rPr>
        <w:t xml:space="preserve"> - </w:t>
      </w:r>
      <w:r w:rsidRPr="00E24243">
        <w:rPr>
          <w:rFonts w:ascii="Times New Roman" w:hAnsi="Times New Roman" w:cs="Times New Roman"/>
          <w:sz w:val="24"/>
          <w:lang w:val="en-US"/>
        </w:rPr>
        <w:t>including isoform switching</w:t>
      </w:r>
      <w:r w:rsidR="00CA02F5" w:rsidRPr="00E24243">
        <w:rPr>
          <w:rFonts w:ascii="Times New Roman" w:eastAsia="Times New Roman" w:hAnsi="Times New Roman" w:cs="Times New Roman"/>
          <w:sz w:val="24"/>
          <w:szCs w:val="24"/>
          <w:lang w:val="en-US" w:eastAsia="en-GB"/>
        </w:rPr>
        <w:t xml:space="preserve"> </w:t>
      </w:r>
      <w:r w:rsidR="00F33112" w:rsidRPr="00E24243">
        <w:rPr>
          <w:rFonts w:ascii="Times New Roman" w:eastAsia="Times New Roman" w:hAnsi="Times New Roman" w:cs="Times New Roman"/>
          <w:sz w:val="24"/>
          <w:szCs w:val="24"/>
          <w:lang w:val="en-US" w:eastAsia="en-GB"/>
        </w:rPr>
        <w:t>–</w:t>
      </w:r>
      <w:r w:rsidR="00CA02F5" w:rsidRPr="00E24243">
        <w:rPr>
          <w:rFonts w:ascii="Times New Roman" w:eastAsia="Times New Roman" w:hAnsi="Times New Roman" w:cs="Times New Roman"/>
          <w:sz w:val="24"/>
          <w:szCs w:val="24"/>
          <w:lang w:val="en-US" w:eastAsia="en-GB"/>
        </w:rPr>
        <w:t xml:space="preserve"> </w:t>
      </w:r>
      <w:r w:rsidR="00F33112" w:rsidRPr="00E24243">
        <w:rPr>
          <w:rFonts w:ascii="Times New Roman" w:hAnsi="Times New Roman" w:cs="Times New Roman"/>
          <w:sz w:val="24"/>
          <w:lang w:val="en-US"/>
        </w:rPr>
        <w:t>our data</w:t>
      </w:r>
      <w:r w:rsidRPr="00E24243">
        <w:rPr>
          <w:rFonts w:ascii="Times New Roman" w:hAnsi="Times New Roman" w:cs="Times New Roman"/>
          <w:sz w:val="24"/>
          <w:lang w:val="en-US"/>
        </w:rPr>
        <w:t xml:space="preserve"> provide a </w:t>
      </w:r>
      <w:r w:rsidR="00CA02F5" w:rsidRPr="00E24243">
        <w:rPr>
          <w:rFonts w:ascii="Times New Roman" w:eastAsia="Times New Roman" w:hAnsi="Times New Roman" w:cs="Times New Roman"/>
          <w:sz w:val="24"/>
          <w:szCs w:val="24"/>
          <w:lang w:val="en-US" w:eastAsia="en-GB"/>
        </w:rPr>
        <w:t xml:space="preserve">solid </w:t>
      </w:r>
      <w:r w:rsidRPr="00E24243">
        <w:rPr>
          <w:rFonts w:ascii="Times New Roman" w:hAnsi="Times New Roman" w:cs="Times New Roman"/>
          <w:sz w:val="24"/>
          <w:lang w:val="en-US"/>
        </w:rPr>
        <w:t xml:space="preserve">foundation for future studies to unravel the molecular mechanisms underlying viral replication and pathogenesis. </w:t>
      </w:r>
    </w:p>
    <w:p w14:paraId="7A26DAC8" w14:textId="77777777" w:rsidR="00CA02F5" w:rsidRPr="00E24243" w:rsidRDefault="00CA02F5" w:rsidP="00573600">
      <w:pPr>
        <w:spacing w:after="120" w:line="240" w:lineRule="auto"/>
        <w:jc w:val="both"/>
        <w:rPr>
          <w:rFonts w:ascii="Times New Roman" w:eastAsia="Georgia" w:hAnsi="Times New Roman" w:cs="Times New Roman"/>
          <w:bCs/>
          <w:sz w:val="24"/>
          <w:szCs w:val="24"/>
          <w:lang w:val="en-US"/>
        </w:rPr>
      </w:pPr>
    </w:p>
    <w:p w14:paraId="7C66402E" w14:textId="79B92D01" w:rsidR="009D7FCD" w:rsidRPr="00E24243" w:rsidRDefault="009418A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E24243">
        <w:rPr>
          <w:rFonts w:ascii="Times New Roman" w:hAnsi="Times New Roman" w:cs="Times New Roman"/>
          <w:b/>
          <w:sz w:val="28"/>
          <w:lang w:val="en-US"/>
        </w:rPr>
        <w:t xml:space="preserve">Data availability: </w:t>
      </w:r>
    </w:p>
    <w:p w14:paraId="2271C16B" w14:textId="7EA433DA" w:rsidR="009418A2" w:rsidRPr="00E24243" w:rsidRDefault="009418A2"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 sequencing datasets generated in this study are available at the European Nucleotide Archive under the accession: PRJEB52190 and PRJEB6233.</w:t>
      </w:r>
    </w:p>
    <w:p w14:paraId="30E8A48F" w14:textId="7197B999" w:rsidR="007C3DFE" w:rsidRDefault="005B7006" w:rsidP="00573600">
      <w:pPr>
        <w:spacing w:after="120" w:line="240" w:lineRule="auto"/>
        <w:jc w:val="both"/>
        <w:rPr>
          <w:rStyle w:val="Hiperhivatkozs"/>
          <w:rFonts w:ascii="Times New Roman" w:hAnsi="Times New Roman" w:cs="Times New Roman"/>
          <w:sz w:val="24"/>
          <w:lang w:val="en-US"/>
        </w:rPr>
      </w:pPr>
      <w:r w:rsidRPr="00E24243">
        <w:rPr>
          <w:rFonts w:ascii="Times New Roman" w:hAnsi="Times New Roman" w:cs="Times New Roman"/>
          <w:sz w:val="24"/>
          <w:lang w:val="en-US"/>
        </w:rPr>
        <w:t xml:space="preserve">The R codes used to perform the analysis and generate the plots are available at: </w:t>
      </w:r>
      <w:hyperlink r:id="rId12" w:history="1">
        <w:r w:rsidR="00255C4E" w:rsidRPr="008814E3">
          <w:rPr>
            <w:rStyle w:val="Hiperhivatkozs"/>
            <w:rFonts w:ascii="Times New Roman" w:hAnsi="Times New Roman" w:cs="Times New Roman"/>
            <w:sz w:val="24"/>
            <w:lang w:val="en-US"/>
          </w:rPr>
          <w:t>https://github.com/Balays/EHV-1-dynamic</w:t>
        </w:r>
      </w:hyperlink>
    </w:p>
    <w:p w14:paraId="64B81FEF" w14:textId="77777777" w:rsidR="005B59C1" w:rsidRPr="008814E3" w:rsidRDefault="005B59C1" w:rsidP="00573600">
      <w:pPr>
        <w:spacing w:after="120" w:line="240" w:lineRule="auto"/>
        <w:jc w:val="both"/>
        <w:rPr>
          <w:rFonts w:ascii="Times New Roman" w:hAnsi="Times New Roman" w:cs="Times New Roman"/>
          <w:color w:val="7030A0"/>
          <w:sz w:val="24"/>
          <w:lang w:val="en-US"/>
        </w:rPr>
      </w:pPr>
    </w:p>
    <w:p w14:paraId="13EB02D0" w14:textId="780F4B87" w:rsidR="005B59C1" w:rsidRPr="008814E3" w:rsidDel="00F75805" w:rsidRDefault="005B59C1" w:rsidP="00573600">
      <w:pPr>
        <w:spacing w:after="120" w:line="240" w:lineRule="auto"/>
        <w:jc w:val="both"/>
        <w:rPr>
          <w:moveFrom w:id="56" w:author="Tombácz Dóra" w:date="2025-02-20T20:58:00Z"/>
          <w:rFonts w:ascii="Times New Roman" w:hAnsi="Times New Roman" w:cs="Times New Roman"/>
          <w:b/>
          <w:sz w:val="24"/>
          <w:lang w:val="en-US"/>
        </w:rPr>
      </w:pPr>
      <w:moveFromRangeStart w:id="57" w:author="Tombácz Dóra" w:date="2025-02-20T20:58:00Z" w:name="move190977508"/>
      <w:moveFrom w:id="58" w:author="Tombácz Dóra" w:date="2025-02-20T20:58:00Z">
        <w:r w:rsidRPr="008814E3" w:rsidDel="00F75805">
          <w:rPr>
            <w:rFonts w:ascii="Times New Roman" w:hAnsi="Times New Roman" w:cs="Times New Roman"/>
            <w:b/>
            <w:sz w:val="24"/>
            <w:lang w:val="en-US"/>
          </w:rPr>
          <w:t>Ethics statement</w:t>
        </w:r>
      </w:moveFrom>
    </w:p>
    <w:p w14:paraId="39D79990" w14:textId="2573E6B6" w:rsidR="005B59C1" w:rsidRPr="008814E3" w:rsidDel="00F75805" w:rsidRDefault="005B59C1" w:rsidP="00573600">
      <w:pPr>
        <w:spacing w:after="120" w:line="240" w:lineRule="auto"/>
        <w:jc w:val="both"/>
        <w:rPr>
          <w:moveFrom w:id="59" w:author="Tombácz Dóra" w:date="2025-02-20T20:58:00Z"/>
          <w:rFonts w:ascii="Times New Roman" w:hAnsi="Times New Roman" w:cs="Times New Roman"/>
          <w:sz w:val="24"/>
          <w:lang w:val="en-US"/>
        </w:rPr>
      </w:pPr>
      <w:moveFrom w:id="60" w:author="Tombácz Dóra" w:date="2025-02-20T20:58:00Z">
        <w:r w:rsidRPr="008814E3" w:rsidDel="00F75805">
          <w:rPr>
            <w:rFonts w:ascii="Times New Roman" w:hAnsi="Times New Roman" w:cs="Times New Roman"/>
            <w:sz w:val="24"/>
            <w:lang w:val="en-US"/>
          </w:rPr>
          <w:t>Ethics approval is "Not Applicable," as no animal experiments were performed.</w:t>
        </w:r>
      </w:moveFrom>
    </w:p>
    <w:moveFromRangeEnd w:id="57"/>
    <w:p w14:paraId="27D2407D" w14:textId="661F13A1" w:rsidR="00255C4E" w:rsidRPr="008814E3" w:rsidDel="00F75805" w:rsidRDefault="00255C4E" w:rsidP="00573600">
      <w:pPr>
        <w:spacing w:after="120" w:line="240" w:lineRule="auto"/>
        <w:jc w:val="both"/>
        <w:rPr>
          <w:del w:id="61" w:author="Tombácz Dóra" w:date="2025-02-20T20:58:00Z"/>
          <w:rFonts w:ascii="Times New Roman" w:hAnsi="Times New Roman" w:cs="Times New Roman"/>
          <w:color w:val="7030A0"/>
          <w:sz w:val="24"/>
          <w:lang w:val="en-US"/>
        </w:rPr>
      </w:pPr>
    </w:p>
    <w:p w14:paraId="230905D2" w14:textId="77777777" w:rsidR="005D6F09" w:rsidRPr="008814E3" w:rsidRDefault="005D6F09" w:rsidP="005D6F09">
      <w:pPr>
        <w:pStyle w:val="Cmsor2"/>
        <w:keepNext w:val="0"/>
        <w:keepLines w:val="0"/>
        <w:shd w:val="clear" w:color="auto" w:fill="FFFFFF"/>
        <w:spacing w:before="0" w:line="240" w:lineRule="auto"/>
        <w:jc w:val="both"/>
        <w:rPr>
          <w:rFonts w:ascii="Times New Roman" w:hAnsi="Times New Roman" w:cs="Times New Roman"/>
          <w:color w:val="020202"/>
          <w:lang w:val="en-US"/>
        </w:rPr>
      </w:pPr>
      <w:r w:rsidRPr="008814E3">
        <w:rPr>
          <w:rFonts w:ascii="Times New Roman" w:hAnsi="Times New Roman" w:cs="Times New Roman"/>
          <w:b/>
          <w:color w:val="020202"/>
          <w:sz w:val="28"/>
          <w:lang w:val="en-US"/>
        </w:rPr>
        <w:t>References</w:t>
      </w:r>
    </w:p>
    <w:p w14:paraId="2C310B9A"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Style w:val="Hiperhivatkozs"/>
          <w:rFonts w:ascii="Times New Roman" w:hAnsi="Times New Roman" w:cs="Times New Roman"/>
          <w:color w:val="auto"/>
          <w:sz w:val="24"/>
          <w:lang w:val="en-US"/>
        </w:rPr>
        <w:fldChar w:fldCharType="begin"/>
      </w:r>
      <w:r w:rsidRPr="00E24243">
        <w:rPr>
          <w:rStyle w:val="Hiperhivatkozs"/>
          <w:rFonts w:ascii="Times New Roman" w:hAnsi="Times New Roman" w:cs="Times New Roman"/>
          <w:color w:val="auto"/>
          <w:sz w:val="24"/>
          <w:szCs w:val="24"/>
          <w:lang w:val="en-US"/>
        </w:rPr>
        <w:instrText xml:space="preserve"> ADDIN ZOTERO_BIBL {"uncited":[],"omitted":[],"custom":[]} CSL_BIBLIOGRAPHY </w:instrText>
      </w:r>
      <w:r w:rsidRPr="00E24243">
        <w:rPr>
          <w:rStyle w:val="Hiperhivatkozs"/>
          <w:rFonts w:ascii="Times New Roman" w:hAnsi="Times New Roman" w:cs="Times New Roman"/>
          <w:color w:val="auto"/>
          <w:sz w:val="24"/>
          <w:lang w:val="en-US"/>
        </w:rPr>
        <w:fldChar w:fldCharType="separate"/>
      </w:r>
      <w:r w:rsidRPr="00E24243">
        <w:rPr>
          <w:rFonts w:ascii="Times New Roman" w:hAnsi="Times New Roman" w:cs="Times New Roman"/>
          <w:sz w:val="24"/>
          <w:lang w:val="en-US"/>
        </w:rPr>
        <w:t xml:space="preserve">1. </w:t>
      </w:r>
      <w:r w:rsidRPr="00E24243">
        <w:rPr>
          <w:rFonts w:ascii="Times New Roman" w:hAnsi="Times New Roman" w:cs="Times New Roman"/>
          <w:sz w:val="24"/>
          <w:lang w:val="en-US"/>
        </w:rPr>
        <w:tab/>
        <w:t xml:space="preserve">O’Callaghan DHR. Encyclopedia of Virology. Academic Press, Harcourt Brace &amp; Company. 1994;5. </w:t>
      </w:r>
    </w:p>
    <w:p w14:paraId="7096E344"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 </w:t>
      </w:r>
      <w:r w:rsidRPr="00E24243">
        <w:rPr>
          <w:rFonts w:ascii="Times New Roman" w:hAnsi="Times New Roman" w:cs="Times New Roman"/>
          <w:sz w:val="24"/>
          <w:lang w:val="en-US"/>
        </w:rPr>
        <w:tab/>
        <w:t>Carroll CL, Westbury HA. Isolation of equine herpesvirus 1 from the brain of a horse affected with paresis. Aust Vet J. 1985;62: 345–346. doi:10.1111/j.1751-0813.1985.tb07660.x</w:t>
      </w:r>
    </w:p>
    <w:p w14:paraId="67999D1D" w14:textId="77777777" w:rsidR="005D6F09" w:rsidRPr="00E24243" w:rsidRDefault="005D6F09" w:rsidP="005D6F09">
      <w:pPr>
        <w:pStyle w:val="Irodalomjegyzk"/>
        <w:spacing w:after="120"/>
        <w:jc w:val="both"/>
        <w:rPr>
          <w:rFonts w:ascii="Times New Roman" w:hAnsi="Times New Roman" w:cs="Times New Roman"/>
          <w:sz w:val="24"/>
          <w:lang w:val="de-DE"/>
        </w:rPr>
      </w:pPr>
      <w:r w:rsidRPr="00E24243">
        <w:rPr>
          <w:rFonts w:ascii="Times New Roman" w:hAnsi="Times New Roman" w:cs="Times New Roman"/>
          <w:sz w:val="24"/>
          <w:lang w:val="en-US"/>
        </w:rPr>
        <w:t xml:space="preserve">3. </w:t>
      </w:r>
      <w:r w:rsidRPr="00E24243">
        <w:rPr>
          <w:rFonts w:ascii="Times New Roman" w:hAnsi="Times New Roman" w:cs="Times New Roman"/>
          <w:sz w:val="24"/>
          <w:lang w:val="en-US"/>
        </w:rPr>
        <w:tab/>
        <w:t xml:space="preserve">Webster RG, Granoff A. Equine Herpesvirus in Encyclopedia of Virology. </w:t>
      </w:r>
      <w:r w:rsidRPr="00E24243">
        <w:rPr>
          <w:rFonts w:ascii="Times New Roman" w:hAnsi="Times New Roman" w:cs="Times New Roman"/>
          <w:sz w:val="24"/>
          <w:lang w:val="de-DE"/>
        </w:rPr>
        <w:t xml:space="preserve">1994. </w:t>
      </w:r>
    </w:p>
    <w:p w14:paraId="0B2D53A8"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de-DE"/>
        </w:rPr>
        <w:t xml:space="preserve">4. </w:t>
      </w:r>
      <w:r w:rsidRPr="00E24243">
        <w:rPr>
          <w:rFonts w:ascii="Times New Roman" w:hAnsi="Times New Roman" w:cs="Times New Roman"/>
          <w:sz w:val="24"/>
          <w:lang w:val="de-DE"/>
        </w:rPr>
        <w:tab/>
        <w:t xml:space="preserve">Roizmann B, Desrosiers RC, Fleckenstein B, Lopez C, Minson AC, Studdert MJ. </w:t>
      </w:r>
      <w:r w:rsidRPr="00E24243">
        <w:rPr>
          <w:rFonts w:ascii="Times New Roman" w:hAnsi="Times New Roman" w:cs="Times New Roman"/>
          <w:sz w:val="24"/>
          <w:lang w:val="en-US"/>
        </w:rPr>
        <w:t>The family Herpesviridae: an update. The Herpesvirus Study Group of the International Committee on Taxonomy of Viruses. Arch Virol. 1992;123: 425–449. doi:10.1007/BF01317276</w:t>
      </w:r>
    </w:p>
    <w:p w14:paraId="64EEF9A5"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5. </w:t>
      </w:r>
      <w:r w:rsidRPr="00E24243">
        <w:rPr>
          <w:rFonts w:ascii="Times New Roman" w:hAnsi="Times New Roman" w:cs="Times New Roman"/>
          <w:sz w:val="24"/>
          <w:lang w:val="en-US"/>
        </w:rPr>
        <w:tab/>
        <w:t>Telford EA, Watson MS, McBride K, Davison AJ. The DNA sequence of equine herpesvirus-1. Virology. 1992;189: 304–316. doi:10.1016/0042-6822(92)90706-u</w:t>
      </w:r>
    </w:p>
    <w:p w14:paraId="3EEC0FD3"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6. </w:t>
      </w:r>
      <w:r w:rsidRPr="00E24243">
        <w:rPr>
          <w:rFonts w:ascii="Times New Roman" w:hAnsi="Times New Roman" w:cs="Times New Roman"/>
          <w:sz w:val="24"/>
          <w:lang w:val="en-US"/>
        </w:rPr>
        <w:tab/>
        <w:t xml:space="preserve">Allen, G., Kydd, J., Slater, J., and Smith, K. Equid herpesvirus 1 and equid herpesvirus 4 infections. Infect Dis Livest 2. 2004; 829–859. </w:t>
      </w:r>
    </w:p>
    <w:p w14:paraId="0127E62D"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7. </w:t>
      </w:r>
      <w:r w:rsidRPr="00E24243">
        <w:rPr>
          <w:rFonts w:ascii="Times New Roman" w:hAnsi="Times New Roman" w:cs="Times New Roman"/>
          <w:sz w:val="24"/>
          <w:lang w:val="en-US"/>
        </w:rPr>
        <w:tab/>
        <w:t>Paillot R, Case R, Ross J, Newton R, Nugent J. Equine Herpes Virus-1: Virus, Immunity and Vaccines. The Open Veterinary Science Journal. 2008;2. https://benthamopen.com/ABSTRACT/TOVSJ-2-68</w:t>
      </w:r>
    </w:p>
    <w:p w14:paraId="72B5FBA0"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lastRenderedPageBreak/>
        <w:t xml:space="preserve">8. </w:t>
      </w:r>
      <w:r w:rsidRPr="00E24243">
        <w:rPr>
          <w:rFonts w:ascii="Times New Roman" w:hAnsi="Times New Roman" w:cs="Times New Roman"/>
          <w:sz w:val="24"/>
          <w:lang w:val="en-US"/>
        </w:rPr>
        <w:tab/>
        <w:t>Caughman GB, Staczek J, O’Callaghan DJ. Equine herpesvirus type 1 infected cell polypeptides: evidence for immediate early/early/late regulation of viral gene expression. Virology. 1985;145: 49–61. doi:10.1016/0042-6822(85)90200-4</w:t>
      </w:r>
    </w:p>
    <w:p w14:paraId="4A831A91"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9. </w:t>
      </w:r>
      <w:r w:rsidRPr="00E24243">
        <w:rPr>
          <w:rFonts w:ascii="Times New Roman" w:hAnsi="Times New Roman" w:cs="Times New Roman"/>
          <w:sz w:val="24"/>
          <w:lang w:val="en-US"/>
        </w:rPr>
        <w:tab/>
        <w:t>Kim SK, Jang HK, Albrecht RA, Derbigny WA, Zhang Y, O’Callaghan DJ. Interaction of the equine herpesvirus 1 EICP0 protein with the immediate-early (IE) protein, TFIIB, and TBP may mediate the antagonism between the IE and EICP0 proteins. J Virol. 2003;77: 2675–2685. doi:10.1128/jvi.77.4.2675-2685.2003</w:t>
      </w:r>
    </w:p>
    <w:p w14:paraId="229F1235"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10. </w:t>
      </w:r>
      <w:r w:rsidRPr="00E24243">
        <w:rPr>
          <w:rFonts w:ascii="Times New Roman" w:hAnsi="Times New Roman" w:cs="Times New Roman"/>
          <w:sz w:val="24"/>
          <w:lang w:val="en-US"/>
        </w:rPr>
        <w:tab/>
        <w:t>Gray WL, Baumann RP, Robertson AT, Caughman GB, O’Callaghan DJ, Staczek J. Regulation of equine herpesvirus type 1 gene expression: characterization of immediate early, early, and late transcription. Virology. 1987;158: 79–87. doi:10.1016/0042-6822(87)90240-6</w:t>
      </w:r>
    </w:p>
    <w:p w14:paraId="4B8A3373"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11. </w:t>
      </w:r>
      <w:r w:rsidRPr="00E24243">
        <w:rPr>
          <w:rFonts w:ascii="Times New Roman" w:hAnsi="Times New Roman" w:cs="Times New Roman"/>
          <w:sz w:val="24"/>
          <w:lang w:val="en-US"/>
        </w:rPr>
        <w:tab/>
        <w:t>Boldogkői Z, Moldován N, Balázs Z, Snyder M, Tombácz D. Long-Read Sequencing – A Powerful Tool in Viral Transcriptome Research. Trends in Microbiology. 2019;27: 578–592. doi:10.1016/j.tim.2019.01.010</w:t>
      </w:r>
    </w:p>
    <w:p w14:paraId="0FE4A57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12. </w:t>
      </w:r>
      <w:r w:rsidRPr="00E24243">
        <w:rPr>
          <w:rFonts w:ascii="Times New Roman" w:hAnsi="Times New Roman" w:cs="Times New Roman"/>
          <w:sz w:val="24"/>
          <w:lang w:val="en-US"/>
        </w:rPr>
        <w:tab/>
        <w:t>Laver T, Harrison J, O’Neill PA, Moore K, Farbos A, Paszkiewicz K, et al. Assessing the performance of the Oxford Nanopore Technologies MinION. Biomol Detect Quantif. 2015;3: 1–8. doi:10.1016/j.bdq.2015.02.001</w:t>
      </w:r>
    </w:p>
    <w:p w14:paraId="51AC5BCF"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13. </w:t>
      </w:r>
      <w:r w:rsidRPr="00E24243">
        <w:rPr>
          <w:rFonts w:ascii="Times New Roman" w:hAnsi="Times New Roman" w:cs="Times New Roman"/>
          <w:sz w:val="24"/>
          <w:lang w:val="en-US"/>
        </w:rPr>
        <w:tab/>
        <w:t>Rhoads A, Au KF. PacBio Sequencing and Its Applications. Genomics Proteomics Bioinformatics. 2015;13: 278–289. doi:10.1016/j.gpb.2015.08.002</w:t>
      </w:r>
    </w:p>
    <w:p w14:paraId="5C4AFA0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14. </w:t>
      </w:r>
      <w:r w:rsidRPr="00E24243">
        <w:rPr>
          <w:rFonts w:ascii="Times New Roman" w:hAnsi="Times New Roman" w:cs="Times New Roman"/>
          <w:sz w:val="24"/>
          <w:lang w:val="en-US"/>
        </w:rPr>
        <w:tab/>
        <w:t>Irimia M, Weatheritt RJ, Ellis JD, Parikshak NN, Gonatopoulos-Pournatzis T, Babor M, et al. A highly conserved program of neuronal microexons is misregulated in autistic brains. Cell. 2014;159: 1511–1523. doi:10.1016/j.cell.2014.11.035</w:t>
      </w:r>
    </w:p>
    <w:p w14:paraId="4366B29D"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15. </w:t>
      </w:r>
      <w:r w:rsidRPr="00E24243">
        <w:rPr>
          <w:rFonts w:ascii="Times New Roman" w:hAnsi="Times New Roman" w:cs="Times New Roman"/>
          <w:sz w:val="24"/>
          <w:lang w:val="en-US"/>
        </w:rPr>
        <w:tab/>
        <w:t>Tombácz D, Csabai Z, Oláh P, Balázs Z, Likó I, Zsigmond L, et al. Full-Length Isoform Sequencing Reveals Novel Transcripts and Substantial Transcriptional Overlaps in a Herpesvirus. PLOS ONE. 2016;11: e0162868. doi:10.1371/journal.pone.0162868</w:t>
      </w:r>
    </w:p>
    <w:p w14:paraId="55DF033B"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16. </w:t>
      </w:r>
      <w:r w:rsidRPr="00E24243">
        <w:rPr>
          <w:rFonts w:ascii="Times New Roman" w:hAnsi="Times New Roman" w:cs="Times New Roman"/>
          <w:sz w:val="24"/>
          <w:lang w:val="en-US"/>
        </w:rPr>
        <w:tab/>
        <w:t>Moldován N, Tombácz D, Szűcs A, Csabai Z, Snyder M, Boldogkői Z. Multi-Platform Sequencing Approach Reveals a Novel Transcriptome Profile in Pseudorabies Virus. Frontiers in Microbiology. 2018;8. https://www.frontiersin.org/articles/10.3389/fmicb.2017.02708</w:t>
      </w:r>
    </w:p>
    <w:p w14:paraId="678BD23C"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17. </w:t>
      </w:r>
      <w:r w:rsidRPr="00E24243">
        <w:rPr>
          <w:rFonts w:ascii="Times New Roman" w:hAnsi="Times New Roman" w:cs="Times New Roman"/>
          <w:sz w:val="24"/>
          <w:lang w:val="en-US"/>
        </w:rPr>
        <w:tab/>
        <w:t>Tombácz D, Moldován N, Balázs Z, Gulyás G, Csabai Z, Boldogkői M, et al. Multiple Long-Read Sequencing Survey of Herpes Simplex Virus Dynamic Transcriptome. Front Genet. 2019;10: 834. doi:10.3389/fgene.2019.00834</w:t>
      </w:r>
    </w:p>
    <w:p w14:paraId="7A0D45E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18. </w:t>
      </w:r>
      <w:r w:rsidRPr="00E24243">
        <w:rPr>
          <w:rFonts w:ascii="Times New Roman" w:hAnsi="Times New Roman" w:cs="Times New Roman"/>
          <w:sz w:val="24"/>
          <w:lang w:val="en-US"/>
        </w:rPr>
        <w:tab/>
        <w:t>Balázs Z, Tombácz D, Csabai Z, Moldován N, Snyder M, Boldogkői Z. Template-switching artifacts resemble alternative polyadenylation. BMC Genomics. 2019;20: 824. doi:10.1186/s12864-019-6199-7</w:t>
      </w:r>
    </w:p>
    <w:p w14:paraId="6A3F7D4A"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19. </w:t>
      </w:r>
      <w:r w:rsidRPr="00E24243">
        <w:rPr>
          <w:rFonts w:ascii="Times New Roman" w:hAnsi="Times New Roman" w:cs="Times New Roman"/>
          <w:sz w:val="24"/>
          <w:lang w:val="en-US"/>
        </w:rPr>
        <w:tab/>
        <w:t>Torma G, Tombácz D, Moldován N, Fülöp Á, Prazsák I, Csabai Z, et al. Dual isoform sequencing reveals complex transcriptomic and epitranscriptomic landscapes of a prototype baculovirus. Sci Rep. 2022;12: 1291. doi:10.1038/s41598-022-05457-8</w:t>
      </w:r>
    </w:p>
    <w:p w14:paraId="20B6801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20. </w:t>
      </w:r>
      <w:r w:rsidRPr="00E24243">
        <w:rPr>
          <w:rFonts w:ascii="Times New Roman" w:hAnsi="Times New Roman" w:cs="Times New Roman"/>
          <w:sz w:val="24"/>
          <w:lang w:val="en-US"/>
        </w:rPr>
        <w:tab/>
        <w:t>O’Grady T, Wang X, Höner zu Bentrup K, Baddoo M, Concha M, Flemington EK. Global transcript structure resolution of high gene density genomes through multi-platform data integration. Nucleic Acids Research. 2016;44: e145. doi:10.1093/nar/gkw629</w:t>
      </w:r>
    </w:p>
    <w:p w14:paraId="145C9DAB"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21. </w:t>
      </w:r>
      <w:r w:rsidRPr="00E24243">
        <w:rPr>
          <w:rFonts w:ascii="Times New Roman" w:hAnsi="Times New Roman" w:cs="Times New Roman"/>
          <w:sz w:val="24"/>
          <w:lang w:val="en-US"/>
        </w:rPr>
        <w:tab/>
        <w:t>Balázs Z, Tombácz D, Szűcs A, Snyder M, Boldogkői Z. Long-read sequencing of the human cytomegalovirus transcriptome with the Pacific Biosciences RSII platform. Sci Data. 2017;4: 170194. doi:10.1038/sdata.2017.194</w:t>
      </w:r>
    </w:p>
    <w:p w14:paraId="40195C2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22. </w:t>
      </w:r>
      <w:r w:rsidRPr="00E24243">
        <w:rPr>
          <w:rFonts w:ascii="Times New Roman" w:hAnsi="Times New Roman" w:cs="Times New Roman"/>
          <w:sz w:val="24"/>
          <w:lang w:val="en-US"/>
        </w:rPr>
        <w:tab/>
        <w:t>Prazsák I, Moldován N, Balázs Z, Tombácz D, Megyeri K, Szűcs A, et al. Long-read sequencing uncovers a complex transcriptome topology in varicella zoster virus. BMC Genomics. 2018;19: 873. doi:10.1186/s12864-018-5267-8</w:t>
      </w:r>
    </w:p>
    <w:p w14:paraId="27F0EC08"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lastRenderedPageBreak/>
        <w:t xml:space="preserve">23. </w:t>
      </w:r>
      <w:r w:rsidRPr="00E24243">
        <w:rPr>
          <w:rFonts w:ascii="Times New Roman" w:hAnsi="Times New Roman" w:cs="Times New Roman"/>
          <w:sz w:val="24"/>
          <w:lang w:val="en-US"/>
        </w:rPr>
        <w:tab/>
        <w:t>Moldován N, Torma G, Gulyás G, Hornyák Á, Zádori Z, Jefferson VA, et al. Time-course profiling of bovine alphaherpesvirus 1.1 transcriptome using multiplatform sequencing. Sci Rep. 2020;10: 20496. doi:10.1038/s41598-020-77520-1</w:t>
      </w:r>
    </w:p>
    <w:p w14:paraId="609BBAA8"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24. </w:t>
      </w:r>
      <w:r w:rsidRPr="00E24243">
        <w:rPr>
          <w:rFonts w:ascii="Times New Roman" w:hAnsi="Times New Roman" w:cs="Times New Roman"/>
          <w:sz w:val="24"/>
          <w:lang w:val="en-US"/>
        </w:rPr>
        <w:tab/>
        <w:t>Depledge DP, Srinivas KP, Sadaoka T, Bready D, Mori Y, Placantonakis DG, et al. Direct RNA sequencing on nanopore arrays redefines the transcriptional complexity of a viral pathogen. Nat Commun. 2019;10: 754. doi:10.1038/s41467-019-08734-9</w:t>
      </w:r>
    </w:p>
    <w:p w14:paraId="5154B15F"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25. </w:t>
      </w:r>
      <w:r w:rsidRPr="00E24243">
        <w:rPr>
          <w:rFonts w:ascii="Times New Roman" w:hAnsi="Times New Roman" w:cs="Times New Roman"/>
          <w:sz w:val="24"/>
          <w:lang w:val="en-US"/>
        </w:rPr>
        <w:tab/>
        <w:t>Whisnant AW, Jürges CS, Hennig T, Wyler E, Prusty B, Rutkowski AJ, et al. Integrative functional genomics decodes herpes simplex virus 1. Nat Commun. 2020;11: 2038. doi:10.1038/s41467-020-15992-5</w:t>
      </w:r>
    </w:p>
    <w:p w14:paraId="39256A65"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26. </w:t>
      </w:r>
      <w:r w:rsidRPr="00E24243">
        <w:rPr>
          <w:rFonts w:ascii="Times New Roman" w:hAnsi="Times New Roman" w:cs="Times New Roman"/>
          <w:sz w:val="24"/>
          <w:lang w:val="en-US"/>
        </w:rPr>
        <w:tab/>
        <w:t>Braspenning SE, Sadaoka T, Breuer J, Verjans GMGM, Ouwendijk WJD, Depledge DP. Decoding the Architecture of the Varicella-Zoster Virus Transcriptome. mBio. 2020;11: e01568-20. doi:10.1128/mBio.01568-20</w:t>
      </w:r>
    </w:p>
    <w:p w14:paraId="6B6F7935"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27. </w:t>
      </w:r>
      <w:r w:rsidRPr="00E24243">
        <w:rPr>
          <w:rFonts w:ascii="Times New Roman" w:hAnsi="Times New Roman" w:cs="Times New Roman"/>
          <w:sz w:val="24"/>
          <w:lang w:val="en-US"/>
        </w:rPr>
        <w:tab/>
        <w:t>Rozman B, Nachshon A, Levi Samia R, Lavi M, Schwartz M, Stern-Ginossar N. Temporal dynamics of HCMV gene expression in lytic and latent infections. Cell Reports. 2022;39: 110653. doi:10.1016/j.celrep.2022.110653</w:t>
      </w:r>
    </w:p>
    <w:p w14:paraId="2E89E243"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28. </w:t>
      </w:r>
      <w:r w:rsidRPr="00E24243">
        <w:rPr>
          <w:rFonts w:ascii="Times New Roman" w:hAnsi="Times New Roman" w:cs="Times New Roman"/>
          <w:sz w:val="24"/>
          <w:lang w:val="en-US"/>
        </w:rPr>
        <w:tab/>
        <w:t>Tombácz D, Torma G, Gulyás G, Fülöp Á, Dörmő Á, Prazsák I, et al. Hybrid sequencing discloses unique aspects of the transcriptomic architecture in equid alphaherpesvirus 1. Heliyon. 2023;9: e17716. doi:10.1016/j.heliyon.2023.e17716</w:t>
      </w:r>
    </w:p>
    <w:p w14:paraId="7AB9EF7D"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29. </w:t>
      </w:r>
      <w:r w:rsidRPr="00E24243">
        <w:rPr>
          <w:rFonts w:ascii="Times New Roman" w:hAnsi="Times New Roman" w:cs="Times New Roman"/>
          <w:sz w:val="24"/>
          <w:lang w:val="en-US"/>
        </w:rPr>
        <w:tab/>
        <w:t>Torma G, Tombácz D, Csabai Z, Almsarrhad IAA, Nagy GÁ, Kakuk B, et al. Identification of herpesvirus transcripts from genomic regions around the replication origins. Sci Rep. 2023;13: 16395. doi:10.1038/s41598-023-43344-y</w:t>
      </w:r>
    </w:p>
    <w:p w14:paraId="4A2595BB"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30. </w:t>
      </w:r>
      <w:r w:rsidRPr="00E24243">
        <w:rPr>
          <w:rFonts w:ascii="Times New Roman" w:hAnsi="Times New Roman" w:cs="Times New Roman"/>
          <w:sz w:val="24"/>
          <w:lang w:val="en-US"/>
        </w:rPr>
        <w:tab/>
        <w:t>Li H. Minimap2: pairwise alignment for nucleotide sequences. Birol I, editor. Bioinformatics. 2018;34: 3094–3100. doi:10.1093/bioinformatics/bty191</w:t>
      </w:r>
    </w:p>
    <w:p w14:paraId="1EEE0293"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31. </w:t>
      </w:r>
      <w:r w:rsidRPr="00E24243">
        <w:rPr>
          <w:rFonts w:ascii="Times New Roman" w:hAnsi="Times New Roman" w:cs="Times New Roman"/>
          <w:sz w:val="24"/>
          <w:lang w:val="en-US"/>
        </w:rPr>
        <w:tab/>
        <w:t xml:space="preserve">Morgan M, Pagès H, Obenchain V, H. N. Rsamtools: Binary alignment (BAM), FASTA, variant call (BCF), and tabix file import. 2022. </w:t>
      </w:r>
    </w:p>
    <w:p w14:paraId="2BE57A80"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32. </w:t>
      </w:r>
      <w:r w:rsidRPr="00E24243">
        <w:rPr>
          <w:rFonts w:ascii="Times New Roman" w:hAnsi="Times New Roman" w:cs="Times New Roman"/>
          <w:sz w:val="24"/>
          <w:lang w:val="en-US"/>
        </w:rPr>
        <w:tab/>
        <w:t>Barrett T, Dowle M, Srinivasan A, Gorecki J, Chirico M, Hocking T, et al. data.table: Extension of “data.frame.” 2024. https://cran.r-project.org/web/packages/data.table/index.html</w:t>
      </w:r>
    </w:p>
    <w:p w14:paraId="1D9943B7"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33. </w:t>
      </w:r>
      <w:r w:rsidRPr="00E24243">
        <w:rPr>
          <w:rFonts w:ascii="Times New Roman" w:hAnsi="Times New Roman" w:cs="Times New Roman"/>
          <w:sz w:val="24"/>
          <w:lang w:val="en-US"/>
        </w:rPr>
        <w:tab/>
        <w:t>Gentleman RC, Carey VJ, Bates DM, Bolstad B, Dettling M, Dudoit S, et al. Bioconductor: open software development for computational biology and bioinformatics. Genome Biology. 2004;5: R80. doi:10.1186/gb-2004-5-10-r80</w:t>
      </w:r>
    </w:p>
    <w:p w14:paraId="1BC77456"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34</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Dobin A, Davis CA, Schlesinger F, Drenkow J, Zaleski C, Jha S, et al. STAR: ultrafast universal RNA-seq aligner. Bioinformatics. 2013;29: 15–21. doi:10.1093/bioinformatics/bts635</w:t>
      </w:r>
    </w:p>
    <w:p w14:paraId="4DC6CB34"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35</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Thodberg M, Thieffry A, Vitting-Seerup K, Andersson R, Sandelin A. CAGEfightR: analysis of 5′-end data using R/Bioconductor. BMC Bioinformatics. 2019;20: 487. doi:10.1186/s12859-019-3029-5</w:t>
      </w:r>
    </w:p>
    <w:p w14:paraId="5E6E5A10"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36</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Pertea G, Pertea M. GFF Utilities: GffRead and GffCompare. F1000Res. 2020;9: ISCB Comm J-304. doi:10.12688/f1000research.23297.2</w:t>
      </w:r>
    </w:p>
    <w:p w14:paraId="4A81FF4A" w14:textId="77777777" w:rsidR="005D6F09"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37</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Lawrence M, Gentleman R, Carey V. rtracklayer: an R package for interfacing with genome browsers. Bioinformatics. 2009;25: 1841–1842. doi:10.1093/bioinformatics/btp328</w:t>
      </w:r>
    </w:p>
    <w:p w14:paraId="782B8DCD" w14:textId="77777777" w:rsidR="005D6F09" w:rsidRPr="006B7760" w:rsidRDefault="005D6F09" w:rsidP="005D6F09">
      <w:pPr>
        <w:pStyle w:val="Irodalomjegyzk"/>
        <w:spacing w:after="120"/>
        <w:jc w:val="both"/>
        <w:rPr>
          <w:rFonts w:ascii="Times New Roman" w:hAnsi="Times New Roman" w:cs="Times New Roman"/>
          <w:color w:val="0070C0"/>
          <w:sz w:val="24"/>
          <w:lang w:val="en-US"/>
        </w:rPr>
      </w:pPr>
      <w:r w:rsidRPr="006B7760">
        <w:rPr>
          <w:rFonts w:ascii="Times New Roman" w:hAnsi="Times New Roman" w:cs="Times New Roman"/>
          <w:color w:val="0070C0"/>
          <w:sz w:val="24"/>
          <w:lang w:val="en-US"/>
        </w:rPr>
        <w:t xml:space="preserve">38. </w:t>
      </w:r>
      <w:r w:rsidRPr="006B7760">
        <w:rPr>
          <w:rFonts w:ascii="Times New Roman" w:hAnsi="Times New Roman" w:cs="Times New Roman"/>
          <w:color w:val="0070C0"/>
          <w:sz w:val="24"/>
          <w:lang w:val="en-US"/>
        </w:rPr>
        <w:tab/>
        <w:t>Abebe JS, Alwie Y, Fuhrmann E, Leins J, Mai J, Verstraten R, Schreiner S, Wilson AC, Depledge DP.2024.Nanopore guided annotation of transcriptome architectures. mSystems9:e00505-24.https://doi.org/10.1128/msystems.00505-24</w:t>
      </w:r>
    </w:p>
    <w:p w14:paraId="39EBDC19" w14:textId="77777777" w:rsidR="005D6F09" w:rsidRPr="00E24243" w:rsidRDefault="005D6F09" w:rsidP="005D6F09">
      <w:pPr>
        <w:pStyle w:val="Irodalomjegyzk"/>
        <w:spacing w:after="120"/>
        <w:jc w:val="both"/>
        <w:rPr>
          <w:rFonts w:ascii="Times New Roman" w:hAnsi="Times New Roman" w:cs="Times New Roman"/>
          <w:sz w:val="24"/>
          <w:lang w:val="de-DE"/>
        </w:rPr>
      </w:pPr>
      <w:r>
        <w:rPr>
          <w:rFonts w:ascii="Times New Roman" w:hAnsi="Times New Roman" w:cs="Times New Roman"/>
          <w:sz w:val="24"/>
          <w:lang w:val="en-US"/>
        </w:rPr>
        <w:lastRenderedPageBreak/>
        <w:t>39.</w:t>
      </w:r>
      <w:r>
        <w:rPr>
          <w:rFonts w:ascii="Times New Roman" w:hAnsi="Times New Roman" w:cs="Times New Roman"/>
          <w:sz w:val="24"/>
          <w:lang w:val="en-US"/>
        </w:rPr>
        <w:tab/>
      </w:r>
      <w:r w:rsidRPr="00E24243">
        <w:rPr>
          <w:rFonts w:ascii="Times New Roman" w:hAnsi="Times New Roman" w:cs="Times New Roman"/>
          <w:sz w:val="24"/>
          <w:lang w:val="en-US"/>
        </w:rPr>
        <w:t xml:space="preserve">Suzuki R, Terada Y, Shimodaira H (2019). pvclust: Hierarchical Clustering with P-Values via Multiscale Bootstrap Resampling. </w:t>
      </w:r>
      <w:r w:rsidRPr="00E24243">
        <w:rPr>
          <w:rFonts w:ascii="Times New Roman" w:hAnsi="Times New Roman" w:cs="Times New Roman"/>
          <w:sz w:val="24"/>
          <w:lang w:val="de-DE"/>
        </w:rPr>
        <w:t>R package version 2.2-0, https://CRAN.R-project.org/package=pvclust.</w:t>
      </w:r>
    </w:p>
    <w:p w14:paraId="286770D8" w14:textId="77777777" w:rsidR="005D6F09" w:rsidRPr="001F1F70" w:rsidRDefault="005D6F09" w:rsidP="005D6F09">
      <w:pPr>
        <w:pStyle w:val="Irodalomjegyzk"/>
        <w:spacing w:after="120"/>
        <w:jc w:val="both"/>
        <w:rPr>
          <w:rFonts w:ascii="Times New Roman" w:hAnsi="Times New Roman" w:cs="Times New Roman"/>
          <w:color w:val="0070C0"/>
          <w:sz w:val="24"/>
          <w:lang w:val="de-DE"/>
        </w:rPr>
      </w:pPr>
      <w:r w:rsidRPr="001F1F70">
        <w:rPr>
          <w:rFonts w:ascii="Times New Roman" w:hAnsi="Times New Roman" w:cs="Times New Roman"/>
          <w:color w:val="0070C0"/>
          <w:sz w:val="24"/>
          <w:lang w:val="en-US"/>
        </w:rPr>
        <w:t>40.</w:t>
      </w:r>
      <w:r w:rsidRPr="001F1F70">
        <w:rPr>
          <w:rFonts w:ascii="Times New Roman" w:hAnsi="Times New Roman" w:cs="Times New Roman"/>
          <w:color w:val="0070C0"/>
          <w:sz w:val="24"/>
          <w:lang w:val="en-US"/>
        </w:rPr>
        <w:tab/>
        <w:t>Ahlmann-Eltze C (2019). tidygenomics: Tidy Verbs for Dealing with Genomic Data Frames. R package version 0.1.2,  https://CRAN.R-project.org/package=tidygenomics.</w:t>
      </w:r>
    </w:p>
    <w:p w14:paraId="2360C611"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41</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Tombácz D, Tóth JS, Petrovszki P, Boldogkői Z. Whole-genome analysis of pseudorabies virus gene expression by real-time quantitative RT-PCR assay. BMC Genomics. 2009;10: 491. doi:10.1186/1471-2164-10-491</w:t>
      </w:r>
    </w:p>
    <w:p w14:paraId="04A29D60" w14:textId="76815EC7" w:rsidR="001E3A34" w:rsidRPr="00791172" w:rsidRDefault="001E3A34" w:rsidP="001E3A34">
      <w:pPr>
        <w:pStyle w:val="Irodalomjegyzk"/>
        <w:spacing w:after="120"/>
        <w:jc w:val="both"/>
        <w:rPr>
          <w:moveTo w:id="62" w:author="kakukb.biotech@gmail.com" w:date="2025-02-21T12:56:00Z"/>
          <w:rFonts w:ascii="Times New Roman" w:hAnsi="Times New Roman" w:cs="Times New Roman"/>
          <w:sz w:val="24"/>
          <w:lang w:val="es-ES"/>
        </w:rPr>
      </w:pPr>
      <w:moveToRangeStart w:id="63" w:author="kakukb.biotech@gmail.com" w:date="2025-02-21T12:56:00Z" w:name="move191035004"/>
      <w:moveTo w:id="64" w:author="kakukb.biotech@gmail.com" w:date="2025-02-21T12:56:00Z">
        <w:r>
          <w:rPr>
            <w:rFonts w:ascii="Times New Roman" w:hAnsi="Times New Roman" w:cs="Times New Roman"/>
            <w:sz w:val="24"/>
            <w:lang w:val="en-US"/>
          </w:rPr>
          <w:t>4</w:t>
        </w:r>
        <w:del w:id="65" w:author="kakukb.biotech@gmail.com" w:date="2025-02-21T12:56:00Z">
          <w:r w:rsidDel="001E3A34">
            <w:rPr>
              <w:rFonts w:ascii="Times New Roman" w:hAnsi="Times New Roman" w:cs="Times New Roman"/>
              <w:sz w:val="24"/>
              <w:lang w:val="en-US"/>
            </w:rPr>
            <w:delText>3</w:delText>
          </w:r>
        </w:del>
      </w:moveTo>
      <w:ins w:id="66" w:author="kakukb.biotech@gmail.com" w:date="2025-02-21T12:56:00Z">
        <w:r>
          <w:rPr>
            <w:rFonts w:ascii="Times New Roman" w:hAnsi="Times New Roman" w:cs="Times New Roman"/>
            <w:sz w:val="24"/>
            <w:lang w:val="en-US"/>
          </w:rPr>
          <w:t>2</w:t>
        </w:r>
      </w:ins>
      <w:moveTo w:id="67" w:author="kakukb.biotech@gmail.com" w:date="2025-02-21T12:56:00Z">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r>
        <w:r w:rsidRPr="00E24243">
          <w:rPr>
            <w:rFonts w:ascii="Times New Roman" w:hAnsi="Times New Roman" w:cs="Times New Roman"/>
            <w:sz w:val="24"/>
            <w:szCs w:val="24"/>
            <w:lang w:val="en-US"/>
          </w:rPr>
          <w:t xml:space="preserve">Trotman JB, Schoenberg DR. A recap of RNA recapping. </w:t>
        </w:r>
        <w:r w:rsidRPr="00791172">
          <w:rPr>
            <w:rFonts w:ascii="Times New Roman" w:hAnsi="Times New Roman" w:cs="Times New Roman"/>
            <w:sz w:val="24"/>
            <w:szCs w:val="24"/>
            <w:lang w:val="es-ES"/>
          </w:rPr>
          <w:t>WIREs RNA. 2019; 10:e1504. https://doi.org/10.1002/wrna.1504</w:t>
        </w:r>
      </w:moveTo>
    </w:p>
    <w:moveToRangeEnd w:id="63"/>
    <w:p w14:paraId="529B4B79" w14:textId="7E586C28"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w:t>
      </w:r>
      <w:ins w:id="68" w:author="kakukb.biotech@gmail.com" w:date="2025-02-21T12:56:00Z">
        <w:r w:rsidR="001E3A34">
          <w:rPr>
            <w:rFonts w:ascii="Times New Roman" w:hAnsi="Times New Roman" w:cs="Times New Roman"/>
            <w:sz w:val="24"/>
            <w:lang w:val="en-US"/>
          </w:rPr>
          <w:t>3</w:t>
        </w:r>
      </w:ins>
      <w:del w:id="69" w:author="kakukb.biotech@gmail.com" w:date="2025-02-21T12:56:00Z">
        <w:r w:rsidDel="001E3A34">
          <w:rPr>
            <w:rFonts w:ascii="Times New Roman" w:hAnsi="Times New Roman" w:cs="Times New Roman"/>
            <w:sz w:val="24"/>
            <w:lang w:val="en-US"/>
          </w:rPr>
          <w:delText>2</w:delText>
        </w:r>
      </w:del>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Gawad C, Koh W, Quake SR. Single-cell genome sequencing: current state of the science. Nat Rev Genet. 2016;17: 175–188. doi:10.1038/nrg.2015.16</w:t>
      </w:r>
    </w:p>
    <w:p w14:paraId="2AAB3DDF" w14:textId="26D997D5" w:rsidR="005D6F09" w:rsidRPr="00791172" w:rsidDel="001E3A34" w:rsidRDefault="005D6F09" w:rsidP="005D6F09">
      <w:pPr>
        <w:pStyle w:val="Irodalomjegyzk"/>
        <w:spacing w:after="120"/>
        <w:jc w:val="both"/>
        <w:rPr>
          <w:moveFrom w:id="70" w:author="kakukb.biotech@gmail.com" w:date="2025-02-21T12:56:00Z"/>
          <w:rFonts w:ascii="Times New Roman" w:hAnsi="Times New Roman" w:cs="Times New Roman"/>
          <w:sz w:val="24"/>
          <w:lang w:val="es-ES"/>
        </w:rPr>
      </w:pPr>
      <w:moveFromRangeStart w:id="71" w:author="kakukb.biotech@gmail.com" w:date="2025-02-21T12:56:00Z" w:name="move191035004"/>
      <w:moveFrom w:id="72" w:author="kakukb.biotech@gmail.com" w:date="2025-02-21T12:56:00Z">
        <w:r w:rsidDel="001E3A34">
          <w:rPr>
            <w:rFonts w:ascii="Times New Roman" w:hAnsi="Times New Roman" w:cs="Times New Roman"/>
            <w:sz w:val="24"/>
            <w:lang w:val="en-US"/>
          </w:rPr>
          <w:t>43</w:t>
        </w:r>
        <w:r w:rsidRPr="00E24243" w:rsidDel="001E3A34">
          <w:rPr>
            <w:rFonts w:ascii="Times New Roman" w:hAnsi="Times New Roman" w:cs="Times New Roman"/>
            <w:sz w:val="24"/>
            <w:lang w:val="en-US"/>
          </w:rPr>
          <w:t xml:space="preserve">. </w:t>
        </w:r>
        <w:r w:rsidRPr="00E24243" w:rsidDel="001E3A34">
          <w:rPr>
            <w:rFonts w:ascii="Times New Roman" w:hAnsi="Times New Roman" w:cs="Times New Roman"/>
            <w:sz w:val="24"/>
            <w:lang w:val="en-US"/>
          </w:rPr>
          <w:tab/>
        </w:r>
        <w:r w:rsidRPr="00E24243" w:rsidDel="001E3A34">
          <w:rPr>
            <w:rFonts w:ascii="Times New Roman" w:hAnsi="Times New Roman" w:cs="Times New Roman"/>
            <w:sz w:val="24"/>
            <w:szCs w:val="24"/>
            <w:lang w:val="en-US"/>
          </w:rPr>
          <w:t xml:space="preserve">Trotman JB, Schoenberg DR. A recap of RNA recapping. </w:t>
        </w:r>
        <w:r w:rsidRPr="00791172" w:rsidDel="001E3A34">
          <w:rPr>
            <w:rFonts w:ascii="Times New Roman" w:hAnsi="Times New Roman" w:cs="Times New Roman"/>
            <w:sz w:val="24"/>
            <w:szCs w:val="24"/>
            <w:lang w:val="es-ES"/>
          </w:rPr>
          <w:t>WIREs RNA. 2019; 10:e1504. https://doi.org/10.1002/wrna.1504</w:t>
        </w:r>
      </w:moveFrom>
    </w:p>
    <w:moveFromRangeEnd w:id="71"/>
    <w:p w14:paraId="0671507C"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s-ES"/>
        </w:rPr>
        <w:t>44</w:t>
      </w:r>
      <w:r w:rsidRPr="00791172">
        <w:rPr>
          <w:rFonts w:ascii="Times New Roman" w:hAnsi="Times New Roman" w:cs="Times New Roman"/>
          <w:sz w:val="24"/>
          <w:lang w:val="es-ES"/>
        </w:rPr>
        <w:t xml:space="preserve">. </w:t>
      </w:r>
      <w:r w:rsidRPr="00791172">
        <w:rPr>
          <w:rFonts w:ascii="Times New Roman" w:hAnsi="Times New Roman" w:cs="Times New Roman"/>
          <w:sz w:val="24"/>
          <w:lang w:val="es-ES"/>
        </w:rPr>
        <w:tab/>
        <w:t xml:space="preserve">Prazsák I, Moldován N, Balázs Z, Tombácz D, Megyeri K, Szűcs A, et al. </w:t>
      </w:r>
      <w:r w:rsidRPr="00E24243">
        <w:rPr>
          <w:rFonts w:ascii="Times New Roman" w:hAnsi="Times New Roman" w:cs="Times New Roman"/>
          <w:sz w:val="24"/>
          <w:lang w:val="en-US"/>
        </w:rPr>
        <w:t>Long-read sequencing uncovers a complex transcriptome topology in varicella zoster virus. BMC Genomics. 2018;19: 873. doi:10.1186/s12864-018-5267-8</w:t>
      </w:r>
    </w:p>
    <w:p w14:paraId="44294890"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45</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Tombácz D, Torma G, Gulyás G, Moldován N, Snyder M, Boldogkői Z. Meta-analytic approach for transcriptome profiling of herpes simplex virus type 1. Sci Data. 2020;7: 223. doi:10.1038/s41597-020-0558-8</w:t>
      </w:r>
    </w:p>
    <w:p w14:paraId="7ED199E5"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46</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Torma G, Tombácz D, Csabai Z, Göbhardter D, Deim Z, Snyder M, et al. An Integrated Sequencing Approach for Updating the Pseudorabies Virus Transcriptome. Pathogens. 2021;10: 242. doi:10.3390/pathogens10020242</w:t>
      </w:r>
    </w:p>
    <w:p w14:paraId="4A09E160"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47</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Tombácz D, Sharon D, Szűcs A, Moldován N, Snyder M, Boldogkői Z. Transcriptome-wide survey of pseudorabies virus using next- and third-generation sequencing platforms. Sci Data. 2018;5: 180119. doi:10.1038/sdata.2018.119</w:t>
      </w:r>
    </w:p>
    <w:p w14:paraId="7817EB06"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48</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Calvo-Roitberg E, Daniels RF, Pai AA. Challenges in identifying mRNA transcript starts and ends from long-read sequencing data. bioRxiv. 2023; 2023.07.26.550536. doi:10.1101/2023.07.26.550536</w:t>
      </w:r>
    </w:p>
    <w:p w14:paraId="48A04C80" w14:textId="77777777" w:rsidR="005D6F09" w:rsidRPr="00791172" w:rsidRDefault="005D6F09" w:rsidP="005D6F09">
      <w:pPr>
        <w:pStyle w:val="Irodalomjegyzk"/>
        <w:spacing w:after="120"/>
        <w:jc w:val="both"/>
        <w:rPr>
          <w:rFonts w:ascii="Times New Roman" w:hAnsi="Times New Roman" w:cs="Times New Roman"/>
          <w:sz w:val="24"/>
          <w:lang w:val="es-ES"/>
        </w:rPr>
      </w:pPr>
      <w:r>
        <w:rPr>
          <w:rFonts w:ascii="Times New Roman" w:hAnsi="Times New Roman" w:cs="Times New Roman"/>
          <w:sz w:val="24"/>
          <w:lang w:val="en-US"/>
        </w:rPr>
        <w:t>49</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 xml:space="preserve">Trotman JB, Schoenberg DR. A recap of RNA recapping. </w:t>
      </w:r>
      <w:r w:rsidRPr="00791172">
        <w:rPr>
          <w:rFonts w:ascii="Times New Roman" w:hAnsi="Times New Roman" w:cs="Times New Roman"/>
          <w:sz w:val="24"/>
          <w:lang w:val="es-ES"/>
        </w:rPr>
        <w:t>WIREs RNA. 2019;10: e1504. doi:10.1002/wrna.1504</w:t>
      </w:r>
    </w:p>
    <w:p w14:paraId="48A3A623"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50</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Stacey SN, Jordan D, Williamson AJ, Brown M, Coote JH, Arrand JR. Leaky scanning is the predominant mechanism for translation of human papillomavirus type 16 E7 oncoprotein from E6/E7 bicistronic mRNA. J Virol. 2000;74: 7284–7297. doi:10.1128/jvi.74.16.7284-7297.2000</w:t>
      </w:r>
    </w:p>
    <w:p w14:paraId="49296C2C"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51</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Vilela C, McCarthy JEG. Regulation of fungal gene expression via short open reading frames in the mRNA 5’untranslated region. Mol Microbiol. 2003;49: 859–867. doi:10.1046/j.1365-2958.2003.03622.x</w:t>
      </w:r>
    </w:p>
    <w:p w14:paraId="5527BD8F" w14:textId="77777777" w:rsidR="005D6F09" w:rsidRPr="00E24243" w:rsidRDefault="005D6F09" w:rsidP="005D6F09">
      <w:pPr>
        <w:pStyle w:val="Irodalomjegyzk"/>
        <w:spacing w:after="120"/>
        <w:jc w:val="both"/>
        <w:rPr>
          <w:rFonts w:ascii="Times New Roman" w:hAnsi="Times New Roman" w:cs="Times New Roman"/>
          <w:sz w:val="24"/>
          <w:lang w:val="de-DE"/>
        </w:rPr>
      </w:pPr>
      <w:r>
        <w:rPr>
          <w:rFonts w:ascii="Times New Roman" w:hAnsi="Times New Roman" w:cs="Times New Roman"/>
          <w:sz w:val="24"/>
          <w:lang w:val="en-US"/>
        </w:rPr>
        <w:t>52</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 xml:space="preserve">Kronstad LM, Brulois KF, Jung JU, Glaunsinger BA. Dual Short Upstream Open Reading Frames Control Translation of a Herpesviral Polycistronic mRNA. </w:t>
      </w:r>
      <w:r w:rsidRPr="00E24243">
        <w:rPr>
          <w:rFonts w:ascii="Times New Roman" w:hAnsi="Times New Roman" w:cs="Times New Roman"/>
          <w:sz w:val="24"/>
          <w:lang w:val="de-DE"/>
        </w:rPr>
        <w:t>PLOS Pathogens. 2013;9: e1003156. doi:10.1371/journal.ppat.1003156</w:t>
      </w:r>
    </w:p>
    <w:p w14:paraId="709FEE2A"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de-DE"/>
        </w:rPr>
        <w:t>53</w:t>
      </w:r>
      <w:r w:rsidRPr="00E24243">
        <w:rPr>
          <w:rFonts w:ascii="Times New Roman" w:hAnsi="Times New Roman" w:cs="Times New Roman"/>
          <w:sz w:val="24"/>
          <w:lang w:val="de-DE"/>
        </w:rPr>
        <w:t xml:space="preserve">. </w:t>
      </w:r>
      <w:r w:rsidRPr="00E24243">
        <w:rPr>
          <w:rFonts w:ascii="Times New Roman" w:hAnsi="Times New Roman" w:cs="Times New Roman"/>
          <w:sz w:val="24"/>
          <w:lang w:val="de-DE"/>
        </w:rPr>
        <w:tab/>
        <w:t>Dong, X., Du, M.R.M., Gouil, Q. </w:t>
      </w:r>
      <w:r w:rsidRPr="00E24243">
        <w:rPr>
          <w:rFonts w:ascii="Times New Roman" w:hAnsi="Times New Roman" w:cs="Times New Roman"/>
          <w:i/>
          <w:iCs/>
          <w:sz w:val="24"/>
          <w:lang w:val="de-DE"/>
        </w:rPr>
        <w:t>et al.</w:t>
      </w:r>
      <w:r w:rsidRPr="00E24243">
        <w:rPr>
          <w:rFonts w:ascii="Times New Roman" w:hAnsi="Times New Roman" w:cs="Times New Roman"/>
          <w:sz w:val="24"/>
          <w:lang w:val="de-DE"/>
        </w:rPr>
        <w:t> </w:t>
      </w:r>
      <w:r w:rsidRPr="00E24243">
        <w:rPr>
          <w:rFonts w:ascii="Times New Roman" w:hAnsi="Times New Roman" w:cs="Times New Roman"/>
          <w:sz w:val="24"/>
          <w:lang w:val="en-US"/>
        </w:rPr>
        <w:t>Benchmarking long-read RNA-sequencing analysis tools using in silico mixtures. </w:t>
      </w:r>
      <w:r w:rsidRPr="00E24243">
        <w:rPr>
          <w:rFonts w:ascii="Times New Roman" w:hAnsi="Times New Roman" w:cs="Times New Roman"/>
          <w:i/>
          <w:iCs/>
          <w:sz w:val="24"/>
          <w:lang w:val="en-US"/>
        </w:rPr>
        <w:t>Nat Methods</w:t>
      </w:r>
      <w:r w:rsidRPr="00E24243">
        <w:rPr>
          <w:rFonts w:ascii="Times New Roman" w:hAnsi="Times New Roman" w:cs="Times New Roman"/>
          <w:sz w:val="24"/>
          <w:lang w:val="en-US"/>
        </w:rPr>
        <w:t> </w:t>
      </w:r>
      <w:r w:rsidRPr="00E24243">
        <w:rPr>
          <w:rFonts w:ascii="Times New Roman" w:hAnsi="Times New Roman" w:cs="Times New Roman"/>
          <w:b/>
          <w:bCs/>
          <w:sz w:val="24"/>
          <w:lang w:val="en-US"/>
        </w:rPr>
        <w:t>20</w:t>
      </w:r>
      <w:r w:rsidRPr="00E24243">
        <w:rPr>
          <w:rFonts w:ascii="Times New Roman" w:hAnsi="Times New Roman" w:cs="Times New Roman"/>
          <w:sz w:val="24"/>
          <w:lang w:val="en-US"/>
        </w:rPr>
        <w:t>, 1810–1821 (2023). https://doi.org/10.1038/s41592-023-02026-3</w:t>
      </w:r>
    </w:p>
    <w:p w14:paraId="14F5FB0A" w14:textId="77777777" w:rsidR="005D6F09" w:rsidRDefault="005D6F09" w:rsidP="005D6F09">
      <w:pPr>
        <w:spacing w:after="120" w:line="240" w:lineRule="auto"/>
        <w:jc w:val="both"/>
        <w:rPr>
          <w:rStyle w:val="Hiperhivatkozs"/>
          <w:rFonts w:ascii="Times New Roman" w:hAnsi="Times New Roman" w:cs="Times New Roman"/>
          <w:color w:val="auto"/>
          <w:sz w:val="24"/>
          <w:lang w:val="en-US"/>
        </w:rPr>
      </w:pPr>
      <w:r w:rsidRPr="00E24243">
        <w:rPr>
          <w:rStyle w:val="Hiperhivatkozs"/>
          <w:rFonts w:ascii="Times New Roman" w:hAnsi="Times New Roman" w:cs="Times New Roman"/>
          <w:color w:val="auto"/>
          <w:sz w:val="24"/>
          <w:lang w:val="en-US"/>
        </w:rPr>
        <w:fldChar w:fldCharType="end"/>
      </w:r>
    </w:p>
    <w:p w14:paraId="650C7034" w14:textId="39BFFA66" w:rsidR="00056444" w:rsidRPr="00E24243" w:rsidRDefault="00142A6E" w:rsidP="005D6F09">
      <w:pPr>
        <w:spacing w:after="120" w:line="240" w:lineRule="auto"/>
        <w:jc w:val="both"/>
        <w:rPr>
          <w:rFonts w:ascii="Times New Roman" w:hAnsi="Times New Roman" w:cs="Times New Roman"/>
          <w:sz w:val="24"/>
          <w:lang w:val="en-US"/>
        </w:rPr>
      </w:pPr>
      <w:r w:rsidRPr="00E24243">
        <w:rPr>
          <w:rFonts w:ascii="Times New Roman" w:hAnsi="Times New Roman" w:cs="Times New Roman"/>
          <w:b/>
          <w:sz w:val="24"/>
          <w:lang w:val="en-US"/>
        </w:rPr>
        <w:lastRenderedPageBreak/>
        <w:t>Author Contributions:</w:t>
      </w:r>
      <w:r w:rsidRPr="00E24243">
        <w:rPr>
          <w:rFonts w:ascii="Times New Roman" w:hAnsi="Times New Roman" w:cs="Times New Roman"/>
          <w:sz w:val="24"/>
          <w:lang w:val="en-US"/>
        </w:rPr>
        <w:t xml:space="preserve"> Conceptualization, D.T</w:t>
      </w:r>
      <w:r w:rsidR="00056444"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 xml:space="preserve">and Z.B.; </w:t>
      </w:r>
      <w:r w:rsidR="0002647A" w:rsidRPr="00E24243">
        <w:rPr>
          <w:rFonts w:ascii="Times New Roman" w:hAnsi="Times New Roman" w:cs="Times New Roman"/>
          <w:sz w:val="24"/>
          <w:lang w:val="en-US"/>
        </w:rPr>
        <w:t xml:space="preserve">library preparation: ZC; </w:t>
      </w:r>
      <w:r w:rsidR="00056444" w:rsidRPr="00E24243">
        <w:rPr>
          <w:rFonts w:ascii="Times New Roman" w:hAnsi="Times New Roman" w:cs="Times New Roman"/>
          <w:sz w:val="24"/>
          <w:lang w:val="en-US"/>
        </w:rPr>
        <w:t>CAGE-Seq</w:t>
      </w:r>
      <w:r w:rsidRPr="00E24243">
        <w:rPr>
          <w:rFonts w:ascii="Times New Roman" w:hAnsi="Times New Roman" w:cs="Times New Roman"/>
          <w:sz w:val="24"/>
          <w:lang w:val="en-US"/>
        </w:rPr>
        <w:t xml:space="preserve">, D.T.; </w:t>
      </w:r>
      <w:r w:rsidR="00056444" w:rsidRPr="00E24243">
        <w:rPr>
          <w:rFonts w:ascii="Times New Roman" w:hAnsi="Times New Roman" w:cs="Times New Roman"/>
          <w:sz w:val="24"/>
          <w:lang w:val="en-US"/>
        </w:rPr>
        <w:t xml:space="preserve">dcRNA-Seq: </w:t>
      </w:r>
      <w:r w:rsidRPr="00E24243">
        <w:rPr>
          <w:rFonts w:ascii="Times New Roman" w:hAnsi="Times New Roman" w:cs="Times New Roman"/>
          <w:sz w:val="24"/>
          <w:lang w:val="en-US"/>
        </w:rPr>
        <w:t xml:space="preserve">D.T., </w:t>
      </w:r>
      <w:r w:rsidR="00F3658B" w:rsidRPr="00E24243">
        <w:rPr>
          <w:rFonts w:ascii="Times New Roman" w:hAnsi="Times New Roman" w:cs="Times New Roman"/>
          <w:sz w:val="24"/>
          <w:lang w:val="en-US"/>
        </w:rPr>
        <w:t xml:space="preserve">Á.D.; </w:t>
      </w:r>
      <w:r w:rsidR="00DF3532" w:rsidRPr="00E24243">
        <w:rPr>
          <w:rFonts w:ascii="Times New Roman" w:hAnsi="Times New Roman" w:cs="Times New Roman"/>
          <w:sz w:val="24"/>
          <w:lang w:val="en-US"/>
        </w:rPr>
        <w:t>Bioinformatic</w:t>
      </w:r>
      <w:r w:rsidR="00F3658B" w:rsidRPr="00E24243">
        <w:rPr>
          <w:rFonts w:ascii="Times New Roman" w:hAnsi="Times New Roman" w:cs="Times New Roman"/>
          <w:sz w:val="24"/>
          <w:lang w:val="en-US"/>
        </w:rPr>
        <w:t xml:space="preserve"> analysis, G.T., </w:t>
      </w:r>
      <w:r w:rsidRPr="00E24243">
        <w:rPr>
          <w:rFonts w:ascii="Times New Roman" w:hAnsi="Times New Roman" w:cs="Times New Roman"/>
          <w:sz w:val="24"/>
          <w:lang w:val="en-US"/>
        </w:rPr>
        <w:t>B.K.,</w:t>
      </w:r>
      <w:r w:rsidR="00CA2BE9" w:rsidRPr="00E24243">
        <w:rPr>
          <w:rFonts w:ascii="Times New Roman" w:hAnsi="Times New Roman" w:cs="Times New Roman"/>
          <w:sz w:val="24"/>
          <w:lang w:val="en-US"/>
        </w:rPr>
        <w:t xml:space="preserve"> </w:t>
      </w:r>
      <w:r w:rsidR="00DF3532" w:rsidRPr="00E24243">
        <w:rPr>
          <w:rFonts w:ascii="Times New Roman" w:hAnsi="Times New Roman" w:cs="Times New Roman"/>
          <w:sz w:val="24"/>
          <w:lang w:val="en-US"/>
        </w:rPr>
        <w:t>Á.F</w:t>
      </w:r>
      <w:r w:rsidR="0002647A" w:rsidRPr="00E24243">
        <w:rPr>
          <w:rFonts w:ascii="Times New Roman" w:hAnsi="Times New Roman" w:cs="Times New Roman"/>
          <w:sz w:val="24"/>
          <w:lang w:val="en-US"/>
        </w:rPr>
        <w:t>, GG</w:t>
      </w:r>
      <w:r w:rsidR="00DF3532" w:rsidRPr="00E24243">
        <w:rPr>
          <w:rFonts w:ascii="Times New Roman" w:hAnsi="Times New Roman" w:cs="Times New Roman"/>
          <w:sz w:val="24"/>
          <w:lang w:val="en-US"/>
        </w:rPr>
        <w:t>.</w:t>
      </w:r>
      <w:r w:rsidRPr="00E24243">
        <w:rPr>
          <w:rFonts w:ascii="Times New Roman" w:hAnsi="Times New Roman" w:cs="Times New Roman"/>
          <w:sz w:val="24"/>
          <w:lang w:val="en-US"/>
        </w:rPr>
        <w:t xml:space="preserve"> Writing the original draft, D.T., and Z.B.; Visualization, G.T., B.K. and D.T; Supervision, Z.B.; </w:t>
      </w:r>
      <w:r w:rsidR="00E30F84" w:rsidRPr="00E24243">
        <w:rPr>
          <w:rFonts w:ascii="Times New Roman" w:hAnsi="Times New Roman" w:cs="Times New Roman"/>
          <w:sz w:val="24"/>
          <w:lang w:val="en-US"/>
        </w:rPr>
        <w:t>Writing the manuscript: Z.B.,</w:t>
      </w:r>
      <w:r w:rsidR="00CA2BE9" w:rsidRPr="00E24243">
        <w:rPr>
          <w:rFonts w:ascii="Times New Roman" w:hAnsi="Times New Roman" w:cs="Times New Roman"/>
          <w:sz w:val="24"/>
          <w:lang w:val="en-US"/>
        </w:rPr>
        <w:t xml:space="preserve"> B.K., D.T. </w:t>
      </w:r>
      <w:r w:rsidRPr="00E24243">
        <w:rPr>
          <w:rFonts w:ascii="Times New Roman" w:hAnsi="Times New Roman" w:cs="Times New Roman"/>
          <w:sz w:val="24"/>
          <w:lang w:val="en-US"/>
        </w:rPr>
        <w:t>All authors have read and agreed to the published version of the manuscript.</w:t>
      </w:r>
    </w:p>
    <w:p w14:paraId="418AABD3" w14:textId="14C209C7" w:rsidR="00FA56CA" w:rsidRPr="008814E3" w:rsidDel="00F75805" w:rsidRDefault="00142A6E" w:rsidP="00573600">
      <w:pPr>
        <w:spacing w:after="120" w:line="240" w:lineRule="auto"/>
        <w:jc w:val="both"/>
        <w:rPr>
          <w:del w:id="73" w:author="Tombácz Dóra" w:date="2025-02-20T20:56:00Z"/>
          <w:rFonts w:ascii="Times New Roman" w:hAnsi="Times New Roman" w:cs="Times New Roman"/>
          <w:sz w:val="24"/>
          <w:lang w:val="en-US"/>
        </w:rPr>
      </w:pPr>
      <w:del w:id="74" w:author="Tombácz Dóra" w:date="2025-02-20T20:56:00Z">
        <w:r w:rsidRPr="00E24243" w:rsidDel="00F75805">
          <w:rPr>
            <w:rFonts w:ascii="Times New Roman" w:hAnsi="Times New Roman" w:cs="Times New Roman"/>
            <w:b/>
            <w:sz w:val="24"/>
            <w:lang w:val="en-US"/>
          </w:rPr>
          <w:delText>Funding</w:delText>
        </w:r>
        <w:r w:rsidRPr="00E24243" w:rsidDel="00F75805">
          <w:rPr>
            <w:rFonts w:ascii="Times New Roman" w:hAnsi="Times New Roman" w:cs="Times New Roman"/>
            <w:sz w:val="24"/>
            <w:lang w:val="en-US"/>
          </w:rPr>
          <w:delText>: This study was supported by the National Research, Development and Innovation Office grant: K 1</w:delText>
        </w:r>
        <w:r w:rsidR="009C5946" w:rsidRPr="00E24243" w:rsidDel="00F75805">
          <w:rPr>
            <w:rFonts w:ascii="Times New Roman" w:hAnsi="Times New Roman" w:cs="Times New Roman"/>
            <w:sz w:val="24"/>
            <w:lang w:val="en-US"/>
          </w:rPr>
          <w:delText>42674</w:delText>
        </w:r>
        <w:r w:rsidRPr="00E24243" w:rsidDel="00F75805">
          <w:rPr>
            <w:rFonts w:ascii="Times New Roman" w:hAnsi="Times New Roman" w:cs="Times New Roman"/>
            <w:sz w:val="24"/>
            <w:lang w:val="en-US"/>
          </w:rPr>
          <w:delText xml:space="preserve"> to ZB and FK 1</w:delText>
        </w:r>
        <w:r w:rsidR="009C5946" w:rsidRPr="00E24243" w:rsidDel="00F75805">
          <w:rPr>
            <w:rFonts w:ascii="Times New Roman" w:hAnsi="Times New Roman" w:cs="Times New Roman"/>
            <w:sz w:val="24"/>
            <w:lang w:val="en-US"/>
          </w:rPr>
          <w:delText>42676</w:delText>
        </w:r>
        <w:r w:rsidRPr="00E24243" w:rsidDel="00F75805">
          <w:rPr>
            <w:rFonts w:ascii="Times New Roman" w:hAnsi="Times New Roman" w:cs="Times New Roman"/>
            <w:sz w:val="24"/>
            <w:lang w:val="en-US"/>
          </w:rPr>
          <w:delText xml:space="preserve"> to DT. The APC charge was covered by the University of Szeged Open Access Fund: </w:delText>
        </w:r>
        <w:r w:rsidR="009D36B3" w:rsidRPr="00E24243" w:rsidDel="00F75805">
          <w:rPr>
            <w:rFonts w:ascii="Times New Roman" w:hAnsi="Times New Roman" w:cs="Times New Roman"/>
            <w:sz w:val="24"/>
            <w:lang w:val="en-US"/>
          </w:rPr>
          <w:delText>7214</w:delText>
        </w:r>
        <w:r w:rsidRPr="00E24243" w:rsidDel="00F75805">
          <w:rPr>
            <w:rFonts w:ascii="Times New Roman" w:hAnsi="Times New Roman" w:cs="Times New Roman"/>
            <w:sz w:val="24"/>
            <w:lang w:val="en-US"/>
          </w:rPr>
          <w:delText xml:space="preserve">. The funders had no role in study design, data collection and interpretation, or the decision </w:delText>
        </w:r>
        <w:r w:rsidRPr="008814E3" w:rsidDel="00F75805">
          <w:rPr>
            <w:rFonts w:ascii="Times New Roman" w:hAnsi="Times New Roman" w:cs="Times New Roman"/>
            <w:sz w:val="24"/>
            <w:lang w:val="en-US"/>
          </w:rPr>
          <w:delText>to submit the work for publication.</w:delText>
        </w:r>
      </w:del>
    </w:p>
    <w:p w14:paraId="3C018363" w14:textId="77777777" w:rsidR="006D3EDA" w:rsidRPr="008814E3" w:rsidRDefault="006D3EDA" w:rsidP="00573600">
      <w:pPr>
        <w:spacing w:after="120" w:line="240" w:lineRule="auto"/>
        <w:jc w:val="both"/>
        <w:rPr>
          <w:rFonts w:ascii="Times New Roman" w:hAnsi="Times New Roman" w:cs="Times New Roman"/>
          <w:sz w:val="24"/>
          <w:lang w:val="en-US"/>
        </w:rPr>
      </w:pPr>
    </w:p>
    <w:p w14:paraId="16D38AF7" w14:textId="331AB198" w:rsidR="00142A6E" w:rsidRPr="008814E3" w:rsidDel="00F75805" w:rsidRDefault="00142A6E" w:rsidP="00573600">
      <w:pPr>
        <w:spacing w:after="120" w:line="240" w:lineRule="auto"/>
        <w:jc w:val="both"/>
        <w:rPr>
          <w:del w:id="75" w:author="Tombácz Dóra" w:date="2025-02-20T20:56:00Z"/>
          <w:rFonts w:ascii="Times New Roman" w:hAnsi="Times New Roman" w:cs="Times New Roman"/>
          <w:sz w:val="24"/>
          <w:lang w:val="en-US"/>
        </w:rPr>
      </w:pPr>
      <w:del w:id="76" w:author="Tombácz Dóra" w:date="2025-02-20T20:56:00Z">
        <w:r w:rsidRPr="008814E3" w:rsidDel="00F75805">
          <w:rPr>
            <w:rFonts w:ascii="Times New Roman" w:hAnsi="Times New Roman" w:cs="Times New Roman"/>
            <w:b/>
            <w:sz w:val="24"/>
            <w:lang w:val="en-US"/>
          </w:rPr>
          <w:delText>Conflicts of Interest</w:delText>
        </w:r>
        <w:r w:rsidRPr="008814E3" w:rsidDel="00F75805">
          <w:rPr>
            <w:rFonts w:ascii="Times New Roman" w:hAnsi="Times New Roman" w:cs="Times New Roman"/>
            <w:sz w:val="24"/>
            <w:lang w:val="en-US"/>
          </w:rPr>
          <w:delText>: The authors declare no conflict of interest.</w:delText>
        </w:r>
      </w:del>
    </w:p>
    <w:p w14:paraId="56B97DDD" w14:textId="77777777" w:rsidR="00054036" w:rsidRPr="008814E3" w:rsidRDefault="00054036" w:rsidP="00573600">
      <w:pPr>
        <w:spacing w:after="120" w:line="240" w:lineRule="auto"/>
        <w:jc w:val="both"/>
        <w:rPr>
          <w:rFonts w:ascii="Times New Roman" w:hAnsi="Times New Roman" w:cs="Times New Roman"/>
          <w:color w:val="0070C0"/>
          <w:sz w:val="24"/>
          <w:lang w:val="en-US"/>
        </w:rPr>
      </w:pPr>
    </w:p>
    <w:p w14:paraId="173431F9" w14:textId="0B54DACA" w:rsidR="00541032" w:rsidRPr="008814E3" w:rsidRDefault="00541032" w:rsidP="00573600">
      <w:pPr>
        <w:pStyle w:val="Cmsor2"/>
        <w:keepNext w:val="0"/>
        <w:keepLines w:val="0"/>
        <w:shd w:val="clear" w:color="auto" w:fill="FFFFFF"/>
        <w:spacing w:before="0" w:line="240" w:lineRule="auto"/>
        <w:jc w:val="both"/>
        <w:rPr>
          <w:rFonts w:ascii="Times New Roman" w:hAnsi="Times New Roman" w:cs="Times New Roman"/>
          <w:b/>
          <w:color w:val="020202"/>
          <w:sz w:val="28"/>
          <w:lang w:val="en-US"/>
        </w:rPr>
      </w:pPr>
      <w:r w:rsidRPr="008814E3">
        <w:rPr>
          <w:rFonts w:ascii="Times New Roman" w:hAnsi="Times New Roman" w:cs="Times New Roman"/>
          <w:b/>
          <w:color w:val="020202"/>
          <w:sz w:val="28"/>
          <w:lang w:val="en-US"/>
        </w:rPr>
        <w:t>Legends to Figures</w:t>
      </w:r>
    </w:p>
    <w:p w14:paraId="486DE936" w14:textId="0D681B45" w:rsidR="00541032" w:rsidRPr="008814E3" w:rsidRDefault="00541032" w:rsidP="00573600">
      <w:pPr>
        <w:spacing w:after="120" w:line="240" w:lineRule="auto"/>
        <w:jc w:val="both"/>
        <w:rPr>
          <w:rFonts w:ascii="Times New Roman" w:hAnsi="Times New Roman" w:cs="Times New Roman"/>
          <w:b/>
          <w:sz w:val="24"/>
          <w:lang w:val="en-US"/>
        </w:rPr>
      </w:pPr>
      <w:r w:rsidRPr="008814E3">
        <w:rPr>
          <w:rFonts w:ascii="Times New Roman" w:hAnsi="Times New Roman" w:cs="Times New Roman"/>
          <w:b/>
          <w:sz w:val="24"/>
          <w:lang w:val="en-US"/>
        </w:rPr>
        <w:t xml:space="preserve">Figure 1. Kinetics of </w:t>
      </w:r>
      <w:r w:rsidR="006D3EDA" w:rsidRPr="008814E3">
        <w:rPr>
          <w:rFonts w:ascii="Times New Roman" w:hAnsi="Times New Roman" w:cs="Times New Roman"/>
          <w:b/>
          <w:sz w:val="24"/>
          <w:lang w:val="en-US"/>
        </w:rPr>
        <w:t>t</w:t>
      </w:r>
      <w:r w:rsidRPr="008814E3">
        <w:rPr>
          <w:rFonts w:ascii="Times New Roman" w:hAnsi="Times New Roman" w:cs="Times New Roman"/>
          <w:b/>
          <w:sz w:val="24"/>
          <w:lang w:val="en-US"/>
        </w:rPr>
        <w:t xml:space="preserve">ranscription </w:t>
      </w:r>
      <w:r w:rsidR="006D3EDA" w:rsidRPr="008814E3">
        <w:rPr>
          <w:rFonts w:ascii="Times New Roman" w:hAnsi="Times New Roman" w:cs="Times New Roman"/>
          <w:b/>
          <w:sz w:val="24"/>
          <w:lang w:val="en-US"/>
        </w:rPr>
        <w:t>start s</w:t>
      </w:r>
      <w:r w:rsidRPr="008814E3">
        <w:rPr>
          <w:rFonts w:ascii="Times New Roman" w:hAnsi="Times New Roman" w:cs="Times New Roman"/>
          <w:b/>
          <w:sz w:val="24"/>
          <w:lang w:val="en-US"/>
        </w:rPr>
        <w:t xml:space="preserve">ites of EHV-1 </w:t>
      </w:r>
      <w:r w:rsidR="006D3EDA" w:rsidRPr="008814E3">
        <w:rPr>
          <w:rFonts w:ascii="Times New Roman" w:hAnsi="Times New Roman" w:cs="Times New Roman"/>
          <w:b/>
          <w:sz w:val="24"/>
          <w:lang w:val="en-US"/>
        </w:rPr>
        <w:t>d</w:t>
      </w:r>
      <w:r w:rsidRPr="008814E3">
        <w:rPr>
          <w:rFonts w:ascii="Times New Roman" w:hAnsi="Times New Roman" w:cs="Times New Roman"/>
          <w:b/>
          <w:sz w:val="24"/>
          <w:lang w:val="en-US"/>
        </w:rPr>
        <w:t xml:space="preserve">etected by dcDNA-Seq and </w:t>
      </w:r>
      <w:r w:rsidR="006D3EDA" w:rsidRPr="008814E3">
        <w:rPr>
          <w:rFonts w:ascii="Times New Roman" w:hAnsi="Times New Roman" w:cs="Times New Roman"/>
          <w:b/>
          <w:sz w:val="24"/>
          <w:lang w:val="en-US"/>
        </w:rPr>
        <w:t>v</w:t>
      </w:r>
      <w:r w:rsidRPr="008814E3">
        <w:rPr>
          <w:rFonts w:ascii="Times New Roman" w:hAnsi="Times New Roman" w:cs="Times New Roman"/>
          <w:b/>
          <w:sz w:val="24"/>
          <w:lang w:val="en-US"/>
        </w:rPr>
        <w:t xml:space="preserve">alidated by CAGE-Seq. </w:t>
      </w:r>
    </w:p>
    <w:p w14:paraId="3B988898" w14:textId="549FD8CC" w:rsidR="00541032" w:rsidRPr="001A12EC" w:rsidRDefault="00541032" w:rsidP="00573600">
      <w:pPr>
        <w:spacing w:after="120" w:line="240" w:lineRule="auto"/>
        <w:jc w:val="both"/>
        <w:rPr>
          <w:rFonts w:ascii="Times New Roman" w:hAnsi="Times New Roman" w:cs="Times New Roman"/>
          <w:sz w:val="24"/>
          <w:lang w:val="en-US"/>
        </w:rPr>
      </w:pPr>
      <w:r w:rsidRPr="008814E3">
        <w:rPr>
          <w:rFonts w:ascii="Times New Roman" w:hAnsi="Times New Roman" w:cs="Times New Roman"/>
          <w:sz w:val="24"/>
          <w:lang w:val="en-US"/>
        </w:rPr>
        <w:t>The time-course experiment utilizing dcDNA-Seq spanned 8 timepoints, ranging from 1 hour to 24 hours. TSSs were identified through LRS analysis and confirmed via CAGE-Seq. For each nucleotide, we counted the number of reads beginning</w:t>
      </w:r>
      <w:r w:rsidR="00010030">
        <w:rPr>
          <w:rFonts w:ascii="Times New Roman" w:hAnsi="Times New Roman" w:cs="Times New Roman"/>
          <w:sz w:val="24"/>
          <w:lang w:val="en-US"/>
        </w:rPr>
        <w:t xml:space="preserve"> at that position with their 5'-</w:t>
      </w:r>
      <w:r w:rsidRPr="008814E3">
        <w:rPr>
          <w:rFonts w:ascii="Times New Roman" w:hAnsi="Times New Roman" w:cs="Times New Roman"/>
          <w:sz w:val="24"/>
          <w:lang w:val="en-US"/>
        </w:rPr>
        <w:t>ends. We included only those reads that had clear directionality, which was determined</w:t>
      </w:r>
      <w:r w:rsidR="00010030">
        <w:rPr>
          <w:rFonts w:ascii="Times New Roman" w:hAnsi="Times New Roman" w:cs="Times New Roman"/>
          <w:sz w:val="24"/>
          <w:lang w:val="en-US"/>
        </w:rPr>
        <w:t xml:space="preserve"> by the presence of 5'-or 3'-</w:t>
      </w:r>
      <w:r w:rsidRPr="008814E3">
        <w:rPr>
          <w:rFonts w:ascii="Times New Roman" w:hAnsi="Times New Roman" w:cs="Times New Roman"/>
          <w:sz w:val="24"/>
          <w:lang w:val="en-US"/>
        </w:rPr>
        <w:t xml:space="preserve">adapters. </w:t>
      </w:r>
      <w:r w:rsidRPr="001A12EC">
        <w:rPr>
          <w:rFonts w:ascii="Times New Roman" w:hAnsi="Times New Roman" w:cs="Times New Roman"/>
          <w:sz w:val="24"/>
          <w:lang w:val="en-US"/>
        </w:rPr>
        <w:t>Data from all three replicates were combined.</w:t>
      </w:r>
    </w:p>
    <w:p w14:paraId="65BD1019" w14:textId="3BF8CAFA" w:rsidR="00541032" w:rsidRPr="001A12EC" w:rsidRDefault="00541032"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 xml:space="preserve">We then grouped the TSS signal strength values into 50-nt segments to illustrate the distribution of TSSs. The y-axis of the graph was automatically scaled to accommodate up to 500 read counts. </w:t>
      </w:r>
      <w:r w:rsidR="00BE3FE9" w:rsidRPr="001A12EC">
        <w:rPr>
          <w:rFonts w:ascii="Times New Roman" w:hAnsi="Times New Roman" w:cs="Times New Roman"/>
          <w:sz w:val="24"/>
          <w:lang w:val="en-US"/>
        </w:rPr>
        <w:t>An image with lower-</w:t>
      </w:r>
      <w:r w:rsidRPr="001A12EC">
        <w:rPr>
          <w:rFonts w:ascii="Times New Roman" w:hAnsi="Times New Roman" w:cs="Times New Roman"/>
          <w:sz w:val="24"/>
          <w:lang w:val="en-US"/>
        </w:rPr>
        <w:t xml:space="preserve">resolution details </w:t>
      </w:r>
      <w:r w:rsidR="00CE6496" w:rsidRPr="001A12EC">
        <w:rPr>
          <w:rFonts w:ascii="Times New Roman" w:hAnsi="Times New Roman" w:cs="Times New Roman"/>
          <w:sz w:val="24"/>
          <w:lang w:val="en-US"/>
        </w:rPr>
        <w:t>is available</w:t>
      </w:r>
      <w:r w:rsidRPr="001A12EC">
        <w:rPr>
          <w:rFonts w:ascii="Times New Roman" w:hAnsi="Times New Roman" w:cs="Times New Roman"/>
          <w:sz w:val="24"/>
          <w:lang w:val="en-US"/>
        </w:rPr>
        <w:t xml:space="preserve"> in </w:t>
      </w:r>
      <w:r w:rsidR="004764C8" w:rsidRPr="001A12EC">
        <w:rPr>
          <w:rFonts w:ascii="Times New Roman" w:hAnsi="Times New Roman" w:cs="Times New Roman"/>
          <w:b/>
          <w:sz w:val="24"/>
          <w:lang w:val="en-US"/>
        </w:rPr>
        <w:t>Supplementary Figure 2</w:t>
      </w:r>
      <w:r w:rsidRPr="001A12EC">
        <w:rPr>
          <w:rFonts w:ascii="Times New Roman" w:hAnsi="Times New Roman" w:cs="Times New Roman"/>
          <w:sz w:val="24"/>
          <w:lang w:val="en-US"/>
        </w:rPr>
        <w:t>. In the representation, genes are indicated by arrows, and the distribution of T</w:t>
      </w:r>
      <w:r w:rsidR="00EC547B" w:rsidRPr="001A12EC">
        <w:rPr>
          <w:rFonts w:ascii="Times New Roman" w:hAnsi="Times New Roman" w:cs="Times New Roman"/>
          <w:sz w:val="24"/>
          <w:lang w:val="en-US"/>
        </w:rPr>
        <w:t>SSs is shown in different color</w:t>
      </w:r>
      <w:r w:rsidRPr="001A12EC">
        <w:rPr>
          <w:rFonts w:ascii="Times New Roman" w:hAnsi="Times New Roman" w:cs="Times New Roman"/>
          <w:sz w:val="24"/>
          <w:lang w:val="en-US"/>
        </w:rPr>
        <w:t>: red for the positive strand and blue for the negative strand. The bottom row of the image displays the CAGE-Seq counts.</w:t>
      </w:r>
    </w:p>
    <w:p w14:paraId="51FC9E5F" w14:textId="405444D9" w:rsidR="00541032" w:rsidRPr="001A12EC" w:rsidRDefault="00541032" w:rsidP="00573600">
      <w:pPr>
        <w:spacing w:after="120" w:line="240" w:lineRule="auto"/>
        <w:jc w:val="both"/>
        <w:rPr>
          <w:rFonts w:ascii="Times New Roman" w:hAnsi="Times New Roman" w:cs="Times New Roman"/>
          <w:b/>
          <w:sz w:val="24"/>
          <w:lang w:val="en-US"/>
        </w:rPr>
      </w:pPr>
      <w:r w:rsidRPr="001A12EC">
        <w:rPr>
          <w:rFonts w:ascii="Times New Roman" w:hAnsi="Times New Roman" w:cs="Times New Roman"/>
          <w:b/>
          <w:sz w:val="24"/>
          <w:lang w:val="en-US"/>
        </w:rPr>
        <w:t xml:space="preserve">Figure 2. Kinetics of </w:t>
      </w:r>
      <w:r w:rsidR="006D3EDA" w:rsidRPr="001A12EC">
        <w:rPr>
          <w:rFonts w:ascii="Times New Roman" w:hAnsi="Times New Roman" w:cs="Times New Roman"/>
          <w:b/>
          <w:sz w:val="24"/>
          <w:lang w:val="en-US"/>
        </w:rPr>
        <w:t>t</w:t>
      </w:r>
      <w:r w:rsidRPr="001A12EC">
        <w:rPr>
          <w:rFonts w:ascii="Times New Roman" w:hAnsi="Times New Roman" w:cs="Times New Roman"/>
          <w:b/>
          <w:sz w:val="24"/>
          <w:lang w:val="en-US"/>
        </w:rPr>
        <w:t xml:space="preserve">ranscription </w:t>
      </w:r>
      <w:r w:rsidR="006D3EDA" w:rsidRPr="001A12EC">
        <w:rPr>
          <w:rFonts w:ascii="Times New Roman" w:hAnsi="Times New Roman" w:cs="Times New Roman"/>
          <w:b/>
          <w:sz w:val="24"/>
          <w:lang w:val="en-US"/>
        </w:rPr>
        <w:t>e</w:t>
      </w:r>
      <w:r w:rsidRPr="001A12EC">
        <w:rPr>
          <w:rFonts w:ascii="Times New Roman" w:hAnsi="Times New Roman" w:cs="Times New Roman"/>
          <w:b/>
          <w:sz w:val="24"/>
          <w:lang w:val="en-US"/>
        </w:rPr>
        <w:t xml:space="preserve">nd </w:t>
      </w:r>
      <w:r w:rsidR="006D3EDA" w:rsidRPr="001A12EC">
        <w:rPr>
          <w:rFonts w:ascii="Times New Roman" w:hAnsi="Times New Roman" w:cs="Times New Roman"/>
          <w:b/>
          <w:sz w:val="24"/>
          <w:lang w:val="en-US"/>
        </w:rPr>
        <w:t>s</w:t>
      </w:r>
      <w:r w:rsidRPr="001A12EC">
        <w:rPr>
          <w:rFonts w:ascii="Times New Roman" w:hAnsi="Times New Roman" w:cs="Times New Roman"/>
          <w:b/>
          <w:sz w:val="24"/>
          <w:lang w:val="en-US"/>
        </w:rPr>
        <w:t xml:space="preserve">ites of EHV-1 </w:t>
      </w:r>
      <w:r w:rsidR="006D3EDA" w:rsidRPr="001A12EC">
        <w:rPr>
          <w:rFonts w:ascii="Times New Roman" w:hAnsi="Times New Roman" w:cs="Times New Roman"/>
          <w:b/>
          <w:sz w:val="24"/>
          <w:lang w:val="en-US"/>
        </w:rPr>
        <w:t>d</w:t>
      </w:r>
      <w:r w:rsidRPr="001A12EC">
        <w:rPr>
          <w:rFonts w:ascii="Times New Roman" w:hAnsi="Times New Roman" w:cs="Times New Roman"/>
          <w:b/>
          <w:sz w:val="24"/>
          <w:lang w:val="en-US"/>
        </w:rPr>
        <w:t xml:space="preserve">etected by dcDNA-Seq and </w:t>
      </w:r>
      <w:r w:rsidR="006D3EDA" w:rsidRPr="001A12EC">
        <w:rPr>
          <w:rFonts w:ascii="Times New Roman" w:hAnsi="Times New Roman" w:cs="Times New Roman"/>
          <w:b/>
          <w:sz w:val="24"/>
          <w:lang w:val="en-US"/>
        </w:rPr>
        <w:t>v</w:t>
      </w:r>
      <w:r w:rsidRPr="001A12EC">
        <w:rPr>
          <w:rFonts w:ascii="Times New Roman" w:hAnsi="Times New Roman" w:cs="Times New Roman"/>
          <w:b/>
          <w:sz w:val="24"/>
          <w:lang w:val="en-US"/>
        </w:rPr>
        <w:t>alidated by dRNA-Seq.</w:t>
      </w:r>
    </w:p>
    <w:p w14:paraId="635493F4" w14:textId="00254C94" w:rsidR="00541032" w:rsidRPr="001A12EC" w:rsidRDefault="00541032"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The time-course study covered 8 intervals, from 1 to 24 hours. The TESs were detected using oligo(dT) priming-based dcDNA sequencing, which subsequently were confirmed with dRNA-Seq. We counted the reads initiating from each nu</w:t>
      </w:r>
      <w:r w:rsidR="00010030" w:rsidRPr="001A12EC">
        <w:rPr>
          <w:rFonts w:ascii="Times New Roman" w:hAnsi="Times New Roman" w:cs="Times New Roman"/>
          <w:sz w:val="24"/>
          <w:lang w:val="en-US"/>
        </w:rPr>
        <w:t>cleotide position with their 3'-</w:t>
      </w:r>
      <w:r w:rsidRPr="001A12EC">
        <w:rPr>
          <w:rFonts w:ascii="Times New Roman" w:hAnsi="Times New Roman" w:cs="Times New Roman"/>
          <w:sz w:val="24"/>
          <w:lang w:val="en-US"/>
        </w:rPr>
        <w:t>ends, focusing only on those with clear directional cues identified by the presence of 5'</w:t>
      </w:r>
      <w:r w:rsidR="00010030" w:rsidRPr="001A12EC">
        <w:rPr>
          <w:rFonts w:ascii="Times New Roman" w:hAnsi="Times New Roman" w:cs="Times New Roman"/>
          <w:sz w:val="24"/>
          <w:lang w:val="en-US"/>
        </w:rPr>
        <w:t>-</w:t>
      </w:r>
      <w:r w:rsidRPr="001A12EC">
        <w:rPr>
          <w:rFonts w:ascii="Times New Roman" w:hAnsi="Times New Roman" w:cs="Times New Roman"/>
          <w:sz w:val="24"/>
          <w:lang w:val="en-US"/>
        </w:rPr>
        <w:t xml:space="preserve"> or 3'</w:t>
      </w:r>
      <w:r w:rsidR="00010030" w:rsidRPr="001A12EC">
        <w:rPr>
          <w:rFonts w:ascii="Times New Roman" w:hAnsi="Times New Roman" w:cs="Times New Roman"/>
          <w:sz w:val="24"/>
          <w:lang w:val="en-US"/>
        </w:rPr>
        <w:t>-</w:t>
      </w:r>
      <w:r w:rsidRPr="001A12EC">
        <w:rPr>
          <w:rFonts w:ascii="Times New Roman" w:hAnsi="Times New Roman" w:cs="Times New Roman"/>
          <w:sz w:val="24"/>
          <w:lang w:val="en-US"/>
        </w:rPr>
        <w:t>adapters. Data from all three dcDNA-Seq replicates were merged.</w:t>
      </w:r>
    </w:p>
    <w:p w14:paraId="3EBCD1A1" w14:textId="4A309BD5" w:rsidR="00541032" w:rsidRPr="001A12EC" w:rsidRDefault="00541032"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The aggregated read counts were then summed into 50-nt blocks to illustrate the TES distributions. The graph's y-axis was set to automatically adjust, sup</w:t>
      </w:r>
      <w:r w:rsidR="00CC7596" w:rsidRPr="001A12EC">
        <w:rPr>
          <w:rFonts w:ascii="Times New Roman" w:hAnsi="Times New Roman" w:cs="Times New Roman"/>
          <w:sz w:val="24"/>
          <w:lang w:val="en-US"/>
        </w:rPr>
        <w:t xml:space="preserve">porting up to 500 read counts. </w:t>
      </w:r>
      <w:r w:rsidR="00561D05" w:rsidRPr="001A12EC">
        <w:rPr>
          <w:rFonts w:ascii="Times New Roman" w:hAnsi="Times New Roman" w:cs="Times New Roman"/>
          <w:sz w:val="24"/>
          <w:lang w:val="en-US"/>
        </w:rPr>
        <w:t xml:space="preserve">An image with a lower-resolution view is available in </w:t>
      </w:r>
      <w:r w:rsidR="004764C8" w:rsidRPr="001A12EC">
        <w:rPr>
          <w:rFonts w:ascii="Times New Roman" w:hAnsi="Times New Roman" w:cs="Times New Roman"/>
          <w:b/>
          <w:sz w:val="24"/>
          <w:lang w:val="en-US"/>
        </w:rPr>
        <w:t>Supplementary Figure 5</w:t>
      </w:r>
      <w:r w:rsidRPr="001A12EC">
        <w:rPr>
          <w:rFonts w:ascii="Times New Roman" w:hAnsi="Times New Roman" w:cs="Times New Roman"/>
          <w:sz w:val="24"/>
          <w:lang w:val="en-US"/>
        </w:rPr>
        <w:t xml:space="preserve">. </w:t>
      </w:r>
      <w:r w:rsidR="00561D05" w:rsidRPr="001A12EC">
        <w:rPr>
          <w:rFonts w:ascii="Times New Roman" w:hAnsi="Times New Roman" w:cs="Times New Roman"/>
          <w:sz w:val="24"/>
          <w:lang w:val="en-US"/>
        </w:rPr>
        <w:t>The diagram</w:t>
      </w:r>
      <w:r w:rsidRPr="001A12EC">
        <w:rPr>
          <w:rFonts w:ascii="Times New Roman" w:hAnsi="Times New Roman" w:cs="Times New Roman"/>
          <w:sz w:val="24"/>
          <w:lang w:val="en-US"/>
        </w:rPr>
        <w:t xml:space="preserve"> mark</w:t>
      </w:r>
      <w:r w:rsidR="00561D05" w:rsidRPr="001A12EC">
        <w:rPr>
          <w:rFonts w:ascii="Times New Roman" w:hAnsi="Times New Roman" w:cs="Times New Roman"/>
          <w:sz w:val="24"/>
          <w:lang w:val="en-US"/>
        </w:rPr>
        <w:t>s</w:t>
      </w:r>
      <w:r w:rsidRPr="001A12EC">
        <w:rPr>
          <w:rFonts w:ascii="Times New Roman" w:hAnsi="Times New Roman" w:cs="Times New Roman"/>
          <w:sz w:val="24"/>
          <w:lang w:val="en-US"/>
        </w:rPr>
        <w:t xml:space="preserve"> genes with arrows and color-code</w:t>
      </w:r>
      <w:r w:rsidR="00EC547B" w:rsidRPr="001A12EC">
        <w:rPr>
          <w:rFonts w:ascii="Times New Roman" w:hAnsi="Times New Roman" w:cs="Times New Roman"/>
          <w:sz w:val="24"/>
          <w:lang w:val="en-US"/>
        </w:rPr>
        <w:t>s</w:t>
      </w:r>
      <w:r w:rsidRPr="001A12EC">
        <w:rPr>
          <w:rFonts w:ascii="Times New Roman" w:hAnsi="Times New Roman" w:cs="Times New Roman"/>
          <w:sz w:val="24"/>
          <w:lang w:val="en-US"/>
        </w:rPr>
        <w:t xml:space="preserve"> the TSS distribution, using red for the positive strand and blue for the negative strand. </w:t>
      </w:r>
    </w:p>
    <w:p w14:paraId="191D304A" w14:textId="0D1ED9D4" w:rsidR="00255C4E" w:rsidRPr="001A12EC" w:rsidRDefault="00255C4E" w:rsidP="00573600">
      <w:pPr>
        <w:spacing w:after="120" w:line="240" w:lineRule="auto"/>
        <w:jc w:val="both"/>
        <w:rPr>
          <w:rFonts w:ascii="Times New Roman" w:hAnsi="Times New Roman" w:cs="Times New Roman"/>
          <w:b/>
          <w:sz w:val="24"/>
          <w:lang w:val="en-US"/>
        </w:rPr>
      </w:pPr>
      <w:r w:rsidRPr="001A12EC">
        <w:rPr>
          <w:rFonts w:ascii="Times New Roman" w:hAnsi="Times New Roman" w:cs="Times New Roman"/>
          <w:b/>
          <w:sz w:val="24"/>
          <w:lang w:val="en-US"/>
        </w:rPr>
        <w:t>Figure 3</w:t>
      </w:r>
      <w:r w:rsidR="006D3EDA" w:rsidRPr="001A12EC">
        <w:rPr>
          <w:rFonts w:ascii="Times New Roman" w:hAnsi="Times New Roman" w:cs="Times New Roman"/>
          <w:b/>
          <w:sz w:val="24"/>
          <w:lang w:val="en-US"/>
        </w:rPr>
        <w:t>. Kinetic profiling of c</w:t>
      </w:r>
      <w:r w:rsidRPr="001A12EC">
        <w:rPr>
          <w:rFonts w:ascii="Times New Roman" w:hAnsi="Times New Roman" w:cs="Times New Roman"/>
          <w:b/>
          <w:sz w:val="24"/>
          <w:lang w:val="en-US"/>
        </w:rPr>
        <w:t xml:space="preserve">anonical </w:t>
      </w:r>
      <w:r w:rsidR="006D3EDA" w:rsidRPr="001A12EC">
        <w:rPr>
          <w:rFonts w:ascii="Times New Roman" w:hAnsi="Times New Roman" w:cs="Times New Roman"/>
          <w:b/>
          <w:sz w:val="24"/>
          <w:lang w:val="en-US"/>
        </w:rPr>
        <w:t>EHV-1 transcripts using total viral read counts for n</w:t>
      </w:r>
      <w:r w:rsidRPr="001A12EC">
        <w:rPr>
          <w:rFonts w:ascii="Times New Roman" w:hAnsi="Times New Roman" w:cs="Times New Roman"/>
          <w:b/>
          <w:sz w:val="24"/>
          <w:lang w:val="en-US"/>
        </w:rPr>
        <w:t>ormalization</w:t>
      </w:r>
      <w:r w:rsidR="006D3EDA" w:rsidRPr="001A12EC">
        <w:rPr>
          <w:rFonts w:ascii="Times New Roman" w:hAnsi="Times New Roman" w:cs="Times New Roman"/>
          <w:b/>
          <w:sz w:val="24"/>
          <w:lang w:val="en-US"/>
        </w:rPr>
        <w:t xml:space="preserve"> according to kinetic c</w:t>
      </w:r>
      <w:r w:rsidRPr="001A12EC">
        <w:rPr>
          <w:rFonts w:ascii="Times New Roman" w:hAnsi="Times New Roman" w:cs="Times New Roman"/>
          <w:b/>
          <w:sz w:val="24"/>
          <w:lang w:val="en-US"/>
        </w:rPr>
        <w:t>lasses</w:t>
      </w:r>
    </w:p>
    <w:p w14:paraId="0FD23BB6" w14:textId="4AE51F1D" w:rsidR="00255C4E" w:rsidRPr="0075606C" w:rsidRDefault="00255C4E"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 xml:space="preserve">This figure illustrates the kinetic profiling of canonical EHV-1 transcripts, utilizing the total viral read counts </w:t>
      </w:r>
      <w:r w:rsidRPr="0075606C">
        <w:rPr>
          <w:rFonts w:ascii="Times New Roman" w:hAnsi="Times New Roman" w:cs="Times New Roman"/>
          <w:sz w:val="24"/>
          <w:lang w:val="en-US"/>
        </w:rPr>
        <w:t>per sample for normalization. The analysis included only those reads that aligned with both the can</w:t>
      </w:r>
      <w:r w:rsidR="00010030" w:rsidRPr="0075606C">
        <w:rPr>
          <w:rFonts w:ascii="Times New Roman" w:hAnsi="Times New Roman" w:cs="Times New Roman"/>
          <w:sz w:val="24"/>
          <w:lang w:val="en-US"/>
        </w:rPr>
        <w:t>onical TSS of genes at their 5'-</w:t>
      </w:r>
      <w:r w:rsidRPr="0075606C">
        <w:rPr>
          <w:rFonts w:ascii="Times New Roman" w:hAnsi="Times New Roman" w:cs="Times New Roman"/>
          <w:sz w:val="24"/>
          <w:lang w:val="en-US"/>
        </w:rPr>
        <w:t>ends and the can</w:t>
      </w:r>
      <w:r w:rsidR="00010030" w:rsidRPr="0075606C">
        <w:rPr>
          <w:rFonts w:ascii="Times New Roman" w:hAnsi="Times New Roman" w:cs="Times New Roman"/>
          <w:sz w:val="24"/>
          <w:lang w:val="en-US"/>
        </w:rPr>
        <w:t>onical TES of genes at their 3'-</w:t>
      </w:r>
      <w:r w:rsidRPr="0075606C">
        <w:rPr>
          <w:rFonts w:ascii="Times New Roman" w:hAnsi="Times New Roman" w:cs="Times New Roman"/>
          <w:sz w:val="24"/>
          <w:lang w:val="en-US"/>
        </w:rPr>
        <w:t xml:space="preserve">ends (allowing a deviation of +/- 10 </w:t>
      </w:r>
      <w:r w:rsidR="002E4D90" w:rsidRPr="0075606C">
        <w:rPr>
          <w:rFonts w:ascii="Times New Roman" w:hAnsi="Times New Roman" w:cs="Times New Roman"/>
          <w:sz w:val="24"/>
          <w:lang w:val="en-US"/>
        </w:rPr>
        <w:t>nucleotide</w:t>
      </w:r>
      <w:r w:rsidRPr="0075606C">
        <w:rPr>
          <w:rFonts w:ascii="Times New Roman" w:hAnsi="Times New Roman" w:cs="Times New Roman"/>
          <w:sz w:val="24"/>
          <w:lang w:val="en-US"/>
        </w:rPr>
        <w:t xml:space="preserve"> for both alignments). This method aggregated the counts of canonical transcripts for each gene in every sample. The mean values are represented as points, and standard deviations (SD) as lines, plotted on the y-axis as the ratio of transcript abundance for each gene. The x-axis represents time post-infection (hours). The panels are color-coded based on kinetic transcription phases: blue for immediate early (IE), orange for early (E), green for late (L), and red for unknown phases. This provides a visual distinction among different transcriptional dynamics throughout the infection.</w:t>
      </w:r>
    </w:p>
    <w:p w14:paraId="57190A3C" w14:textId="13B8EEDC" w:rsidR="00AC14ED" w:rsidRPr="0075606C" w:rsidRDefault="00AC14E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b/>
          <w:sz w:val="24"/>
          <w:lang w:val="en-US"/>
        </w:rPr>
        <w:t xml:space="preserve">Figure </w:t>
      </w:r>
      <w:r w:rsidR="00255C4E" w:rsidRPr="0075606C">
        <w:rPr>
          <w:rFonts w:ascii="Times New Roman" w:hAnsi="Times New Roman" w:cs="Times New Roman"/>
          <w:b/>
          <w:sz w:val="24"/>
          <w:lang w:val="en-US"/>
        </w:rPr>
        <w:t>4</w:t>
      </w:r>
      <w:r w:rsidR="00DF530A" w:rsidRPr="0075606C">
        <w:rPr>
          <w:rFonts w:ascii="Times New Roman" w:hAnsi="Times New Roman" w:cs="Times New Roman"/>
          <w:b/>
          <w:sz w:val="24"/>
          <w:lang w:val="en-US"/>
        </w:rPr>
        <w:t>. Dynamics of t</w:t>
      </w:r>
      <w:r w:rsidRPr="0075606C">
        <w:rPr>
          <w:rFonts w:ascii="Times New Roman" w:hAnsi="Times New Roman" w:cs="Times New Roman"/>
          <w:b/>
          <w:sz w:val="24"/>
          <w:lang w:val="en-US"/>
        </w:rPr>
        <w:t xml:space="preserve">ranscript </w:t>
      </w:r>
      <w:r w:rsidR="00DF530A" w:rsidRPr="0075606C">
        <w:rPr>
          <w:rFonts w:ascii="Times New Roman" w:hAnsi="Times New Roman" w:cs="Times New Roman"/>
          <w:b/>
          <w:sz w:val="24"/>
          <w:lang w:val="en-US"/>
        </w:rPr>
        <w:t>isoform u</w:t>
      </w:r>
      <w:r w:rsidR="00182309" w:rsidRPr="0075606C">
        <w:rPr>
          <w:rFonts w:ascii="Times New Roman" w:hAnsi="Times New Roman" w:cs="Times New Roman"/>
          <w:b/>
          <w:sz w:val="24"/>
          <w:lang w:val="en-US"/>
        </w:rPr>
        <w:t xml:space="preserve">sage </w:t>
      </w:r>
      <w:r w:rsidR="00DF530A" w:rsidRPr="0075606C">
        <w:rPr>
          <w:rFonts w:ascii="Times New Roman" w:hAnsi="Times New Roman" w:cs="Times New Roman"/>
          <w:b/>
          <w:sz w:val="24"/>
          <w:lang w:val="en-US"/>
        </w:rPr>
        <w:t>in s</w:t>
      </w:r>
      <w:r w:rsidRPr="0075606C">
        <w:rPr>
          <w:rFonts w:ascii="Times New Roman" w:hAnsi="Times New Roman" w:cs="Times New Roman"/>
          <w:b/>
          <w:sz w:val="24"/>
          <w:lang w:val="en-US"/>
        </w:rPr>
        <w:t>plice</w:t>
      </w:r>
      <w:r w:rsidR="00182309" w:rsidRPr="0075606C">
        <w:rPr>
          <w:rFonts w:ascii="Times New Roman" w:hAnsi="Times New Roman" w:cs="Times New Roman"/>
          <w:b/>
          <w:sz w:val="24"/>
          <w:lang w:val="en-US"/>
        </w:rPr>
        <w:t>-containing</w:t>
      </w:r>
      <w:r w:rsidR="00DF530A" w:rsidRPr="0075606C">
        <w:rPr>
          <w:rFonts w:ascii="Times New Roman" w:hAnsi="Times New Roman" w:cs="Times New Roman"/>
          <w:b/>
          <w:sz w:val="24"/>
          <w:lang w:val="en-US"/>
        </w:rPr>
        <w:t xml:space="preserve"> EHV-1 genes over the course of i</w:t>
      </w:r>
      <w:r w:rsidRPr="0075606C">
        <w:rPr>
          <w:rFonts w:ascii="Times New Roman" w:hAnsi="Times New Roman" w:cs="Times New Roman"/>
          <w:b/>
          <w:sz w:val="24"/>
          <w:lang w:val="en-US"/>
        </w:rPr>
        <w:t xml:space="preserve">nfection </w:t>
      </w:r>
    </w:p>
    <w:p w14:paraId="0C7FC911" w14:textId="1DE45BB4" w:rsidR="001D1AE3" w:rsidRPr="0075606C" w:rsidRDefault="00AC14ED"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lastRenderedPageBreak/>
        <w:t>This figure presents the splicing dynami</w:t>
      </w:r>
      <w:r w:rsidR="00307A5C" w:rsidRPr="0075606C">
        <w:rPr>
          <w:rFonts w:ascii="Times New Roman" w:hAnsi="Times New Roman" w:cs="Times New Roman"/>
          <w:sz w:val="24"/>
          <w:lang w:val="en-US"/>
        </w:rPr>
        <w:t>cs within EHV-1 for the genes (</w:t>
      </w:r>
      <w:r w:rsidR="001556DD" w:rsidRPr="0075606C">
        <w:rPr>
          <w:rFonts w:ascii="Times New Roman" w:hAnsi="Times New Roman" w:cs="Times New Roman"/>
          <w:sz w:val="24"/>
          <w:lang w:val="en-US"/>
        </w:rPr>
        <w:t>A</w:t>
      </w:r>
      <w:r w:rsidR="00307A5C" w:rsidRPr="0075606C">
        <w:rPr>
          <w:rFonts w:ascii="Times New Roman" w:hAnsi="Times New Roman" w:cs="Times New Roman"/>
          <w:sz w:val="24"/>
          <w:lang w:val="en-US"/>
        </w:rPr>
        <w:t>) ORF</w:t>
      </w:r>
      <w:r w:rsidR="001D1AE3" w:rsidRPr="0075606C">
        <w:rPr>
          <w:rFonts w:ascii="Times New Roman" w:hAnsi="Times New Roman" w:cs="Times New Roman"/>
          <w:sz w:val="24"/>
          <w:lang w:val="en-US"/>
        </w:rPr>
        <w:t>38</w:t>
      </w:r>
      <w:r w:rsidR="001556DD" w:rsidRPr="0075606C">
        <w:rPr>
          <w:rFonts w:ascii="Times New Roman" w:hAnsi="Times New Roman" w:cs="Times New Roman"/>
          <w:sz w:val="24"/>
          <w:lang w:val="en-US"/>
        </w:rPr>
        <w:t>, (B) ORF8, (C</w:t>
      </w:r>
      <w:r w:rsidR="00307A5C"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 xml:space="preserve">ORF9, </w:t>
      </w:r>
      <w:r w:rsidR="001556DD" w:rsidRPr="0075606C">
        <w:rPr>
          <w:rFonts w:ascii="Times New Roman" w:hAnsi="Times New Roman" w:cs="Times New Roman"/>
          <w:sz w:val="24"/>
          <w:lang w:val="en-US"/>
        </w:rPr>
        <w:t>(D</w:t>
      </w:r>
      <w:r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NOIR</w:t>
      </w:r>
      <w:r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w:t>
      </w:r>
      <w:r w:rsidR="001556DD" w:rsidRPr="0075606C">
        <w:rPr>
          <w:rFonts w:ascii="Times New Roman" w:hAnsi="Times New Roman" w:cs="Times New Roman"/>
          <w:sz w:val="24"/>
          <w:lang w:val="en-US"/>
        </w:rPr>
        <w:t>E</w:t>
      </w:r>
      <w:r w:rsidR="001D1AE3" w:rsidRPr="0075606C">
        <w:rPr>
          <w:rFonts w:ascii="Times New Roman" w:hAnsi="Times New Roman" w:cs="Times New Roman"/>
          <w:sz w:val="24"/>
          <w:lang w:val="en-US"/>
        </w:rPr>
        <w:t>)</w:t>
      </w:r>
      <w:r w:rsidR="007B50EC" w:rsidRPr="0075606C">
        <w:rPr>
          <w:rFonts w:ascii="Times New Roman" w:hAnsi="Times New Roman" w:cs="Times New Roman"/>
          <w:sz w:val="24"/>
          <w:lang w:val="en-US"/>
        </w:rPr>
        <w:t xml:space="preserve"> ORF58 and (</w:t>
      </w:r>
      <w:r w:rsidR="001556DD" w:rsidRPr="0075606C">
        <w:rPr>
          <w:rFonts w:ascii="Times New Roman" w:hAnsi="Times New Roman" w:cs="Times New Roman"/>
          <w:sz w:val="24"/>
          <w:lang w:val="en-US"/>
        </w:rPr>
        <w:t>F</w:t>
      </w:r>
      <w:r w:rsidR="007B50EC" w:rsidRPr="0075606C">
        <w:rPr>
          <w:rFonts w:ascii="Times New Roman" w:hAnsi="Times New Roman" w:cs="Times New Roman"/>
          <w:sz w:val="24"/>
          <w:lang w:val="en-US"/>
        </w:rPr>
        <w:t>) ORF53</w:t>
      </w:r>
      <w:r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(nt) for splice junctions and +/- 10</w:t>
      </w:r>
      <w:r w:rsidR="002E4D90" w:rsidRPr="0075606C">
        <w:rPr>
          <w:rFonts w:ascii="Times New Roman" w:hAnsi="Times New Roman" w:cs="Times New Roman"/>
          <w:sz w:val="24"/>
          <w:lang w:val="en-US"/>
        </w:rPr>
        <w:t xml:space="preserve"> nucleotides</w:t>
      </w:r>
      <w:r w:rsidR="001D1AE3" w:rsidRPr="0075606C">
        <w:rPr>
          <w:rFonts w:ascii="Times New Roman" w:hAnsi="Times New Roman" w:cs="Times New Roman"/>
          <w:sz w:val="24"/>
          <w:lang w:val="en-US"/>
        </w:rPr>
        <w:t xml:space="preserve"> for the start and end positions of transcripts. Asterisks indicate the CAGE-Seq significance level for each reference transcript. </w:t>
      </w:r>
      <w:r w:rsidRPr="0075606C">
        <w:rPr>
          <w:rFonts w:ascii="Times New Roman" w:hAnsi="Times New Roman" w:cs="Times New Roman"/>
          <w:sz w:val="24"/>
          <w:lang w:val="en-US"/>
        </w:rPr>
        <w:t xml:space="preserve">On the left side of each plot, the temporal trends of these transcript </w:t>
      </w:r>
      <w:r w:rsidR="00182309" w:rsidRPr="0075606C">
        <w:rPr>
          <w:rFonts w:ascii="Times New Roman" w:hAnsi="Times New Roman" w:cs="Times New Roman"/>
          <w:sz w:val="24"/>
          <w:lang w:val="en-US"/>
        </w:rPr>
        <w:t xml:space="preserve">isoforms </w:t>
      </w:r>
      <w:r w:rsidRPr="0075606C">
        <w:rPr>
          <w:rFonts w:ascii="Times New Roman" w:hAnsi="Times New Roman" w:cs="Times New Roman"/>
          <w:sz w:val="24"/>
          <w:lang w:val="en-US"/>
        </w:rPr>
        <w:t xml:space="preserve">are depicted, with averages and standard deviations (SD) calculated for each time point post-infection, based on read count data from the dcDNA-Seq. </w:t>
      </w:r>
      <w:r w:rsidR="001D1AE3" w:rsidRPr="0075606C">
        <w:rPr>
          <w:rFonts w:ascii="Times New Roman" w:hAnsi="Times New Roman" w:cs="Times New Roman"/>
          <w:sz w:val="24"/>
          <w:lang w:val="en-US"/>
        </w:rPr>
        <w:t xml:space="preserve">Each data point is linked by lines to demonstrate the progression over time. </w:t>
      </w:r>
      <w:r w:rsidR="00182309" w:rsidRPr="0075606C">
        <w:rPr>
          <w:rFonts w:ascii="Times New Roman" w:hAnsi="Times New Roman" w:cs="Times New Roman"/>
          <w:sz w:val="24"/>
          <w:lang w:val="en-US"/>
        </w:rPr>
        <w:t>The transcript isoforms, are color-coded according to their dist</w:t>
      </w:r>
      <w:r w:rsidR="00EC547B" w:rsidRPr="0075606C">
        <w:rPr>
          <w:rFonts w:ascii="Times New Roman" w:hAnsi="Times New Roman" w:cs="Times New Roman"/>
          <w:sz w:val="24"/>
          <w:lang w:val="en-US"/>
        </w:rPr>
        <w:t>inct isoforms, with these color</w:t>
      </w:r>
      <w:r w:rsidR="00182309" w:rsidRPr="0075606C">
        <w:rPr>
          <w:rFonts w:ascii="Times New Roman" w:hAnsi="Times New Roman" w:cs="Times New Roman"/>
          <w:sz w:val="24"/>
          <w:lang w:val="en-US"/>
        </w:rPr>
        <w:t xml:space="preserve"> matching those used for the points and lines in the left panel. The isoform counts were normalized against the total number of isoform counts for each gene in each sample to calculate the ratio of each isoform. Isoforms on the right side are colored grey, if they not originate from the given gene and thus were not included in the isoform ratio calculation. </w:t>
      </w:r>
    </w:p>
    <w:p w14:paraId="28FF2668" w14:textId="7D1C50C0" w:rsidR="00182309" w:rsidRPr="0075606C" w:rsidRDefault="00182309"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Figure 5. </w:t>
      </w:r>
      <w:r w:rsidR="00DF530A" w:rsidRPr="0075606C">
        <w:rPr>
          <w:rFonts w:ascii="Times New Roman" w:hAnsi="Times New Roman" w:cs="Times New Roman"/>
          <w:b/>
          <w:sz w:val="24"/>
          <w:lang w:val="en-US"/>
        </w:rPr>
        <w:t>Kinetic profiling of canonical EHV-1 transcripts using total viral read counts for n</w:t>
      </w:r>
      <w:r w:rsidRPr="0075606C">
        <w:rPr>
          <w:rFonts w:ascii="Times New Roman" w:hAnsi="Times New Roman" w:cs="Times New Roman"/>
          <w:b/>
          <w:sz w:val="24"/>
          <w:lang w:val="en-US"/>
        </w:rPr>
        <w:t>ormalization</w:t>
      </w:r>
      <w:r w:rsidR="00DF530A" w:rsidRPr="0075606C">
        <w:rPr>
          <w:rFonts w:ascii="Times New Roman" w:hAnsi="Times New Roman" w:cs="Times New Roman"/>
          <w:b/>
          <w:sz w:val="24"/>
          <w:lang w:val="en-US"/>
        </w:rPr>
        <w:t xml:space="preserve"> according to </w:t>
      </w:r>
      <w:r w:rsidR="00DF530A" w:rsidRPr="0075606C">
        <w:rPr>
          <w:rFonts w:ascii="Times New Roman" w:hAnsi="Times New Roman" w:cs="Times New Roman"/>
          <w:b/>
          <w:i/>
          <w:sz w:val="24"/>
          <w:lang w:val="en-US"/>
        </w:rPr>
        <w:t>de novo</w:t>
      </w:r>
      <w:r w:rsidR="00DF530A" w:rsidRPr="0075606C">
        <w:rPr>
          <w:rFonts w:ascii="Times New Roman" w:hAnsi="Times New Roman" w:cs="Times New Roman"/>
          <w:b/>
          <w:sz w:val="24"/>
          <w:lang w:val="en-US"/>
        </w:rPr>
        <w:t xml:space="preserve"> kinetic c</w:t>
      </w:r>
      <w:r w:rsidRPr="0075606C">
        <w:rPr>
          <w:rFonts w:ascii="Times New Roman" w:hAnsi="Times New Roman" w:cs="Times New Roman"/>
          <w:b/>
          <w:sz w:val="24"/>
          <w:lang w:val="en-US"/>
        </w:rPr>
        <w:t>lusters</w:t>
      </w:r>
    </w:p>
    <w:p w14:paraId="5C447860" w14:textId="5918AA4B" w:rsidR="001D1AE3" w:rsidRPr="0075606C" w:rsidRDefault="0018230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transcripts, utilizing the total viral read counts per sample for normalization. The analysis included only those reads that aligned with both the can</w:t>
      </w:r>
      <w:r w:rsidR="00010030" w:rsidRPr="0075606C">
        <w:rPr>
          <w:rFonts w:ascii="Times New Roman" w:hAnsi="Times New Roman" w:cs="Times New Roman"/>
          <w:sz w:val="24"/>
          <w:lang w:val="en-US"/>
        </w:rPr>
        <w:t>onical TSS of genes at their 5'-</w:t>
      </w:r>
      <w:r w:rsidRPr="0075606C">
        <w:rPr>
          <w:rFonts w:ascii="Times New Roman" w:hAnsi="Times New Roman" w:cs="Times New Roman"/>
          <w:sz w:val="24"/>
          <w:lang w:val="en-US"/>
        </w:rPr>
        <w:t>ends and the can</w:t>
      </w:r>
      <w:r w:rsidR="00010030" w:rsidRPr="0075606C">
        <w:rPr>
          <w:rFonts w:ascii="Times New Roman" w:hAnsi="Times New Roman" w:cs="Times New Roman"/>
          <w:sz w:val="24"/>
          <w:lang w:val="en-US"/>
        </w:rPr>
        <w:t>onical TES of genes at their 3'-</w:t>
      </w:r>
      <w:r w:rsidRPr="0075606C">
        <w:rPr>
          <w:rFonts w:ascii="Times New Roman" w:hAnsi="Times New Roman" w:cs="Times New Roman"/>
          <w:sz w:val="24"/>
          <w:lang w:val="en-US"/>
        </w:rPr>
        <w:t xml:space="preserve">ends (allowing a deviation of +/- 10 </w:t>
      </w:r>
      <w:r w:rsidR="002E4D90" w:rsidRPr="0075606C">
        <w:rPr>
          <w:rFonts w:ascii="Times New Roman" w:hAnsi="Times New Roman" w:cs="Times New Roman"/>
          <w:sz w:val="24"/>
          <w:lang w:val="en-US"/>
        </w:rPr>
        <w:t xml:space="preserve">nucleotides </w:t>
      </w:r>
      <w:r w:rsidRPr="0075606C">
        <w:rPr>
          <w:rFonts w:ascii="Times New Roman" w:hAnsi="Times New Roman" w:cs="Times New Roman"/>
          <w:sz w:val="24"/>
          <w:lang w:val="en-US"/>
        </w:rPr>
        <w:t xml:space="preserve">for both alignments). This method aggregated the counts of canonical transcripts for each gene in every sample. The mean values are represented as points, and standard deviations (SD) as lines, plotted on the y-axis as the ratio of transcript abundance for each gene. The x-axis represents time post-infection (hours). Each cluster is colored according to its </w:t>
      </w:r>
      <w:r w:rsidR="00231016" w:rsidRPr="0075606C">
        <w:rPr>
          <w:rFonts w:ascii="Times New Roman" w:hAnsi="Times New Roman" w:cs="Times New Roman"/>
          <w:i/>
          <w:sz w:val="24"/>
          <w:lang w:val="en-US"/>
        </w:rPr>
        <w:t xml:space="preserve">de </w:t>
      </w:r>
      <w:r w:rsidRPr="0075606C">
        <w:rPr>
          <w:rFonts w:ascii="Times New Roman" w:hAnsi="Times New Roman" w:cs="Times New Roman"/>
          <w:i/>
          <w:sz w:val="24"/>
          <w:lang w:val="en-US"/>
        </w:rPr>
        <w:t>novo</w:t>
      </w:r>
      <w:r w:rsidRPr="0075606C">
        <w:rPr>
          <w:rFonts w:ascii="Times New Roman" w:hAnsi="Times New Roman" w:cs="Times New Roman"/>
          <w:sz w:val="24"/>
          <w:lang w:val="en-US"/>
        </w:rPr>
        <w:t xml:space="preserve"> kinetic cluster membership. The color-coding for the clustering is shown in the bottom right panel. This figure provides a visual distinction among different transcriptional dynamics, according to the gene’s relative abundance throughout the infection.</w:t>
      </w:r>
    </w:p>
    <w:p w14:paraId="7AFC83DE" w14:textId="2E8273ED" w:rsidR="00182309" w:rsidRPr="0075606C" w:rsidRDefault="00182309"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Figure 6</w:t>
      </w:r>
      <w:r w:rsidR="00DF530A" w:rsidRPr="0075606C">
        <w:rPr>
          <w:rFonts w:ascii="Times New Roman" w:hAnsi="Times New Roman" w:cs="Times New Roman"/>
          <w:b/>
          <w:sz w:val="24"/>
          <w:lang w:val="en-US"/>
        </w:rPr>
        <w:t>. Kinetics of transcript variants</w:t>
      </w:r>
      <w:r w:rsidRPr="0075606C">
        <w:rPr>
          <w:rFonts w:ascii="Times New Roman" w:hAnsi="Times New Roman" w:cs="Times New Roman"/>
          <w:b/>
          <w:sz w:val="24"/>
          <w:lang w:val="en-US"/>
        </w:rPr>
        <w:t xml:space="preserve"> </w:t>
      </w:r>
      <w:r w:rsidR="00DF530A" w:rsidRPr="0075606C">
        <w:rPr>
          <w:rFonts w:ascii="Times New Roman" w:hAnsi="Times New Roman" w:cs="Times New Roman"/>
          <w:b/>
          <w:sz w:val="24"/>
          <w:lang w:val="en-US"/>
        </w:rPr>
        <w:t>for isoform switching g</w:t>
      </w:r>
      <w:r w:rsidRPr="0075606C">
        <w:rPr>
          <w:rFonts w:ascii="Times New Roman" w:hAnsi="Times New Roman" w:cs="Times New Roman"/>
          <w:b/>
          <w:sz w:val="24"/>
          <w:lang w:val="en-US"/>
        </w:rPr>
        <w:t>enes</w:t>
      </w:r>
    </w:p>
    <w:p w14:paraId="445BC4C6" w14:textId="3E21C4E1" w:rsidR="00182309" w:rsidRPr="0075606C" w:rsidRDefault="0018230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dynamics of different transcript isoforms</w:t>
      </w:r>
      <w:r w:rsidR="001556DD" w:rsidRPr="0075606C">
        <w:rPr>
          <w:rFonts w:ascii="Times New Roman" w:hAnsi="Times New Roman" w:cs="Times New Roman"/>
          <w:sz w:val="24"/>
          <w:lang w:val="en-US"/>
        </w:rPr>
        <w:t xml:space="preserve"> for the selected EHV-1 genes (A) ORF11, (B</w:t>
      </w:r>
      <w:r w:rsidRPr="0075606C">
        <w:rPr>
          <w:rFonts w:ascii="Times New Roman" w:hAnsi="Times New Roman" w:cs="Times New Roman"/>
          <w:sz w:val="24"/>
          <w:lang w:val="en-US"/>
        </w:rPr>
        <w:t>) ORF1</w:t>
      </w:r>
      <w:r w:rsidR="001D1AE3" w:rsidRPr="0075606C">
        <w:rPr>
          <w:rFonts w:ascii="Times New Roman" w:hAnsi="Times New Roman" w:cs="Times New Roman"/>
          <w:sz w:val="24"/>
          <w:lang w:val="en-US"/>
        </w:rPr>
        <w:t>9</w:t>
      </w:r>
      <w:r w:rsidR="001556DD" w:rsidRPr="0075606C">
        <w:rPr>
          <w:rFonts w:ascii="Times New Roman" w:hAnsi="Times New Roman" w:cs="Times New Roman"/>
          <w:sz w:val="24"/>
          <w:lang w:val="en-US"/>
        </w:rPr>
        <w:t>, (C</w:t>
      </w:r>
      <w:r w:rsidRPr="0075606C">
        <w:rPr>
          <w:rFonts w:ascii="Times New Roman" w:hAnsi="Times New Roman" w:cs="Times New Roman"/>
          <w:sz w:val="24"/>
          <w:lang w:val="en-US"/>
        </w:rPr>
        <w:t>) ORF1</w:t>
      </w:r>
      <w:r w:rsidR="001D1AE3" w:rsidRPr="0075606C">
        <w:rPr>
          <w:rFonts w:ascii="Times New Roman" w:hAnsi="Times New Roman" w:cs="Times New Roman"/>
          <w:sz w:val="24"/>
          <w:lang w:val="en-US"/>
        </w:rPr>
        <w:t>3</w:t>
      </w:r>
      <w:r w:rsidR="001556DD" w:rsidRPr="0075606C">
        <w:rPr>
          <w:rFonts w:ascii="Times New Roman" w:hAnsi="Times New Roman" w:cs="Times New Roman"/>
          <w:sz w:val="24"/>
          <w:lang w:val="en-US"/>
        </w:rPr>
        <w:t>, (D</w:t>
      </w:r>
      <w:r w:rsidRPr="0075606C">
        <w:rPr>
          <w:rFonts w:ascii="Times New Roman" w:hAnsi="Times New Roman" w:cs="Times New Roman"/>
          <w:sz w:val="24"/>
          <w:lang w:val="en-US"/>
        </w:rPr>
        <w:t>) ORF</w:t>
      </w:r>
      <w:r w:rsidR="001D1AE3" w:rsidRPr="0075606C">
        <w:rPr>
          <w:rFonts w:ascii="Times New Roman" w:hAnsi="Times New Roman" w:cs="Times New Roman"/>
          <w:sz w:val="24"/>
          <w:lang w:val="en-US"/>
        </w:rPr>
        <w:t>40</w:t>
      </w:r>
      <w:r w:rsidRPr="0075606C">
        <w:rPr>
          <w:rFonts w:ascii="Times New Roman" w:hAnsi="Times New Roman" w:cs="Times New Roman"/>
          <w:sz w:val="24"/>
          <w:lang w:val="en-US"/>
        </w:rPr>
        <w:t>, (</w:t>
      </w:r>
      <w:r w:rsidR="001556DD" w:rsidRPr="0075606C">
        <w:rPr>
          <w:rFonts w:ascii="Times New Roman" w:hAnsi="Times New Roman" w:cs="Times New Roman"/>
          <w:sz w:val="24"/>
          <w:lang w:val="en-US"/>
        </w:rPr>
        <w:t>E</w:t>
      </w:r>
      <w:r w:rsidRPr="0075606C">
        <w:rPr>
          <w:rFonts w:ascii="Times New Roman" w:hAnsi="Times New Roman" w:cs="Times New Roman"/>
          <w:sz w:val="24"/>
          <w:lang w:val="en-US"/>
        </w:rPr>
        <w:t>) ORF</w:t>
      </w:r>
      <w:r w:rsidR="001D1AE3" w:rsidRPr="0075606C">
        <w:rPr>
          <w:rFonts w:ascii="Times New Roman" w:hAnsi="Times New Roman" w:cs="Times New Roman"/>
          <w:sz w:val="24"/>
          <w:lang w:val="en-US"/>
        </w:rPr>
        <w:t>1</w:t>
      </w:r>
      <w:r w:rsidRPr="0075606C">
        <w:rPr>
          <w:rFonts w:ascii="Times New Roman" w:hAnsi="Times New Roman" w:cs="Times New Roman"/>
          <w:sz w:val="24"/>
          <w:lang w:val="en-US"/>
        </w:rPr>
        <w:t>4, and (</w:t>
      </w:r>
      <w:r w:rsidR="001556DD" w:rsidRPr="0075606C">
        <w:rPr>
          <w:rFonts w:ascii="Times New Roman" w:hAnsi="Times New Roman" w:cs="Times New Roman"/>
          <w:sz w:val="24"/>
          <w:lang w:val="en-US"/>
        </w:rPr>
        <w:t>F</w:t>
      </w:r>
      <w:r w:rsidRPr="0075606C">
        <w:rPr>
          <w:rFonts w:ascii="Times New Roman" w:hAnsi="Times New Roman" w:cs="Times New Roman"/>
          <w:sz w:val="24"/>
          <w:lang w:val="en-US"/>
        </w:rPr>
        <w:t xml:space="preserve">) ORF54. </w:t>
      </w:r>
    </w:p>
    <w:p w14:paraId="065985B4" w14:textId="2FA2AA99" w:rsidR="0034144A" w:rsidRPr="0075606C" w:rsidRDefault="001D1AE3"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(nt) for splice junctions and +/- 10 </w:t>
      </w:r>
      <w:r w:rsidR="002E4D90" w:rsidRPr="0075606C">
        <w:rPr>
          <w:rFonts w:ascii="Times New Roman" w:hAnsi="Times New Roman" w:cs="Times New Roman"/>
          <w:sz w:val="24"/>
          <w:lang w:val="en-US"/>
        </w:rPr>
        <w:t xml:space="preserve">nucleotides </w:t>
      </w:r>
      <w:r w:rsidRPr="0075606C">
        <w:rPr>
          <w:rFonts w:ascii="Times New Roman" w:hAnsi="Times New Roman" w:cs="Times New Roman"/>
          <w:sz w:val="24"/>
          <w:lang w:val="en-US"/>
        </w:rPr>
        <w:t xml:space="preserve">for the start and end positions of transcripts. Asterisks indicate the CAGE-Seq significance level for each reference transcript. On the left side of each plot, the temporal trends of these transcript isoforms are depicted, with averages and standard deviations (SD) calculated for each time point post-infection, based on read count data from the dcDNA-Seq. Each data point is linked by lines to demonstrate the progression over time. The transcript isoforms, are color-coded according to their distinct isoforms, with these </w:t>
      </w:r>
      <w:r w:rsidR="00EC547B" w:rsidRPr="0075606C">
        <w:rPr>
          <w:rFonts w:ascii="Times New Roman" w:hAnsi="Times New Roman" w:cs="Times New Roman"/>
          <w:sz w:val="24"/>
          <w:lang w:val="en-US"/>
        </w:rPr>
        <w:t>color</w:t>
      </w:r>
      <w:r w:rsidRPr="0075606C">
        <w:rPr>
          <w:rFonts w:ascii="Times New Roman" w:hAnsi="Times New Roman" w:cs="Times New Roman"/>
          <w:sz w:val="24"/>
          <w:lang w:val="en-US"/>
        </w:rPr>
        <w:t xml:space="preserve"> matching those used for the points and lines in the left panel. The isoform counts were normalized against the total number of isoform counts for each gene in each sample to calculate the ratio of each isoform. Isoforms on the right side are colored grey, if they not originate from the given gene and thus were not included in </w:t>
      </w:r>
      <w:r w:rsidR="00837265" w:rsidRPr="0075606C">
        <w:rPr>
          <w:rFonts w:ascii="Times New Roman" w:hAnsi="Times New Roman" w:cs="Times New Roman"/>
          <w:sz w:val="24"/>
          <w:lang w:val="en-US"/>
        </w:rPr>
        <w:t xml:space="preserve">the isoform ratio calculation. </w:t>
      </w:r>
    </w:p>
    <w:p w14:paraId="22108A2D" w14:textId="77777777" w:rsidR="00837265" w:rsidRPr="0075606C" w:rsidRDefault="00837265" w:rsidP="00573600">
      <w:pPr>
        <w:spacing w:after="120" w:line="240" w:lineRule="auto"/>
        <w:rPr>
          <w:lang w:val="en-US"/>
        </w:rPr>
      </w:pPr>
    </w:p>
    <w:p w14:paraId="656D5948" w14:textId="19007F51" w:rsidR="00541032" w:rsidRPr="0075606C" w:rsidRDefault="0054103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75606C">
        <w:rPr>
          <w:rFonts w:ascii="Times New Roman" w:hAnsi="Times New Roman" w:cs="Times New Roman"/>
          <w:b/>
          <w:sz w:val="28"/>
          <w:lang w:val="en-US"/>
        </w:rPr>
        <w:t>Legends to Supplementary Figures</w:t>
      </w:r>
    </w:p>
    <w:p w14:paraId="245FBBD5" w14:textId="728E0814" w:rsidR="00787260" w:rsidRPr="0075606C" w:rsidRDefault="00787260"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S1. Comparison of replication origin-associated transcripts </w:t>
      </w:r>
    </w:p>
    <w:p w14:paraId="07B599FF" w14:textId="27202F21" w:rsidR="00787260" w:rsidRPr="0075606C" w:rsidRDefault="0078726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lastRenderedPageBreak/>
        <w:t xml:space="preserve">This illustration compares the sequences of raRNAs </w:t>
      </w:r>
      <w:r w:rsidR="001556DD" w:rsidRPr="0075606C">
        <w:rPr>
          <w:rFonts w:ascii="Times New Roman" w:hAnsi="Times New Roman" w:cs="Times New Roman"/>
          <w:sz w:val="24"/>
          <w:lang w:val="en-US"/>
        </w:rPr>
        <w:t>[(A) CTO-S; (B</w:t>
      </w:r>
      <w:r w:rsidRPr="0075606C">
        <w:rPr>
          <w:rFonts w:ascii="Times New Roman" w:hAnsi="Times New Roman" w:cs="Times New Roman"/>
          <w:sz w:val="24"/>
          <w:lang w:val="en-US"/>
        </w:rPr>
        <w:t>) NOIR] from EHV-1 with those of two PRV strains (Kaplan and MdBio).</w:t>
      </w:r>
    </w:p>
    <w:p w14:paraId="763805D4" w14:textId="5B10DEF6" w:rsidR="00BB32B5" w:rsidRPr="0075606C" w:rsidRDefault="00BB32B5" w:rsidP="00573600">
      <w:pPr>
        <w:spacing w:after="120" w:line="240" w:lineRule="auto"/>
        <w:jc w:val="both"/>
        <w:rPr>
          <w:rFonts w:ascii="Times New Roman" w:hAnsi="Times New Roman" w:cs="Times New Roman"/>
          <w:b/>
          <w:sz w:val="24"/>
          <w:szCs w:val="24"/>
          <w:lang w:val="en-US"/>
        </w:rPr>
      </w:pPr>
      <w:r w:rsidRPr="0075606C">
        <w:rPr>
          <w:rFonts w:ascii="Times New Roman" w:hAnsi="Times New Roman" w:cs="Times New Roman"/>
          <w:b/>
          <w:sz w:val="24"/>
          <w:szCs w:val="24"/>
          <w:lang w:val="en-US"/>
        </w:rPr>
        <w:t>Supplementary Figure S2: raRNAs of the OriL and OriS replication origins of EHV-1</w:t>
      </w:r>
    </w:p>
    <w:p w14:paraId="67BEE310" w14:textId="3892FFFE" w:rsidR="001F03E0" w:rsidRPr="0075606C" w:rsidRDefault="001F03E0" w:rsidP="00573600">
      <w:pPr>
        <w:spacing w:after="120" w:line="240" w:lineRule="auto"/>
        <w:jc w:val="both"/>
        <w:rPr>
          <w:rFonts w:ascii="Times New Roman" w:hAnsi="Times New Roman" w:cs="Times New Roman"/>
          <w:sz w:val="24"/>
          <w:szCs w:val="24"/>
          <w:lang w:val="en-US"/>
        </w:rPr>
      </w:pPr>
      <w:r w:rsidRPr="0075606C">
        <w:rPr>
          <w:rFonts w:ascii="Times New Roman" w:hAnsi="Times New Roman" w:cs="Times New Roman"/>
          <w:sz w:val="24"/>
          <w:szCs w:val="24"/>
          <w:lang w:val="en-US"/>
        </w:rPr>
        <w:t>The OriL (upper panel) and OriS (lower panel) replication origins of equid alphaherpesvirus 1 and the genes located in their surrounding regions are shown. In the figure, transcripts and genes from the forward strand are shown in red, while those from the reverse strand are shown in blue. The replication-associated RNA (raRNA) molecules overlapping the replication origin are highlighted in green, while the Ori site is highlighted in purple.</w:t>
      </w:r>
    </w:p>
    <w:p w14:paraId="07693DEC" w14:textId="486A59C0" w:rsidR="00BB32B5" w:rsidRPr="0075606C" w:rsidRDefault="00BB32B5" w:rsidP="00573600">
      <w:pPr>
        <w:spacing w:after="120" w:line="240" w:lineRule="auto"/>
        <w:jc w:val="both"/>
        <w:rPr>
          <w:rFonts w:ascii="Times New Roman" w:hAnsi="Times New Roman" w:cs="Times New Roman"/>
          <w:b/>
          <w:sz w:val="24"/>
          <w:szCs w:val="24"/>
          <w:lang w:val="en-US"/>
        </w:rPr>
      </w:pPr>
      <w:r w:rsidRPr="0075606C">
        <w:rPr>
          <w:rFonts w:ascii="Times New Roman" w:hAnsi="Times New Roman" w:cs="Times New Roman"/>
          <w:b/>
          <w:sz w:val="24"/>
          <w:szCs w:val="24"/>
          <w:lang w:val="en-US"/>
        </w:rPr>
        <w:t xml:space="preserve">Supplementary Figure S3: raRNAs of the OriL and OriS replication origins of </w:t>
      </w:r>
      <w:r w:rsidR="002B4736" w:rsidRPr="0075606C">
        <w:rPr>
          <w:rFonts w:ascii="Times New Roman" w:hAnsi="Times New Roman" w:cs="Times New Roman"/>
          <w:b/>
          <w:sz w:val="24"/>
          <w:szCs w:val="24"/>
          <w:lang w:val="en-US"/>
        </w:rPr>
        <w:t>PRV</w:t>
      </w:r>
    </w:p>
    <w:p w14:paraId="1718143E" w14:textId="77777777" w:rsidR="00221BDE" w:rsidRPr="0075606C" w:rsidRDefault="00221BDE" w:rsidP="00573600">
      <w:pPr>
        <w:spacing w:after="120" w:line="240" w:lineRule="auto"/>
        <w:jc w:val="both"/>
        <w:rPr>
          <w:rFonts w:ascii="Times New Roman" w:hAnsi="Times New Roman" w:cs="Times New Roman"/>
          <w:sz w:val="24"/>
          <w:szCs w:val="24"/>
          <w:lang w:val="en-US"/>
        </w:rPr>
      </w:pPr>
      <w:r w:rsidRPr="0075606C">
        <w:rPr>
          <w:rFonts w:ascii="Times New Roman" w:hAnsi="Times New Roman" w:cs="Times New Roman"/>
          <w:sz w:val="24"/>
          <w:szCs w:val="24"/>
          <w:lang w:val="en-US"/>
        </w:rPr>
        <w:t>The OriL (upper panel) and OriS (lower panel) replication origins of pseudorabies virus, along with the genes in their surrounding regions, are depicted. In the figure, transcripts and genes on the forward strand are displayed in red, while those on the reverse strand appear in blue. The replication-associated RNA (raRNA) molecules that overlap the replication origin are highlighted in green, while the Ori site is marked in purple.</w:t>
      </w:r>
    </w:p>
    <w:p w14:paraId="2F06FED7" w14:textId="6F6F2CD7" w:rsidR="00541032" w:rsidRPr="0075606C" w:rsidRDefault="00541032"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4</w:t>
      </w:r>
      <w:r w:rsidRPr="0075606C">
        <w:rPr>
          <w:rFonts w:ascii="Times New Roman" w:hAnsi="Times New Roman" w:cs="Times New Roman"/>
          <w:b/>
          <w:sz w:val="24"/>
          <w:lang w:val="en-US"/>
        </w:rPr>
        <w:t xml:space="preserve">. Kinetics of </w:t>
      </w:r>
      <w:r w:rsidR="00DF530A" w:rsidRPr="0075606C">
        <w:rPr>
          <w:rFonts w:ascii="Times New Roman" w:hAnsi="Times New Roman" w:cs="Times New Roman"/>
          <w:b/>
          <w:sz w:val="24"/>
          <w:lang w:val="en-US"/>
        </w:rPr>
        <w:t>t</w:t>
      </w:r>
      <w:r w:rsidRPr="0075606C">
        <w:rPr>
          <w:rFonts w:ascii="Times New Roman" w:hAnsi="Times New Roman" w:cs="Times New Roman"/>
          <w:b/>
          <w:sz w:val="24"/>
          <w:lang w:val="en-US"/>
        </w:rPr>
        <w:t xml:space="preserve">ranscription </w:t>
      </w:r>
      <w:r w:rsidR="00DF530A" w:rsidRPr="0075606C">
        <w:rPr>
          <w:rFonts w:ascii="Times New Roman" w:hAnsi="Times New Roman" w:cs="Times New Roman"/>
          <w:b/>
          <w:sz w:val="24"/>
          <w:lang w:val="en-US"/>
        </w:rPr>
        <w:t>s</w:t>
      </w:r>
      <w:r w:rsidRPr="0075606C">
        <w:rPr>
          <w:rFonts w:ascii="Times New Roman" w:hAnsi="Times New Roman" w:cs="Times New Roman"/>
          <w:b/>
          <w:sz w:val="24"/>
          <w:lang w:val="en-US"/>
        </w:rPr>
        <w:t xml:space="preserve">tart </w:t>
      </w:r>
      <w:r w:rsidR="00DF530A" w:rsidRPr="0075606C">
        <w:rPr>
          <w:rFonts w:ascii="Times New Roman" w:hAnsi="Times New Roman" w:cs="Times New Roman"/>
          <w:b/>
          <w:sz w:val="24"/>
          <w:lang w:val="en-US"/>
        </w:rPr>
        <w:t>s</w:t>
      </w:r>
      <w:r w:rsidRPr="0075606C">
        <w:rPr>
          <w:rFonts w:ascii="Times New Roman" w:hAnsi="Times New Roman" w:cs="Times New Roman"/>
          <w:b/>
          <w:sz w:val="24"/>
          <w:lang w:val="en-US"/>
        </w:rPr>
        <w:t xml:space="preserve">ites of EHV-1 </w:t>
      </w:r>
      <w:r w:rsidR="00DF530A" w:rsidRPr="0075606C">
        <w:rPr>
          <w:rFonts w:ascii="Times New Roman" w:hAnsi="Times New Roman" w:cs="Times New Roman"/>
          <w:b/>
          <w:sz w:val="24"/>
          <w:lang w:val="en-US"/>
        </w:rPr>
        <w:t>d</w:t>
      </w:r>
      <w:r w:rsidRPr="0075606C">
        <w:rPr>
          <w:rFonts w:ascii="Times New Roman" w:hAnsi="Times New Roman" w:cs="Times New Roman"/>
          <w:b/>
          <w:sz w:val="24"/>
          <w:lang w:val="en-US"/>
        </w:rPr>
        <w:t xml:space="preserve">etected by dcDNA-Seq and </w:t>
      </w:r>
      <w:r w:rsidR="00DF530A" w:rsidRPr="0075606C">
        <w:rPr>
          <w:rFonts w:ascii="Times New Roman" w:hAnsi="Times New Roman" w:cs="Times New Roman"/>
          <w:b/>
          <w:sz w:val="24"/>
          <w:lang w:val="en-US"/>
        </w:rPr>
        <w:t>v</w:t>
      </w:r>
      <w:r w:rsidRPr="0075606C">
        <w:rPr>
          <w:rFonts w:ascii="Times New Roman" w:hAnsi="Times New Roman" w:cs="Times New Roman"/>
          <w:b/>
          <w:sz w:val="24"/>
          <w:lang w:val="en-US"/>
        </w:rPr>
        <w:t xml:space="preserve">alidated by CAGE-Seq. </w:t>
      </w:r>
    </w:p>
    <w:p w14:paraId="396F3F71" w14:textId="314FAF4F" w:rsidR="003B32D9" w:rsidRPr="0075606C" w:rsidRDefault="003B32D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Similar to Figure 1</w:t>
      </w:r>
      <w:r w:rsidRPr="0075606C">
        <w:rPr>
          <w:rFonts w:ascii="Times New Roman" w:hAnsi="Times New Roman" w:cs="Times New Roman"/>
          <w:sz w:val="24"/>
          <w:lang w:val="en-US"/>
        </w:rPr>
        <w:t>, this plot shows the 5'</w:t>
      </w:r>
      <w:r w:rsidR="00010030" w:rsidRPr="0075606C">
        <w:rPr>
          <w:rFonts w:ascii="Times New Roman" w:hAnsi="Times New Roman" w:cs="Times New Roman"/>
          <w:sz w:val="24"/>
          <w:lang w:val="en-US"/>
        </w:rPr>
        <w:t>-</w:t>
      </w:r>
      <w:r w:rsidRPr="0075606C">
        <w:rPr>
          <w:rFonts w:ascii="Times New Roman" w:hAnsi="Times New Roman" w:cs="Times New Roman"/>
          <w:sz w:val="24"/>
          <w:lang w:val="en-US"/>
        </w:rPr>
        <w:t xml:space="preserve">end distribution along the viral genome for each time-point group. The mean values for each time-point group were calculated and merged into 50-nt sized bins for visualization. </w:t>
      </w:r>
      <w:r w:rsidR="00404A41" w:rsidRPr="0075606C">
        <w:rPr>
          <w:rFonts w:ascii="Times New Roman" w:hAnsi="Times New Roman" w:cs="Times New Roman"/>
          <w:sz w:val="24"/>
          <w:lang w:val="en-US"/>
        </w:rPr>
        <w:t>Each facet corresponds to a time-point group, and the y-axis scale is determined independently (scale="free_y" in ggplot).</w:t>
      </w:r>
    </w:p>
    <w:p w14:paraId="653BAF0C" w14:textId="1FEBB510" w:rsidR="00B646D0" w:rsidRPr="0075606C" w:rsidRDefault="00B646D0"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5</w:t>
      </w:r>
      <w:r w:rsidRPr="0075606C">
        <w:rPr>
          <w:rFonts w:ascii="Times New Roman" w:hAnsi="Times New Roman" w:cs="Times New Roman"/>
          <w:b/>
          <w:sz w:val="24"/>
          <w:lang w:val="en-US"/>
        </w:rPr>
        <w:t>. Kinetic profiling of canonical EHV-1 TSSs according to kinetic classes</w:t>
      </w:r>
    </w:p>
    <w:p w14:paraId="3DB74556" w14:textId="77777777" w:rsidR="00B646D0" w:rsidRPr="0075606C" w:rsidRDefault="00B646D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TSSs, utilizing the total viral read counts per sample for normalization. The analysis included only those reads that aligned with the canonical TSS of genes at their 5'-ends (allowing a deviation of +/- 10 nucleotides). The mean values are represented as points, and standard deviations (SD) as lines, plotted on the y-axis as the ratio of TSS abundance for each gene. The x-axis represents time post-infection (hours). The panels are color-coded based on kinetic transcription phases: blue for immediate early (IE), orange for early (E), green for late (L), and red for unknown phases. This provides a visual distinction among different TSS dynamics throughout the infection.</w:t>
      </w:r>
    </w:p>
    <w:p w14:paraId="1380F208" w14:textId="3B6F067A" w:rsidR="001D1AE3" w:rsidRPr="0075606C" w:rsidRDefault="001D1AE3"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6</w:t>
      </w:r>
      <w:r w:rsidR="00DF530A" w:rsidRPr="0075606C">
        <w:rPr>
          <w:rFonts w:ascii="Times New Roman" w:hAnsi="Times New Roman" w:cs="Times New Roman"/>
          <w:b/>
          <w:sz w:val="24"/>
          <w:lang w:val="en-US"/>
        </w:rPr>
        <w:t>. Kinetic profiling of c</w:t>
      </w:r>
      <w:r w:rsidRPr="0075606C">
        <w:rPr>
          <w:rFonts w:ascii="Times New Roman" w:hAnsi="Times New Roman" w:cs="Times New Roman"/>
          <w:b/>
          <w:sz w:val="24"/>
          <w:lang w:val="en-US"/>
        </w:rPr>
        <w:t xml:space="preserve">anonical EHV-1 TSSs </w:t>
      </w:r>
      <w:r w:rsidR="00DF530A" w:rsidRPr="0075606C">
        <w:rPr>
          <w:rFonts w:ascii="Times New Roman" w:hAnsi="Times New Roman" w:cs="Times New Roman"/>
          <w:b/>
          <w:sz w:val="24"/>
          <w:lang w:val="en-US"/>
        </w:rPr>
        <w:t>a</w:t>
      </w:r>
      <w:r w:rsidR="00231016" w:rsidRPr="0075606C">
        <w:rPr>
          <w:rFonts w:ascii="Times New Roman" w:hAnsi="Times New Roman" w:cs="Times New Roman"/>
          <w:b/>
          <w:sz w:val="24"/>
          <w:lang w:val="en-US"/>
        </w:rPr>
        <w:t xml:space="preserve">ccording to </w:t>
      </w:r>
      <w:r w:rsidR="00231016" w:rsidRPr="0075606C">
        <w:rPr>
          <w:rFonts w:ascii="Times New Roman" w:hAnsi="Times New Roman" w:cs="Times New Roman"/>
          <w:b/>
          <w:i/>
          <w:sz w:val="24"/>
          <w:lang w:val="en-US"/>
        </w:rPr>
        <w:t xml:space="preserve">de </w:t>
      </w:r>
      <w:r w:rsidR="00DF530A" w:rsidRPr="0075606C">
        <w:rPr>
          <w:rFonts w:ascii="Times New Roman" w:hAnsi="Times New Roman" w:cs="Times New Roman"/>
          <w:b/>
          <w:i/>
          <w:sz w:val="24"/>
          <w:lang w:val="en-US"/>
        </w:rPr>
        <w:t>novo</w:t>
      </w:r>
      <w:r w:rsidR="00DF530A" w:rsidRPr="0075606C">
        <w:rPr>
          <w:rFonts w:ascii="Times New Roman" w:hAnsi="Times New Roman" w:cs="Times New Roman"/>
          <w:b/>
          <w:sz w:val="24"/>
          <w:lang w:val="en-US"/>
        </w:rPr>
        <w:t xml:space="preserve"> kinetic c</w:t>
      </w:r>
      <w:r w:rsidRPr="0075606C">
        <w:rPr>
          <w:rFonts w:ascii="Times New Roman" w:hAnsi="Times New Roman" w:cs="Times New Roman"/>
          <w:b/>
          <w:sz w:val="24"/>
          <w:lang w:val="en-US"/>
        </w:rPr>
        <w:t>lusters</w:t>
      </w:r>
    </w:p>
    <w:p w14:paraId="54D1EA88" w14:textId="4869D3D7" w:rsidR="001D1AE3" w:rsidRPr="0075606C" w:rsidRDefault="001D1AE3"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TSSs, utilizing the total viral read counts per sample for normalization. The analysis included only those reads that aligned with the can</w:t>
      </w:r>
      <w:r w:rsidR="00010030" w:rsidRPr="0075606C">
        <w:rPr>
          <w:rFonts w:ascii="Times New Roman" w:hAnsi="Times New Roman" w:cs="Times New Roman"/>
          <w:sz w:val="24"/>
          <w:lang w:val="en-US"/>
        </w:rPr>
        <w:t>onical TSS of genes at their 5'-</w:t>
      </w:r>
      <w:r w:rsidRPr="0075606C">
        <w:rPr>
          <w:rFonts w:ascii="Times New Roman" w:hAnsi="Times New Roman" w:cs="Times New Roman"/>
          <w:sz w:val="24"/>
          <w:lang w:val="en-US"/>
        </w:rPr>
        <w:t xml:space="preserve">ends (allowing a deviation of +/- 10 </w:t>
      </w:r>
      <w:r w:rsidR="002E4D90" w:rsidRPr="0075606C">
        <w:rPr>
          <w:rFonts w:ascii="Times New Roman" w:hAnsi="Times New Roman" w:cs="Times New Roman"/>
          <w:sz w:val="24"/>
          <w:lang w:val="en-US"/>
        </w:rPr>
        <w:t>nucleotides</w:t>
      </w:r>
      <w:r w:rsidRPr="0075606C">
        <w:rPr>
          <w:rFonts w:ascii="Times New Roman" w:hAnsi="Times New Roman" w:cs="Times New Roman"/>
          <w:sz w:val="24"/>
          <w:lang w:val="en-US"/>
        </w:rPr>
        <w:t xml:space="preserve">). The mean values are represented as points, and standard deviations (SD) as lines, plotted on the y-axis as the ratio of TSS abundance for each gene. The x-axis represents time post-infection (hours). Each cluster is colored according to its </w:t>
      </w:r>
      <w:r w:rsidR="00231016" w:rsidRPr="0075606C">
        <w:rPr>
          <w:rFonts w:ascii="Times New Roman" w:hAnsi="Times New Roman" w:cs="Times New Roman"/>
          <w:i/>
          <w:sz w:val="24"/>
          <w:lang w:val="en-US"/>
        </w:rPr>
        <w:t xml:space="preserve">de </w:t>
      </w:r>
      <w:r w:rsidRPr="0075606C">
        <w:rPr>
          <w:rFonts w:ascii="Times New Roman" w:hAnsi="Times New Roman" w:cs="Times New Roman"/>
          <w:i/>
          <w:sz w:val="24"/>
          <w:lang w:val="en-US"/>
        </w:rPr>
        <w:t>novo</w:t>
      </w:r>
      <w:r w:rsidRPr="0075606C">
        <w:rPr>
          <w:rFonts w:ascii="Times New Roman" w:hAnsi="Times New Roman" w:cs="Times New Roman"/>
          <w:sz w:val="24"/>
          <w:lang w:val="en-US"/>
        </w:rPr>
        <w:t xml:space="preserve"> kinetic cluster membership. The color-coding for the clustering is shown in the bottom right panel. This figure provides a visual distinction among different transcriptional dynamics, according to the gene’s relative </w:t>
      </w:r>
      <w:r w:rsidR="00CC79A6" w:rsidRPr="0075606C">
        <w:rPr>
          <w:rFonts w:ascii="Times New Roman" w:hAnsi="Times New Roman" w:cs="Times New Roman"/>
          <w:sz w:val="24"/>
          <w:lang w:val="en-US"/>
        </w:rPr>
        <w:t xml:space="preserve">TSS </w:t>
      </w:r>
      <w:r w:rsidRPr="0075606C">
        <w:rPr>
          <w:rFonts w:ascii="Times New Roman" w:hAnsi="Times New Roman" w:cs="Times New Roman"/>
          <w:sz w:val="24"/>
          <w:lang w:val="en-US"/>
        </w:rPr>
        <w:t>abundance throughout the infection.</w:t>
      </w:r>
    </w:p>
    <w:p w14:paraId="6344C065" w14:textId="0AF3F38D" w:rsidR="00541032" w:rsidRPr="0075606C" w:rsidRDefault="00541032"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BB32B5" w:rsidRPr="0075606C">
        <w:rPr>
          <w:rFonts w:ascii="Times New Roman" w:hAnsi="Times New Roman" w:cs="Times New Roman"/>
          <w:b/>
          <w:sz w:val="24"/>
          <w:lang w:val="en-US"/>
        </w:rPr>
        <w:t>S7</w:t>
      </w:r>
      <w:r w:rsidRPr="0075606C">
        <w:rPr>
          <w:rFonts w:ascii="Times New Roman" w:hAnsi="Times New Roman" w:cs="Times New Roman"/>
          <w:b/>
          <w:sz w:val="24"/>
          <w:lang w:val="en-US"/>
        </w:rPr>
        <w:t xml:space="preserve">. Kinetics of </w:t>
      </w:r>
      <w:r w:rsidR="00DF530A" w:rsidRPr="0075606C">
        <w:rPr>
          <w:rFonts w:ascii="Times New Roman" w:hAnsi="Times New Roman" w:cs="Times New Roman"/>
          <w:b/>
          <w:sz w:val="24"/>
          <w:lang w:val="en-US"/>
        </w:rPr>
        <w:t>t</w:t>
      </w:r>
      <w:r w:rsidRPr="0075606C">
        <w:rPr>
          <w:rFonts w:ascii="Times New Roman" w:hAnsi="Times New Roman" w:cs="Times New Roman"/>
          <w:b/>
          <w:sz w:val="24"/>
          <w:lang w:val="en-US"/>
        </w:rPr>
        <w:t xml:space="preserve">ranscription </w:t>
      </w:r>
      <w:r w:rsidR="00DF530A" w:rsidRPr="0075606C">
        <w:rPr>
          <w:rFonts w:ascii="Times New Roman" w:hAnsi="Times New Roman" w:cs="Times New Roman"/>
          <w:b/>
          <w:sz w:val="24"/>
          <w:lang w:val="en-US"/>
        </w:rPr>
        <w:t>e</w:t>
      </w:r>
      <w:r w:rsidRPr="0075606C">
        <w:rPr>
          <w:rFonts w:ascii="Times New Roman" w:hAnsi="Times New Roman" w:cs="Times New Roman"/>
          <w:b/>
          <w:sz w:val="24"/>
          <w:lang w:val="en-US"/>
        </w:rPr>
        <w:t xml:space="preserve">nd </w:t>
      </w:r>
      <w:r w:rsidR="00DF530A" w:rsidRPr="0075606C">
        <w:rPr>
          <w:rFonts w:ascii="Times New Roman" w:hAnsi="Times New Roman" w:cs="Times New Roman"/>
          <w:b/>
          <w:sz w:val="24"/>
          <w:lang w:val="en-US"/>
        </w:rPr>
        <w:t>s</w:t>
      </w:r>
      <w:r w:rsidRPr="0075606C">
        <w:rPr>
          <w:rFonts w:ascii="Times New Roman" w:hAnsi="Times New Roman" w:cs="Times New Roman"/>
          <w:b/>
          <w:sz w:val="24"/>
          <w:lang w:val="en-US"/>
        </w:rPr>
        <w:t xml:space="preserve">ites of EHV-1 </w:t>
      </w:r>
      <w:r w:rsidR="00DF530A" w:rsidRPr="0075606C">
        <w:rPr>
          <w:rFonts w:ascii="Times New Roman" w:hAnsi="Times New Roman" w:cs="Times New Roman"/>
          <w:b/>
          <w:sz w:val="24"/>
          <w:lang w:val="en-US"/>
        </w:rPr>
        <w:t>d</w:t>
      </w:r>
      <w:r w:rsidRPr="0075606C">
        <w:rPr>
          <w:rFonts w:ascii="Times New Roman" w:hAnsi="Times New Roman" w:cs="Times New Roman"/>
          <w:b/>
          <w:sz w:val="24"/>
          <w:lang w:val="en-US"/>
        </w:rPr>
        <w:t xml:space="preserve">etected by dcDNA-Seq and </w:t>
      </w:r>
      <w:r w:rsidR="00DF530A" w:rsidRPr="0075606C">
        <w:rPr>
          <w:rFonts w:ascii="Times New Roman" w:hAnsi="Times New Roman" w:cs="Times New Roman"/>
          <w:b/>
          <w:sz w:val="24"/>
          <w:lang w:val="en-US"/>
        </w:rPr>
        <w:t>v</w:t>
      </w:r>
      <w:r w:rsidRPr="0075606C">
        <w:rPr>
          <w:rFonts w:ascii="Times New Roman" w:hAnsi="Times New Roman" w:cs="Times New Roman"/>
          <w:b/>
          <w:sz w:val="24"/>
          <w:lang w:val="en-US"/>
        </w:rPr>
        <w:t>alidated by dRNA-Seq.</w:t>
      </w:r>
    </w:p>
    <w:p w14:paraId="59523264" w14:textId="16C8D3CD" w:rsidR="005B337E" w:rsidRPr="0075606C" w:rsidRDefault="00150D9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Similar</w:t>
      </w:r>
      <w:r w:rsidR="001559CC" w:rsidRPr="0075606C">
        <w:rPr>
          <w:rFonts w:ascii="Times New Roman" w:hAnsi="Times New Roman" w:cs="Times New Roman"/>
          <w:sz w:val="24"/>
          <w:lang w:val="en-US"/>
        </w:rPr>
        <w:t xml:space="preserve"> to Figure 2, this </w:t>
      </w:r>
      <w:r w:rsidR="003B32D9" w:rsidRPr="0075606C">
        <w:rPr>
          <w:rFonts w:ascii="Times New Roman" w:hAnsi="Times New Roman" w:cs="Times New Roman"/>
          <w:sz w:val="24"/>
          <w:lang w:val="en-US"/>
        </w:rPr>
        <w:t>plot shows the 5'</w:t>
      </w:r>
      <w:r w:rsidR="00010030" w:rsidRPr="0075606C">
        <w:rPr>
          <w:rFonts w:ascii="Times New Roman" w:hAnsi="Times New Roman" w:cs="Times New Roman"/>
          <w:sz w:val="24"/>
          <w:lang w:val="en-US"/>
        </w:rPr>
        <w:t>-</w:t>
      </w:r>
      <w:r w:rsidR="001559CC" w:rsidRPr="0075606C">
        <w:rPr>
          <w:rFonts w:ascii="Times New Roman" w:hAnsi="Times New Roman" w:cs="Times New Roman"/>
          <w:sz w:val="24"/>
          <w:lang w:val="en-US"/>
        </w:rPr>
        <w:t xml:space="preserve">end distribution along the viral genome in each time-point groups. The mean values for each time-point group was calculated and merged into 50-nt sized bins for the visualization. </w:t>
      </w:r>
      <w:r w:rsidR="009C7B78" w:rsidRPr="0075606C">
        <w:rPr>
          <w:rFonts w:ascii="Times New Roman" w:hAnsi="Times New Roman" w:cs="Times New Roman"/>
          <w:sz w:val="24"/>
          <w:lang w:val="en-US"/>
        </w:rPr>
        <w:t>Each facet represents a time-point group, with the y-axis scale set independently using scale="free_y" in ggplot.</w:t>
      </w:r>
    </w:p>
    <w:p w14:paraId="2E22AA5E" w14:textId="46D113ED" w:rsidR="00CC79A6" w:rsidRPr="0075606C" w:rsidRDefault="00CC79A6"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lastRenderedPageBreak/>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8</w:t>
      </w:r>
      <w:r w:rsidR="00DF530A" w:rsidRPr="0075606C">
        <w:rPr>
          <w:rFonts w:ascii="Times New Roman" w:hAnsi="Times New Roman" w:cs="Times New Roman"/>
          <w:b/>
          <w:sz w:val="24"/>
          <w:lang w:val="en-US"/>
        </w:rPr>
        <w:t>. Kinetic profiling of c</w:t>
      </w:r>
      <w:r w:rsidRPr="0075606C">
        <w:rPr>
          <w:rFonts w:ascii="Times New Roman" w:hAnsi="Times New Roman" w:cs="Times New Roman"/>
          <w:b/>
          <w:sz w:val="24"/>
          <w:lang w:val="en-US"/>
        </w:rPr>
        <w:t xml:space="preserve">anonical EHV-1 TESs </w:t>
      </w:r>
      <w:r w:rsidR="00DF530A" w:rsidRPr="0075606C">
        <w:rPr>
          <w:rFonts w:ascii="Times New Roman" w:hAnsi="Times New Roman" w:cs="Times New Roman"/>
          <w:b/>
          <w:sz w:val="24"/>
          <w:lang w:val="en-US"/>
        </w:rPr>
        <w:t>According to kinetic c</w:t>
      </w:r>
      <w:r w:rsidRPr="0075606C">
        <w:rPr>
          <w:rFonts w:ascii="Times New Roman" w:hAnsi="Times New Roman" w:cs="Times New Roman"/>
          <w:b/>
          <w:sz w:val="24"/>
          <w:lang w:val="en-US"/>
        </w:rPr>
        <w:t>lasses</w:t>
      </w:r>
    </w:p>
    <w:p w14:paraId="6E4673EF" w14:textId="6767BE96" w:rsidR="001445BA" w:rsidRPr="0075606C" w:rsidRDefault="00CC79A6"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TESs, utilizing the total viral read counts per sample for normalization. The analysis included only those reads that aligned with the can</w:t>
      </w:r>
      <w:r w:rsidR="00010030" w:rsidRPr="0075606C">
        <w:rPr>
          <w:rFonts w:ascii="Times New Roman" w:hAnsi="Times New Roman" w:cs="Times New Roman"/>
          <w:sz w:val="24"/>
          <w:lang w:val="en-US"/>
        </w:rPr>
        <w:t>onical TES of genes at their 5'-</w:t>
      </w:r>
      <w:r w:rsidRPr="0075606C">
        <w:rPr>
          <w:rFonts w:ascii="Times New Roman" w:hAnsi="Times New Roman" w:cs="Times New Roman"/>
          <w:sz w:val="24"/>
          <w:lang w:val="en-US"/>
        </w:rPr>
        <w:t>ends (allowing a deviation of +/- 10</w:t>
      </w:r>
      <w:r w:rsidR="002E4D90" w:rsidRPr="0075606C">
        <w:rPr>
          <w:rFonts w:ascii="Times New Roman" w:hAnsi="Times New Roman" w:cs="Times New Roman"/>
          <w:sz w:val="24"/>
          <w:lang w:val="en-US"/>
        </w:rPr>
        <w:t xml:space="preserve"> nucleotides</w:t>
      </w:r>
      <w:r w:rsidRPr="0075606C">
        <w:rPr>
          <w:rFonts w:ascii="Times New Roman" w:hAnsi="Times New Roman" w:cs="Times New Roman"/>
          <w:sz w:val="24"/>
          <w:lang w:val="en-US"/>
        </w:rPr>
        <w:t>). The mean values are represented as points, and standard deviations (SD) as lines, plotted on the y-axis as the ratio of TES abundance for each gene. The x-axis represents time post-infection (hours). The panels are color-coded based on kinetic transcription phases: blue for immediate early (IE), orange for early (E), green for late (L), and red for unknown phases. This provides a visual distinction among different TSS dynamics throughout the infection.</w:t>
      </w:r>
    </w:p>
    <w:p w14:paraId="60D499A9" w14:textId="74DF0AB6" w:rsidR="00403927" w:rsidRPr="0075606C" w:rsidRDefault="00403927"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9</w:t>
      </w:r>
      <w:r w:rsidRPr="0075606C">
        <w:rPr>
          <w:rFonts w:ascii="Times New Roman" w:hAnsi="Times New Roman" w:cs="Times New Roman"/>
          <w:b/>
          <w:sz w:val="24"/>
          <w:lang w:val="en-US"/>
        </w:rPr>
        <w:t xml:space="preserve">. Kinetic profiling of canonical EHV-1 TESs according to </w:t>
      </w:r>
      <w:r w:rsidRPr="0075606C">
        <w:rPr>
          <w:rFonts w:ascii="Times New Roman" w:hAnsi="Times New Roman" w:cs="Times New Roman"/>
          <w:b/>
          <w:i/>
          <w:sz w:val="24"/>
          <w:lang w:val="en-US"/>
        </w:rPr>
        <w:t>de novo</w:t>
      </w:r>
      <w:r w:rsidRPr="0075606C">
        <w:rPr>
          <w:rFonts w:ascii="Times New Roman" w:hAnsi="Times New Roman" w:cs="Times New Roman"/>
          <w:b/>
          <w:sz w:val="24"/>
          <w:lang w:val="en-US"/>
        </w:rPr>
        <w:t xml:space="preserve"> kinetic clusters</w:t>
      </w:r>
    </w:p>
    <w:p w14:paraId="5717C754" w14:textId="77777777" w:rsidR="00403927" w:rsidRPr="0075606C" w:rsidRDefault="00403927"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This figure illustrates the kinetic profiling of canonical EHV-1 TESs, utilizing the total viral read counts per sample for normalization. The analysis included only those reads that aligned with the canonical TSS of genes at their 5'-ends (allowing a deviation of +/- 10 nucleotides). The mean values are represented as points, and standard deviations (SD) as lines, plotted on the y-axis as the ratio of TES abundance for each gene. The x-axis represents time post-infection (hours). Each cluster is colored according to its </w:t>
      </w:r>
      <w:r w:rsidRPr="0075606C">
        <w:rPr>
          <w:rFonts w:ascii="Times New Roman" w:hAnsi="Times New Roman" w:cs="Times New Roman"/>
          <w:i/>
          <w:sz w:val="24"/>
          <w:lang w:val="en-US"/>
        </w:rPr>
        <w:t>de novo</w:t>
      </w:r>
      <w:r w:rsidRPr="0075606C">
        <w:rPr>
          <w:rFonts w:ascii="Times New Roman" w:hAnsi="Times New Roman" w:cs="Times New Roman"/>
          <w:sz w:val="24"/>
          <w:lang w:val="en-US"/>
        </w:rPr>
        <w:t xml:space="preserve"> kinetic cluster membership. The color-coding for the clustering is shown in the bottom right panel. This figure provides a visual distinction among different transcriptional dynamics, according to the gene’s relative TES abundance throughout the infection.</w:t>
      </w:r>
    </w:p>
    <w:p w14:paraId="4FF83770" w14:textId="557695D8" w:rsidR="00CC79A6" w:rsidRPr="0075606C" w:rsidRDefault="00CC79A6"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10</w:t>
      </w:r>
      <w:r w:rsidR="00DF530A" w:rsidRPr="0075606C">
        <w:rPr>
          <w:rFonts w:ascii="Times New Roman" w:hAnsi="Times New Roman" w:cs="Times New Roman"/>
          <w:b/>
          <w:sz w:val="24"/>
          <w:lang w:val="en-US"/>
        </w:rPr>
        <w:t>. Kinetics of transcript i</w:t>
      </w:r>
      <w:r w:rsidRPr="0075606C">
        <w:rPr>
          <w:rFonts w:ascii="Times New Roman" w:hAnsi="Times New Roman" w:cs="Times New Roman"/>
          <w:b/>
          <w:sz w:val="24"/>
          <w:lang w:val="en-US"/>
        </w:rPr>
        <w:t xml:space="preserve">soforms for </w:t>
      </w:r>
      <w:r w:rsidR="00DF530A" w:rsidRPr="0075606C">
        <w:rPr>
          <w:rFonts w:ascii="Times New Roman" w:hAnsi="Times New Roman" w:cs="Times New Roman"/>
          <w:b/>
          <w:sz w:val="24"/>
          <w:lang w:val="en-US"/>
        </w:rPr>
        <w:t>selected g</w:t>
      </w:r>
      <w:r w:rsidR="00F63839" w:rsidRPr="0075606C">
        <w:rPr>
          <w:rFonts w:ascii="Times New Roman" w:hAnsi="Times New Roman" w:cs="Times New Roman"/>
          <w:b/>
          <w:sz w:val="24"/>
          <w:lang w:val="en-US"/>
        </w:rPr>
        <w:t>enes</w:t>
      </w:r>
    </w:p>
    <w:p w14:paraId="0073A639" w14:textId="100D95EF" w:rsidR="00CC79A6" w:rsidRPr="0075606C" w:rsidRDefault="00CC79A6"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dynamics of different transcript isoforms</w:t>
      </w:r>
      <w:r w:rsidR="001556DD" w:rsidRPr="0075606C">
        <w:rPr>
          <w:rFonts w:ascii="Times New Roman" w:hAnsi="Times New Roman" w:cs="Times New Roman"/>
          <w:sz w:val="24"/>
          <w:lang w:val="en-US"/>
        </w:rPr>
        <w:t xml:space="preserve"> for the selected EHV-1 genes (A</w:t>
      </w:r>
      <w:r w:rsidRPr="0075606C">
        <w:rPr>
          <w:rFonts w:ascii="Times New Roman" w:hAnsi="Times New Roman" w:cs="Times New Roman"/>
          <w:sz w:val="24"/>
          <w:lang w:val="en-US"/>
        </w:rPr>
        <w:t>) ORF</w:t>
      </w:r>
      <w:r w:rsidR="00F63839" w:rsidRPr="0075606C">
        <w:rPr>
          <w:rFonts w:ascii="Times New Roman" w:hAnsi="Times New Roman" w:cs="Times New Roman"/>
          <w:sz w:val="24"/>
          <w:lang w:val="en-US"/>
        </w:rPr>
        <w:t>23</w:t>
      </w:r>
      <w:r w:rsidR="001556DD" w:rsidRPr="0075606C">
        <w:rPr>
          <w:rFonts w:ascii="Times New Roman" w:hAnsi="Times New Roman" w:cs="Times New Roman"/>
          <w:sz w:val="24"/>
          <w:lang w:val="en-US"/>
        </w:rPr>
        <w:t>, (B</w:t>
      </w:r>
      <w:r w:rsidRPr="0075606C">
        <w:rPr>
          <w:rFonts w:ascii="Times New Roman" w:hAnsi="Times New Roman" w:cs="Times New Roman"/>
          <w:sz w:val="24"/>
          <w:lang w:val="en-US"/>
        </w:rPr>
        <w:t>) ORF</w:t>
      </w:r>
      <w:r w:rsidR="00F63839" w:rsidRPr="0075606C">
        <w:rPr>
          <w:rFonts w:ascii="Times New Roman" w:hAnsi="Times New Roman" w:cs="Times New Roman"/>
          <w:sz w:val="24"/>
          <w:lang w:val="en-US"/>
        </w:rPr>
        <w:t>5</w:t>
      </w:r>
      <w:r w:rsidRPr="0075606C">
        <w:rPr>
          <w:rFonts w:ascii="Times New Roman" w:hAnsi="Times New Roman" w:cs="Times New Roman"/>
          <w:sz w:val="24"/>
          <w:lang w:val="en-US"/>
        </w:rPr>
        <w:t>1, (</w:t>
      </w:r>
      <w:r w:rsidR="001556DD" w:rsidRPr="0075606C">
        <w:rPr>
          <w:rFonts w:ascii="Times New Roman" w:hAnsi="Times New Roman" w:cs="Times New Roman"/>
          <w:sz w:val="24"/>
          <w:lang w:val="en-US"/>
        </w:rPr>
        <w:t>C</w:t>
      </w:r>
      <w:r w:rsidR="00F63839" w:rsidRPr="0075606C">
        <w:rPr>
          <w:rFonts w:ascii="Times New Roman" w:hAnsi="Times New Roman" w:cs="Times New Roman"/>
          <w:sz w:val="24"/>
          <w:lang w:val="en-US"/>
        </w:rPr>
        <w:t>) ORF67</w:t>
      </w:r>
      <w:r w:rsidRPr="0075606C">
        <w:rPr>
          <w:rFonts w:ascii="Times New Roman" w:hAnsi="Times New Roman" w:cs="Times New Roman"/>
          <w:sz w:val="24"/>
          <w:lang w:val="en-US"/>
        </w:rPr>
        <w:t>, (</w:t>
      </w:r>
      <w:r w:rsidR="001556DD" w:rsidRPr="0075606C">
        <w:rPr>
          <w:rFonts w:ascii="Times New Roman" w:hAnsi="Times New Roman" w:cs="Times New Roman"/>
          <w:sz w:val="24"/>
          <w:lang w:val="en-US"/>
        </w:rPr>
        <w:t>D</w:t>
      </w:r>
      <w:r w:rsidRPr="0075606C">
        <w:rPr>
          <w:rFonts w:ascii="Times New Roman" w:hAnsi="Times New Roman" w:cs="Times New Roman"/>
          <w:sz w:val="24"/>
          <w:lang w:val="en-US"/>
        </w:rPr>
        <w:t>) ORF</w:t>
      </w:r>
      <w:r w:rsidR="00F63839" w:rsidRPr="0075606C">
        <w:rPr>
          <w:rFonts w:ascii="Times New Roman" w:hAnsi="Times New Roman" w:cs="Times New Roman"/>
          <w:sz w:val="24"/>
          <w:lang w:val="en-US"/>
        </w:rPr>
        <w:t>64.</w:t>
      </w:r>
      <w:r w:rsidRPr="0075606C">
        <w:rPr>
          <w:rFonts w:ascii="Times New Roman" w:hAnsi="Times New Roman" w:cs="Times New Roman"/>
          <w:sz w:val="24"/>
          <w:lang w:val="en-US"/>
        </w:rPr>
        <w:t xml:space="preserve"> </w:t>
      </w:r>
    </w:p>
    <w:p w14:paraId="74C47199" w14:textId="649E5CC7" w:rsidR="00F63839" w:rsidRPr="0075606C" w:rsidRDefault="00CC79A6"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(nt) for splice junctions and +/- 10</w:t>
      </w:r>
      <w:r w:rsidR="002E4D90" w:rsidRPr="0075606C">
        <w:rPr>
          <w:rFonts w:ascii="Times New Roman" w:hAnsi="Times New Roman" w:cs="Times New Roman"/>
          <w:sz w:val="24"/>
          <w:lang w:val="en-US"/>
        </w:rPr>
        <w:t xml:space="preserve"> nucleotides</w:t>
      </w:r>
      <w:r w:rsidRPr="0075606C">
        <w:rPr>
          <w:rFonts w:ascii="Times New Roman" w:hAnsi="Times New Roman" w:cs="Times New Roman"/>
          <w:sz w:val="24"/>
          <w:lang w:val="en-US"/>
        </w:rPr>
        <w:t xml:space="preserve"> for the start and end positions of transcripts. Asterisks indicate the CAGE-Seq significance level for each reference transcript. On the left side of each plot, the temporal trends of these transcript isoforms are depicted, with averages and standard deviations (SD) calculated for each time point post-infection, based on read count data from the dcDNA-Seq. Each data point is linked by lines to demonstrate the progression over time. The transcript isoforms, are color-coded according to their distinct isoforms, with these </w:t>
      </w:r>
      <w:r w:rsidR="00EC547B" w:rsidRPr="0075606C">
        <w:rPr>
          <w:rFonts w:ascii="Times New Roman" w:hAnsi="Times New Roman" w:cs="Times New Roman"/>
          <w:sz w:val="24"/>
          <w:lang w:val="en-US"/>
        </w:rPr>
        <w:t>color</w:t>
      </w:r>
      <w:r w:rsidRPr="0075606C">
        <w:rPr>
          <w:rFonts w:ascii="Times New Roman" w:hAnsi="Times New Roman" w:cs="Times New Roman"/>
          <w:sz w:val="24"/>
          <w:lang w:val="en-US"/>
        </w:rPr>
        <w:t xml:space="preserve"> matching those used for the points and lines in the left panel. The isoform counts were normalized against the total number of isoform counts for each gene in each sample to calculate the ratio of each isoform. Isoforms on the right side are colored grey, if they not originate from the given gene and thus were not included in the isoform ratio calculation. </w:t>
      </w:r>
    </w:p>
    <w:p w14:paraId="7FE94157" w14:textId="6EC3C779" w:rsidR="00F63839" w:rsidRPr="0075606C" w:rsidRDefault="00F63839"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787260"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11</w:t>
      </w:r>
      <w:r w:rsidRPr="0075606C">
        <w:rPr>
          <w:rFonts w:ascii="Times New Roman" w:hAnsi="Times New Roman" w:cs="Times New Roman"/>
          <w:b/>
          <w:sz w:val="24"/>
          <w:lang w:val="en-US"/>
        </w:rPr>
        <w:t>.</w:t>
      </w:r>
      <w:r w:rsidR="00DF530A" w:rsidRPr="0075606C">
        <w:rPr>
          <w:rFonts w:ascii="Times New Roman" w:hAnsi="Times New Roman" w:cs="Times New Roman"/>
          <w:b/>
          <w:sz w:val="24"/>
          <w:lang w:val="en-US"/>
        </w:rPr>
        <w:t xml:space="preserve"> </w:t>
      </w:r>
      <w:r w:rsidR="008A301C" w:rsidRPr="0075606C">
        <w:rPr>
          <w:rFonts w:ascii="Times New Roman" w:hAnsi="Times New Roman" w:cs="Times New Roman"/>
          <w:b/>
          <w:i/>
          <w:sz w:val="24"/>
          <w:lang w:val="en-US"/>
        </w:rPr>
        <w:t>D</w:t>
      </w:r>
      <w:r w:rsidR="00446E78" w:rsidRPr="0075606C">
        <w:rPr>
          <w:rFonts w:ascii="Times New Roman" w:hAnsi="Times New Roman" w:cs="Times New Roman"/>
          <w:b/>
          <w:i/>
          <w:sz w:val="24"/>
          <w:lang w:val="en-US"/>
        </w:rPr>
        <w:t>e novo</w:t>
      </w:r>
      <w:r w:rsidR="00446E78" w:rsidRPr="0075606C">
        <w:rPr>
          <w:rFonts w:ascii="Times New Roman" w:hAnsi="Times New Roman" w:cs="Times New Roman"/>
          <w:b/>
          <w:sz w:val="24"/>
          <w:lang w:val="en-US"/>
        </w:rPr>
        <w:t xml:space="preserve"> clustering </w:t>
      </w:r>
      <w:r w:rsidR="00DF530A" w:rsidRPr="0075606C">
        <w:rPr>
          <w:rFonts w:ascii="Times New Roman" w:hAnsi="Times New Roman" w:cs="Times New Roman"/>
          <w:b/>
          <w:sz w:val="24"/>
          <w:lang w:val="en-US"/>
        </w:rPr>
        <w:t xml:space="preserve">of </w:t>
      </w:r>
      <w:r w:rsidR="008A301C" w:rsidRPr="0075606C">
        <w:rPr>
          <w:rFonts w:ascii="Times New Roman" w:hAnsi="Times New Roman" w:cs="Times New Roman"/>
          <w:b/>
          <w:sz w:val="24"/>
          <w:lang w:val="en-US"/>
        </w:rPr>
        <w:t xml:space="preserve">EHV-1 </w:t>
      </w:r>
      <w:r w:rsidR="00DF530A" w:rsidRPr="0075606C">
        <w:rPr>
          <w:rFonts w:ascii="Times New Roman" w:hAnsi="Times New Roman" w:cs="Times New Roman"/>
          <w:b/>
          <w:sz w:val="24"/>
          <w:lang w:val="en-US"/>
        </w:rPr>
        <w:t>g</w:t>
      </w:r>
      <w:r w:rsidRPr="0075606C">
        <w:rPr>
          <w:rFonts w:ascii="Times New Roman" w:hAnsi="Times New Roman" w:cs="Times New Roman"/>
          <w:b/>
          <w:sz w:val="24"/>
          <w:lang w:val="en-US"/>
        </w:rPr>
        <w:t>enes</w:t>
      </w:r>
    </w:p>
    <w:p w14:paraId="52B52EC8" w14:textId="1F2F9F3E" w:rsidR="001445BA" w:rsidRPr="0075606C" w:rsidRDefault="008A301C"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clustering of EHV genes is</w:t>
      </w:r>
      <w:r w:rsidR="00F63839" w:rsidRPr="0075606C">
        <w:rPr>
          <w:rFonts w:ascii="Times New Roman" w:hAnsi="Times New Roman" w:cs="Times New Roman"/>
          <w:sz w:val="24"/>
          <w:lang w:val="en-US"/>
        </w:rPr>
        <w:t xml:space="preserve"> based on the normalized </w:t>
      </w:r>
      <w:r w:rsidR="00446E78" w:rsidRPr="0075606C">
        <w:rPr>
          <w:rFonts w:ascii="Times New Roman" w:hAnsi="Times New Roman" w:cs="Times New Roman"/>
          <w:sz w:val="24"/>
          <w:lang w:val="en-US"/>
        </w:rPr>
        <w:t>canonical</w:t>
      </w:r>
      <w:r w:rsidR="00F63839" w:rsidRPr="0075606C">
        <w:rPr>
          <w:rFonts w:ascii="Times New Roman" w:hAnsi="Times New Roman" w:cs="Times New Roman"/>
          <w:sz w:val="24"/>
          <w:lang w:val="en-US"/>
        </w:rPr>
        <w:t xml:space="preserve"> transcript counts (reads spanning from the canonic</w:t>
      </w:r>
      <w:r w:rsidR="00446E78" w:rsidRPr="0075606C">
        <w:rPr>
          <w:rFonts w:ascii="Times New Roman" w:hAnsi="Times New Roman" w:cs="Times New Roman"/>
          <w:sz w:val="24"/>
          <w:lang w:val="en-US"/>
        </w:rPr>
        <w:t>al</w:t>
      </w:r>
      <w:r w:rsidR="00F63839" w:rsidRPr="0075606C">
        <w:rPr>
          <w:rFonts w:ascii="Times New Roman" w:hAnsi="Times New Roman" w:cs="Times New Roman"/>
          <w:sz w:val="24"/>
          <w:lang w:val="en-US"/>
        </w:rPr>
        <w:t xml:space="preserve"> TSS tot the TES), compared to the traditional kinetic classification. The rows show the </w:t>
      </w:r>
      <w:r w:rsidR="00231016" w:rsidRPr="0075606C">
        <w:rPr>
          <w:rFonts w:ascii="Times New Roman" w:hAnsi="Times New Roman" w:cs="Times New Roman"/>
          <w:i/>
          <w:sz w:val="24"/>
          <w:lang w:val="en-US"/>
        </w:rPr>
        <w:t xml:space="preserve">de </w:t>
      </w:r>
      <w:r w:rsidR="00F63839" w:rsidRPr="0075606C">
        <w:rPr>
          <w:rFonts w:ascii="Times New Roman" w:hAnsi="Times New Roman" w:cs="Times New Roman"/>
          <w:i/>
          <w:sz w:val="24"/>
          <w:lang w:val="en-US"/>
        </w:rPr>
        <w:t>novo</w:t>
      </w:r>
      <w:r w:rsidR="00F63839" w:rsidRPr="0075606C">
        <w:rPr>
          <w:rFonts w:ascii="Times New Roman" w:hAnsi="Times New Roman" w:cs="Times New Roman"/>
          <w:sz w:val="24"/>
          <w:lang w:val="en-US"/>
        </w:rPr>
        <w:t xml:space="preserve"> cluster memberships, while the </w:t>
      </w:r>
      <w:r w:rsidR="00EC547B" w:rsidRPr="0075606C">
        <w:rPr>
          <w:rFonts w:ascii="Times New Roman" w:hAnsi="Times New Roman" w:cs="Times New Roman"/>
          <w:sz w:val="24"/>
          <w:lang w:val="en-US"/>
        </w:rPr>
        <w:t>color</w:t>
      </w:r>
      <w:r w:rsidR="00F63839" w:rsidRPr="0075606C">
        <w:rPr>
          <w:rFonts w:ascii="Times New Roman" w:hAnsi="Times New Roman" w:cs="Times New Roman"/>
          <w:sz w:val="24"/>
          <w:lang w:val="en-US"/>
        </w:rPr>
        <w:t xml:space="preserve"> represent the kinetic classes.</w:t>
      </w:r>
    </w:p>
    <w:p w14:paraId="325E3C76" w14:textId="7818F4B2" w:rsidR="00F63839" w:rsidRPr="0075606C" w:rsidRDefault="00F63839"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787260" w:rsidRPr="0075606C">
        <w:rPr>
          <w:rFonts w:ascii="Times New Roman" w:hAnsi="Times New Roman" w:cs="Times New Roman"/>
          <w:b/>
          <w:sz w:val="24"/>
          <w:lang w:val="en-US"/>
        </w:rPr>
        <w:t>1</w:t>
      </w:r>
      <w:r w:rsidR="00BB32B5" w:rsidRPr="0075606C">
        <w:rPr>
          <w:rFonts w:ascii="Times New Roman" w:hAnsi="Times New Roman" w:cs="Times New Roman"/>
          <w:b/>
          <w:sz w:val="24"/>
          <w:lang w:val="en-US"/>
        </w:rPr>
        <w:t>2</w:t>
      </w:r>
      <w:r w:rsidR="00DF530A" w:rsidRPr="0075606C">
        <w:rPr>
          <w:rFonts w:ascii="Times New Roman" w:hAnsi="Times New Roman" w:cs="Times New Roman"/>
          <w:b/>
          <w:sz w:val="24"/>
          <w:lang w:val="en-US"/>
        </w:rPr>
        <w:t xml:space="preserve">. Dynamics of </w:t>
      </w:r>
      <w:r w:rsidR="008A301C" w:rsidRPr="0075606C">
        <w:rPr>
          <w:rFonts w:ascii="Times New Roman" w:hAnsi="Times New Roman" w:cs="Times New Roman"/>
          <w:b/>
          <w:sz w:val="24"/>
          <w:lang w:val="en-US"/>
        </w:rPr>
        <w:t xml:space="preserve">splice </w:t>
      </w:r>
      <w:r w:rsidR="00DF530A" w:rsidRPr="0075606C">
        <w:rPr>
          <w:rFonts w:ascii="Times New Roman" w:hAnsi="Times New Roman" w:cs="Times New Roman"/>
          <w:b/>
          <w:sz w:val="24"/>
          <w:lang w:val="en-US"/>
        </w:rPr>
        <w:t>isoform</w:t>
      </w:r>
      <w:r w:rsidR="008A301C" w:rsidRPr="0075606C">
        <w:rPr>
          <w:rFonts w:ascii="Times New Roman" w:hAnsi="Times New Roman" w:cs="Times New Roman"/>
          <w:b/>
          <w:sz w:val="24"/>
          <w:lang w:val="en-US"/>
        </w:rPr>
        <w:t>s</w:t>
      </w:r>
    </w:p>
    <w:p w14:paraId="4DCDCF27" w14:textId="084D65E5" w:rsidR="00C5656D" w:rsidRPr="0075606C" w:rsidRDefault="00F63839" w:rsidP="00573600">
      <w:pPr>
        <w:spacing w:after="120" w:line="240" w:lineRule="auto"/>
        <w:jc w:val="both"/>
        <w:rPr>
          <w:rFonts w:ascii="Times New Roman" w:hAnsi="Times New Roman" w:cs="Times New Roman"/>
          <w:sz w:val="24"/>
          <w:szCs w:val="24"/>
          <w:lang w:val="en-US"/>
        </w:rPr>
      </w:pPr>
      <w:r w:rsidRPr="0075606C">
        <w:rPr>
          <w:rFonts w:ascii="Times New Roman" w:hAnsi="Times New Roman" w:cs="Times New Roman"/>
          <w:sz w:val="24"/>
          <w:lang w:val="en-US"/>
        </w:rPr>
        <w:t>This figure presents the splicing dynamics within EHV-1 for the genes (a) ORF65, (b) ORF44. 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(nt) for splice junctions and +/- 10</w:t>
      </w:r>
      <w:r w:rsidR="002E4D90" w:rsidRPr="0075606C">
        <w:rPr>
          <w:rFonts w:ascii="Times New Roman" w:hAnsi="Times New Roman" w:cs="Times New Roman"/>
          <w:sz w:val="24"/>
          <w:lang w:val="en-US"/>
        </w:rPr>
        <w:t xml:space="preserve"> nucleotides</w:t>
      </w:r>
      <w:r w:rsidRPr="0075606C">
        <w:rPr>
          <w:rFonts w:ascii="Times New Roman" w:hAnsi="Times New Roman" w:cs="Times New Roman"/>
          <w:sz w:val="24"/>
          <w:lang w:val="en-US"/>
        </w:rPr>
        <w:t xml:space="preserve"> for the start and end positions of transcripts. Asterisks indicate the CAGE-Seq significance level for each reference </w:t>
      </w:r>
      <w:r w:rsidRPr="0075606C">
        <w:rPr>
          <w:rFonts w:ascii="Times New Roman" w:hAnsi="Times New Roman" w:cs="Times New Roman"/>
          <w:sz w:val="24"/>
          <w:lang w:val="en-US"/>
        </w:rPr>
        <w:lastRenderedPageBreak/>
        <w:t xml:space="preserve">transcript. On the left side of each plot, the temporal trends of these transcript isoforms are depicted, with averages and standard deviations (SD) calculated for each time point post-infection, based on read count data from the dcDNA-Seq. Each data point is linked by lines to demonstrate the progression over time. The transcript isoforms, are color-coded according to their distinct isoforms, with these colors matching those used for the points and lines in the left panel. The isoform counts were normalized against the total number of isoform counts for each gene in each sample to calculate the ratio of each isoform. Isoforms on the right side are colored grey, if they </w:t>
      </w:r>
      <w:r w:rsidR="003F7E41" w:rsidRPr="0075606C">
        <w:rPr>
          <w:rFonts w:ascii="Times New Roman" w:hAnsi="Times New Roman" w:cs="Times New Roman"/>
          <w:sz w:val="24"/>
          <w:lang w:val="en-US"/>
        </w:rPr>
        <w:t>don’t</w:t>
      </w:r>
      <w:r w:rsidR="003F7E41" w:rsidRPr="0075606C">
        <w:rPr>
          <w:rFonts w:ascii="Times New Roman" w:hAnsi="Times New Roman" w:cs="Times New Roman"/>
          <w:sz w:val="24"/>
          <w:lang w:val="en-US"/>
        </w:rPr>
        <w:tab/>
      </w:r>
      <w:r w:rsidRPr="0075606C">
        <w:rPr>
          <w:rFonts w:ascii="Times New Roman" w:hAnsi="Times New Roman" w:cs="Times New Roman"/>
          <w:sz w:val="24"/>
          <w:lang w:val="en-US"/>
        </w:rPr>
        <w:t xml:space="preserve"> originate from the given gene and thus were not included in the isoform ratio calculation. </w:t>
      </w:r>
    </w:p>
    <w:p w14:paraId="6B49BC9E" w14:textId="38AFBD2D" w:rsidR="00235613" w:rsidRPr="0075606C" w:rsidRDefault="00235613"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szCs w:val="24"/>
          <w:lang w:val="en-US"/>
        </w:rPr>
        <w:t xml:space="preserve">Supplementary </w:t>
      </w:r>
      <w:r w:rsidRPr="0075606C">
        <w:rPr>
          <w:rFonts w:ascii="Times New Roman" w:hAnsi="Times New Roman" w:cs="Times New Roman"/>
          <w:b/>
          <w:sz w:val="24"/>
          <w:lang w:val="en-US"/>
        </w:rPr>
        <w:t>Figure S1</w:t>
      </w:r>
      <w:r w:rsidR="00BB32B5" w:rsidRPr="0075606C">
        <w:rPr>
          <w:rFonts w:ascii="Times New Roman" w:hAnsi="Times New Roman" w:cs="Times New Roman"/>
          <w:b/>
          <w:sz w:val="24"/>
          <w:lang w:val="en-US"/>
        </w:rPr>
        <w:t>3</w:t>
      </w:r>
      <w:r w:rsidRPr="0075606C">
        <w:rPr>
          <w:rFonts w:ascii="Times New Roman" w:hAnsi="Times New Roman" w:cs="Times New Roman"/>
          <w:b/>
          <w:sz w:val="24"/>
          <w:lang w:val="en-US"/>
        </w:rPr>
        <w:t>. Dynamics of transcriptional overlaps</w:t>
      </w:r>
    </w:p>
    <w:p w14:paraId="06D5F675" w14:textId="77777777" w:rsidR="00235613" w:rsidRPr="0075606C" w:rsidRDefault="00235613" w:rsidP="00573600">
      <w:pPr>
        <w:pStyle w:val="Cmsor2"/>
        <w:keepNext w:val="0"/>
        <w:keepLines w:val="0"/>
        <w:shd w:val="clear" w:color="auto" w:fill="FFFFFF"/>
        <w:spacing w:before="0" w:line="240" w:lineRule="auto"/>
        <w:jc w:val="both"/>
        <w:rPr>
          <w:rFonts w:ascii="Times New Roman" w:hAnsi="Times New Roman" w:cs="Times New Roman"/>
          <w:sz w:val="24"/>
          <w:szCs w:val="22"/>
          <w:lang w:val="en-US"/>
        </w:rPr>
      </w:pPr>
      <w:r w:rsidRPr="0075606C">
        <w:rPr>
          <w:rFonts w:ascii="Times New Roman" w:hAnsi="Times New Roman" w:cs="Times New Roman"/>
          <w:sz w:val="24"/>
          <w:szCs w:val="22"/>
          <w:lang w:val="en-US"/>
        </w:rPr>
        <w:t>The annotation of transcripts is based on strict criteria, resulting in the exclusion of a significant number of viral reads. To circumvent this loss, we used the raw sequencing reads to illustrate the true extent of transcriptional overlaps created by genes arranged in divergent and convergent orientations.</w:t>
      </w:r>
    </w:p>
    <w:p w14:paraId="4407D0A6" w14:textId="78A23768" w:rsidR="001445BA" w:rsidRPr="0075606C" w:rsidRDefault="001445BA" w:rsidP="00573600">
      <w:pPr>
        <w:spacing w:after="120" w:line="240" w:lineRule="auto"/>
        <w:jc w:val="both"/>
        <w:rPr>
          <w:rFonts w:ascii="Times New Roman" w:hAnsi="Times New Roman" w:cs="Times New Roman"/>
          <w:b/>
          <w:sz w:val="24"/>
          <w:lang w:val="en-US"/>
        </w:rPr>
      </w:pPr>
    </w:p>
    <w:p w14:paraId="73CB39A2" w14:textId="77777777" w:rsidR="00541032" w:rsidRPr="0075606C" w:rsidRDefault="0054103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75606C">
        <w:rPr>
          <w:rFonts w:ascii="Times New Roman" w:hAnsi="Times New Roman" w:cs="Times New Roman"/>
          <w:b/>
          <w:sz w:val="28"/>
          <w:lang w:val="en-US"/>
        </w:rPr>
        <w:t>Legends to Supplementary Tables</w:t>
      </w:r>
    </w:p>
    <w:p w14:paraId="7D3FAD4D" w14:textId="77777777" w:rsidR="00CF1EC1" w:rsidRPr="0075606C" w:rsidRDefault="00CF1EC1"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Table S1. Read counts</w:t>
      </w:r>
    </w:p>
    <w:p w14:paraId="0EE868CC" w14:textId="77777777" w:rsidR="00CF1EC1" w:rsidRPr="0075606C" w:rsidRDefault="00CF1EC1"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Table S2. Concentrations of total and poly(A)-selected RNAs </w:t>
      </w:r>
    </w:p>
    <w:p w14:paraId="566EF2D6" w14:textId="26ADF4F2" w:rsidR="00541032" w:rsidRPr="0075606C" w:rsidRDefault="0054103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 xml:space="preserve">Supplementary Table </w:t>
      </w:r>
      <w:r w:rsidR="003D2195" w:rsidRPr="0075606C">
        <w:rPr>
          <w:rFonts w:ascii="Times New Roman" w:hAnsi="Times New Roman" w:cs="Times New Roman"/>
          <w:b/>
          <w:sz w:val="24"/>
          <w:lang w:val="en-US"/>
        </w:rPr>
        <w:t>S</w:t>
      </w:r>
      <w:r w:rsidR="00CF1EC1" w:rsidRPr="0075606C">
        <w:rPr>
          <w:rFonts w:ascii="Times New Roman" w:hAnsi="Times New Roman" w:cs="Times New Roman"/>
          <w:b/>
          <w:sz w:val="24"/>
          <w:lang w:val="en-US"/>
        </w:rPr>
        <w:t>3</w:t>
      </w:r>
      <w:r w:rsidRPr="0075606C">
        <w:rPr>
          <w:rFonts w:ascii="Times New Roman" w:hAnsi="Times New Roman" w:cs="Times New Roman"/>
          <w:b/>
          <w:sz w:val="24"/>
          <w:lang w:val="en-US"/>
        </w:rPr>
        <w:t xml:space="preserve">. Identification of </w:t>
      </w:r>
      <w:r w:rsidR="0089238D" w:rsidRPr="0075606C">
        <w:rPr>
          <w:rFonts w:ascii="Times New Roman" w:hAnsi="Times New Roman" w:cs="Times New Roman"/>
          <w:b/>
          <w:sz w:val="24"/>
          <w:lang w:val="en-US"/>
        </w:rPr>
        <w:t xml:space="preserve">the EHV-1 </w:t>
      </w:r>
      <w:r w:rsidRPr="0075606C">
        <w:rPr>
          <w:rFonts w:ascii="Times New Roman" w:hAnsi="Times New Roman" w:cs="Times New Roman"/>
          <w:b/>
          <w:sz w:val="24"/>
          <w:lang w:val="en-US"/>
        </w:rPr>
        <w:t xml:space="preserve">immediate-early gene </w:t>
      </w:r>
      <w:r w:rsidR="00962C56" w:rsidRPr="0075606C">
        <w:rPr>
          <w:rFonts w:ascii="Times New Roman" w:hAnsi="Times New Roman" w:cs="Times New Roman"/>
          <w:b/>
          <w:sz w:val="24"/>
          <w:lang w:val="en-US"/>
        </w:rPr>
        <w:t>through</w:t>
      </w:r>
      <w:r w:rsidRPr="0075606C">
        <w:rPr>
          <w:rFonts w:ascii="Times New Roman" w:hAnsi="Times New Roman" w:cs="Times New Roman"/>
          <w:b/>
          <w:sz w:val="24"/>
          <w:lang w:val="en-US"/>
        </w:rPr>
        <w:t xml:space="preserve"> the inhibition of protein synthesis </w:t>
      </w:r>
    </w:p>
    <w:p w14:paraId="7966E6A9" w14:textId="067A6389" w:rsidR="00541032" w:rsidRPr="0075606C" w:rsidRDefault="0054103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In this experiment, we utilized two concentrations of CHX (20 and 100 mg/ml) and observed the effects at two different incubation durations (6 and 8 hours). Our findings</w:t>
      </w:r>
      <w:r w:rsidR="00A83DD2" w:rsidRPr="0075606C">
        <w:rPr>
          <w:rFonts w:ascii="Times New Roman" w:hAnsi="Times New Roman" w:cs="Times New Roman"/>
          <w:sz w:val="24"/>
          <w:lang w:val="en-US"/>
        </w:rPr>
        <w:t xml:space="preserve"> unequivocally indicate that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64 is the sole immediate early gene of EHV-1.</w:t>
      </w:r>
      <w:r w:rsidR="00A21184" w:rsidRPr="0075606C">
        <w:rPr>
          <w:rFonts w:ascii="Times New Roman" w:hAnsi="Times New Roman" w:cs="Times New Roman"/>
          <w:sz w:val="24"/>
          <w:lang w:val="en-US"/>
        </w:rPr>
        <w:t xml:space="preserve"> The numbers refer to the </w:t>
      </w:r>
      <w:r w:rsidR="00652626" w:rsidRPr="0075606C">
        <w:rPr>
          <w:rFonts w:ascii="Times New Roman" w:hAnsi="Times New Roman" w:cs="Times New Roman"/>
          <w:sz w:val="24"/>
          <w:lang w:val="en-US"/>
        </w:rPr>
        <w:t xml:space="preserve">number of the </w:t>
      </w:r>
      <w:r w:rsidR="00A21184" w:rsidRPr="0075606C">
        <w:rPr>
          <w:rFonts w:ascii="Times New Roman" w:hAnsi="Times New Roman" w:cs="Times New Roman"/>
          <w:sz w:val="24"/>
          <w:lang w:val="en-US"/>
        </w:rPr>
        <w:t>detected reads.</w:t>
      </w:r>
      <w:r w:rsidR="000F235C" w:rsidRPr="0075606C">
        <w:rPr>
          <w:rFonts w:ascii="Times New Roman" w:hAnsi="Times New Roman" w:cs="Times New Roman"/>
          <w:sz w:val="24"/>
          <w:lang w:val="en-US"/>
        </w:rPr>
        <w:t xml:space="preserve"> </w:t>
      </w:r>
      <w:r w:rsidR="004439E1" w:rsidRPr="0075606C">
        <w:rPr>
          <w:rFonts w:ascii="Times New Roman" w:hAnsi="Times New Roman" w:cs="Times New Roman"/>
          <w:sz w:val="24"/>
          <w:lang w:val="en-US"/>
        </w:rPr>
        <w:t>Several EHV</w:t>
      </w:r>
      <w:r w:rsidR="00962C56" w:rsidRPr="0075606C">
        <w:rPr>
          <w:rFonts w:ascii="Times New Roman" w:hAnsi="Times New Roman" w:cs="Times New Roman"/>
          <w:sz w:val="24"/>
          <w:lang w:val="en-US"/>
        </w:rPr>
        <w:t>-1</w:t>
      </w:r>
      <w:r w:rsidR="004439E1" w:rsidRPr="0075606C">
        <w:rPr>
          <w:rFonts w:ascii="Times New Roman" w:hAnsi="Times New Roman" w:cs="Times New Roman"/>
          <w:sz w:val="24"/>
          <w:lang w:val="en-US"/>
        </w:rPr>
        <w:t xml:space="preserve"> genes exhibit low-level expression, a phenomenon that can be attributed to transcriptional noise, which becomes more pronounced with reduced CHX concentrations and extended exposure times.</w:t>
      </w:r>
    </w:p>
    <w:p w14:paraId="18B22ED5" w14:textId="4EB6D743" w:rsidR="00831A7A" w:rsidRPr="0075606C" w:rsidRDefault="00831A7A" w:rsidP="00573600">
      <w:pPr>
        <w:spacing w:after="120" w:line="240" w:lineRule="auto"/>
        <w:jc w:val="both"/>
        <w:rPr>
          <w:rFonts w:ascii="Times New Roman" w:eastAsia="Georgia" w:hAnsi="Times New Roman" w:cs="Times New Roman"/>
          <w:b/>
          <w:bCs/>
          <w:sz w:val="24"/>
          <w:szCs w:val="24"/>
          <w:lang w:val="en-US"/>
        </w:rPr>
      </w:pPr>
      <w:r w:rsidRPr="0075606C">
        <w:rPr>
          <w:rFonts w:ascii="Times New Roman" w:eastAsia="Georgia" w:hAnsi="Times New Roman" w:cs="Times New Roman"/>
          <w:b/>
          <w:bCs/>
          <w:sz w:val="24"/>
          <w:szCs w:val="24"/>
          <w:lang w:val="en-US"/>
        </w:rPr>
        <w:t>Supplem</w:t>
      </w:r>
      <w:r w:rsidR="00CF1EC1" w:rsidRPr="0075606C">
        <w:rPr>
          <w:rFonts w:ascii="Times New Roman" w:eastAsia="Georgia" w:hAnsi="Times New Roman" w:cs="Times New Roman"/>
          <w:b/>
          <w:bCs/>
          <w:sz w:val="24"/>
          <w:szCs w:val="24"/>
          <w:lang w:val="en-US"/>
        </w:rPr>
        <w:t>entary Table S4</w:t>
      </w:r>
      <w:r w:rsidR="00E871D1" w:rsidRPr="0075606C">
        <w:rPr>
          <w:rFonts w:ascii="Times New Roman" w:eastAsia="Georgia" w:hAnsi="Times New Roman" w:cs="Times New Roman"/>
          <w:b/>
          <w:bCs/>
          <w:sz w:val="24"/>
          <w:szCs w:val="24"/>
          <w:lang w:val="en-US"/>
        </w:rPr>
        <w:t>. Previously a</w:t>
      </w:r>
      <w:r w:rsidR="00BE1507" w:rsidRPr="0075606C">
        <w:rPr>
          <w:rFonts w:ascii="Times New Roman" w:eastAsia="Georgia" w:hAnsi="Times New Roman" w:cs="Times New Roman"/>
          <w:b/>
          <w:bCs/>
          <w:sz w:val="24"/>
          <w:szCs w:val="24"/>
          <w:lang w:val="en-US"/>
        </w:rPr>
        <w:t xml:space="preserve">nnotated and </w:t>
      </w:r>
      <w:r w:rsidR="00E871D1" w:rsidRPr="0075606C">
        <w:rPr>
          <w:rFonts w:ascii="Times New Roman" w:eastAsia="Georgia" w:hAnsi="Times New Roman" w:cs="Times New Roman"/>
          <w:b/>
          <w:bCs/>
          <w:sz w:val="24"/>
          <w:szCs w:val="24"/>
          <w:lang w:val="en-US"/>
        </w:rPr>
        <w:t>n</w:t>
      </w:r>
      <w:r w:rsidRPr="0075606C">
        <w:rPr>
          <w:rFonts w:ascii="Times New Roman" w:eastAsia="Georgia" w:hAnsi="Times New Roman" w:cs="Times New Roman"/>
          <w:b/>
          <w:bCs/>
          <w:sz w:val="24"/>
          <w:szCs w:val="24"/>
          <w:lang w:val="en-US"/>
        </w:rPr>
        <w:t xml:space="preserve">ovel </w:t>
      </w:r>
      <w:r w:rsidR="00D17E6D" w:rsidRPr="0075606C">
        <w:rPr>
          <w:rFonts w:ascii="Times New Roman" w:eastAsia="Georgia" w:hAnsi="Times New Roman" w:cs="Times New Roman"/>
          <w:b/>
          <w:bCs/>
          <w:sz w:val="24"/>
          <w:szCs w:val="24"/>
          <w:lang w:val="en-US"/>
        </w:rPr>
        <w:t xml:space="preserve">EHV-1 </w:t>
      </w:r>
      <w:r w:rsidR="008F25B3" w:rsidRPr="0075606C">
        <w:rPr>
          <w:rFonts w:ascii="Times New Roman" w:eastAsia="Georgia" w:hAnsi="Times New Roman" w:cs="Times New Roman"/>
          <w:b/>
          <w:bCs/>
          <w:sz w:val="24"/>
          <w:szCs w:val="24"/>
          <w:lang w:val="en-US"/>
        </w:rPr>
        <w:t>t</w:t>
      </w:r>
      <w:r w:rsidRPr="0075606C">
        <w:rPr>
          <w:rFonts w:ascii="Times New Roman" w:eastAsia="Georgia" w:hAnsi="Times New Roman" w:cs="Times New Roman"/>
          <w:b/>
          <w:bCs/>
          <w:sz w:val="24"/>
          <w:szCs w:val="24"/>
          <w:lang w:val="en-US"/>
        </w:rPr>
        <w:t xml:space="preserve">ranscripts </w:t>
      </w:r>
    </w:p>
    <w:p w14:paraId="11DAF07D" w14:textId="77777777"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Georgia" w:hAnsi="Times New Roman" w:cs="Times New Roman"/>
          <w:bCs/>
          <w:sz w:val="24"/>
          <w:szCs w:val="24"/>
          <w:lang w:val="en-US"/>
        </w:rPr>
        <w:t>This table summarizes previously annotated and novel transcripts, along with their TSSs, validated through multiple sequencing approaches, including CAGE, direct cDNA, and direct RNA sequencing. Details of transcript features and splicing events are organized across three sheets:</w:t>
      </w:r>
    </w:p>
    <w:p w14:paraId="5BF24EDF" w14:textId="3A8E549D" w:rsidR="00B35FB7" w:rsidRPr="0075606C" w:rsidRDefault="00B35FB7" w:rsidP="00573600">
      <w:pPr>
        <w:spacing w:after="120" w:line="240" w:lineRule="auto"/>
        <w:jc w:val="both"/>
        <w:rPr>
          <w:rFonts w:ascii="Times New Roman" w:eastAsia="Georgia" w:hAnsi="Times New Roman" w:cs="Times New Roman"/>
          <w:bCs/>
          <w:i/>
          <w:sz w:val="24"/>
          <w:szCs w:val="24"/>
          <w:lang w:val="en-US"/>
        </w:rPr>
      </w:pPr>
      <w:r w:rsidRPr="0075606C">
        <w:rPr>
          <w:rFonts w:ascii="Times New Roman" w:eastAsia="Georgia" w:hAnsi="Times New Roman" w:cs="Times New Roman"/>
          <w:bCs/>
          <w:i/>
          <w:sz w:val="24"/>
          <w:szCs w:val="24"/>
          <w:lang w:val="en-US"/>
        </w:rPr>
        <w:t xml:space="preserve">Sheet A: Previously Published Transcripts </w:t>
      </w:r>
      <w:r w:rsidRPr="0075606C">
        <w:rPr>
          <w:rFonts w:ascii="Times New Roman" w:eastAsia="Georgia" w:hAnsi="Times New Roman" w:cs="Times New Roman"/>
          <w:bCs/>
          <w:sz w:val="24"/>
          <w:szCs w:val="24"/>
          <w:lang w:val="en-US"/>
        </w:rPr>
        <w:t>Lists previously annotated transcripts and incorporates their TSSs validated in this study.</w:t>
      </w:r>
    </w:p>
    <w:p w14:paraId="22285501" w14:textId="120F05C4" w:rsidR="00B35FB7" w:rsidRPr="0075606C" w:rsidRDefault="00B35FB7" w:rsidP="00573600">
      <w:pPr>
        <w:spacing w:after="120" w:line="240" w:lineRule="auto"/>
        <w:jc w:val="both"/>
        <w:rPr>
          <w:rFonts w:ascii="Times New Roman" w:eastAsia="Georgia" w:hAnsi="Times New Roman" w:cs="Times New Roman"/>
          <w:bCs/>
          <w:i/>
          <w:sz w:val="24"/>
          <w:szCs w:val="24"/>
          <w:lang w:val="en-US"/>
        </w:rPr>
      </w:pPr>
      <w:r w:rsidRPr="0075606C">
        <w:rPr>
          <w:rFonts w:ascii="Times New Roman" w:eastAsia="Georgia" w:hAnsi="Times New Roman" w:cs="Times New Roman"/>
          <w:bCs/>
          <w:i/>
          <w:sz w:val="24"/>
          <w:szCs w:val="24"/>
          <w:lang w:val="en-US"/>
        </w:rPr>
        <w:t xml:space="preserve">Sheet B: Novel Transcripts </w:t>
      </w:r>
      <w:r w:rsidRPr="0075606C">
        <w:rPr>
          <w:rFonts w:ascii="Times New Roman" w:eastAsia="Georgia" w:hAnsi="Times New Roman" w:cs="Times New Roman"/>
          <w:bCs/>
          <w:sz w:val="24"/>
          <w:szCs w:val="24"/>
          <w:lang w:val="en-US"/>
        </w:rPr>
        <w:t>Provides details of transcripts newly identified in this study through TSS-TES pairing.</w:t>
      </w:r>
    </w:p>
    <w:p w14:paraId="5D64FA27" w14:textId="0ECC0EA0" w:rsidR="00B35FB7" w:rsidRPr="0075606C" w:rsidRDefault="00B35FB7" w:rsidP="00573600">
      <w:pPr>
        <w:spacing w:after="120" w:line="240" w:lineRule="auto"/>
        <w:jc w:val="both"/>
        <w:rPr>
          <w:rFonts w:ascii="Times New Roman" w:eastAsia="Georgia" w:hAnsi="Times New Roman" w:cs="Times New Roman"/>
          <w:bCs/>
          <w:i/>
          <w:sz w:val="24"/>
          <w:szCs w:val="24"/>
          <w:lang w:val="en-US"/>
        </w:rPr>
      </w:pPr>
      <w:r w:rsidRPr="0075606C">
        <w:rPr>
          <w:rFonts w:ascii="Times New Roman" w:eastAsia="Georgia" w:hAnsi="Times New Roman" w:cs="Times New Roman"/>
          <w:bCs/>
          <w:i/>
          <w:sz w:val="24"/>
          <w:szCs w:val="24"/>
          <w:lang w:val="en-US"/>
        </w:rPr>
        <w:t xml:space="preserve">Sheet C: Comparison of LoRTIA and NAGATA for Intron Annotation </w:t>
      </w:r>
      <w:r w:rsidRPr="0075606C">
        <w:rPr>
          <w:rFonts w:ascii="Times New Roman" w:eastAsia="Georgia" w:hAnsi="Times New Roman" w:cs="Times New Roman"/>
          <w:bCs/>
          <w:sz w:val="24"/>
          <w:szCs w:val="24"/>
          <w:lang w:val="en-US"/>
        </w:rPr>
        <w:t>Lists introns annotated from dRNA sequencing data, comparing results obtained using LoRTIA and NAGATA.</w:t>
      </w:r>
    </w:p>
    <w:p w14:paraId="05DD8643" w14:textId="77777777" w:rsidR="00B35FB7" w:rsidRPr="0075606C" w:rsidRDefault="00B35FB7" w:rsidP="00573600">
      <w:pPr>
        <w:spacing w:after="120" w:line="240" w:lineRule="auto"/>
        <w:jc w:val="both"/>
        <w:rPr>
          <w:rFonts w:ascii="Times New Roman" w:eastAsia="Georgia" w:hAnsi="Times New Roman" w:cs="Times New Roman"/>
          <w:bCs/>
          <w:sz w:val="24"/>
          <w:szCs w:val="24"/>
          <w:u w:val="single"/>
          <w:lang w:val="en-US"/>
        </w:rPr>
      </w:pPr>
      <w:r w:rsidRPr="0075606C">
        <w:rPr>
          <w:rFonts w:ascii="Times New Roman" w:eastAsia="Georgia" w:hAnsi="Times New Roman" w:cs="Times New Roman"/>
          <w:bCs/>
          <w:sz w:val="24"/>
          <w:szCs w:val="24"/>
          <w:u w:val="single"/>
          <w:lang w:val="en-US"/>
        </w:rPr>
        <w:t>Columns include:</w:t>
      </w:r>
    </w:p>
    <w:p w14:paraId="1E745CE8" w14:textId="60E2DEA6"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Gene</w:t>
      </w:r>
      <w:r w:rsidRPr="0075606C">
        <w:rPr>
          <w:rFonts w:ascii="Times New Roman" w:eastAsia="Georgia" w:hAnsi="Times New Roman" w:cs="Times New Roman"/>
          <w:bCs/>
          <w:sz w:val="24"/>
          <w:szCs w:val="24"/>
          <w:lang w:val="en-US"/>
        </w:rPr>
        <w:t>: name of the associated gene.</w:t>
      </w:r>
    </w:p>
    <w:p w14:paraId="711CFC55" w14:textId="2B95DA83"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Transcript name</w:t>
      </w:r>
      <w:r w:rsidRPr="0075606C">
        <w:rPr>
          <w:rFonts w:ascii="Times New Roman" w:eastAsia="Georgia" w:hAnsi="Times New Roman" w:cs="Times New Roman"/>
          <w:bCs/>
          <w:sz w:val="24"/>
          <w:szCs w:val="24"/>
          <w:lang w:val="en-US"/>
        </w:rPr>
        <w:t>: identifier of the transcript.</w:t>
      </w:r>
    </w:p>
    <w:p w14:paraId="000930BC" w14:textId="060BC182"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Transcript category</w:t>
      </w:r>
      <w:r w:rsidRPr="0075606C">
        <w:rPr>
          <w:rFonts w:ascii="Times New Roman" w:eastAsia="Georgia" w:hAnsi="Times New Roman" w:cs="Times New Roman"/>
          <w:bCs/>
          <w:sz w:val="24"/>
          <w:szCs w:val="24"/>
          <w:lang w:val="en-US"/>
        </w:rPr>
        <w:t>: type of transcript (e.g., monocistronic, multicistronic, antisense, or non-coding).</w:t>
      </w:r>
    </w:p>
    <w:p w14:paraId="7B9F467A" w14:textId="4EE6C66A"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 xml:space="preserve">Start and Stop </w:t>
      </w:r>
      <w:r w:rsidR="00EB54C8" w:rsidRPr="0075606C">
        <w:rPr>
          <w:rFonts w:ascii="Times New Roman" w:eastAsia="Georgia" w:hAnsi="Times New Roman" w:cs="Times New Roman"/>
          <w:bCs/>
          <w:i/>
          <w:sz w:val="24"/>
          <w:szCs w:val="24"/>
          <w:lang w:val="en-US"/>
        </w:rPr>
        <w:t xml:space="preserve">sites </w:t>
      </w:r>
      <w:r w:rsidRPr="0075606C">
        <w:rPr>
          <w:rFonts w:ascii="Times New Roman" w:eastAsia="Georgia" w:hAnsi="Times New Roman" w:cs="Times New Roman"/>
          <w:bCs/>
          <w:i/>
          <w:sz w:val="24"/>
          <w:szCs w:val="24"/>
          <w:lang w:val="en-US"/>
        </w:rPr>
        <w:t>(5′</w:t>
      </w:r>
      <w:r w:rsidR="00ED0807"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i/>
          <w:sz w:val="24"/>
          <w:szCs w:val="24"/>
          <w:lang w:val="en-US"/>
        </w:rPr>
        <w:t xml:space="preserve"> and 3′</w:t>
      </w:r>
      <w:r w:rsidR="00ED0807"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i/>
          <w:sz w:val="24"/>
          <w:szCs w:val="24"/>
          <w:lang w:val="en-US"/>
        </w:rPr>
        <w:t>ends)</w:t>
      </w:r>
      <w:r w:rsidR="00EB54C8"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i/>
          <w:sz w:val="24"/>
          <w:szCs w:val="24"/>
          <w:lang w:val="en-US"/>
        </w:rPr>
        <w:t xml:space="preserve"> and intron</w:t>
      </w:r>
      <w:r w:rsidR="00EB54C8" w:rsidRPr="0075606C">
        <w:rPr>
          <w:rFonts w:ascii="Times New Roman" w:eastAsia="Georgia" w:hAnsi="Times New Roman" w:cs="Times New Roman"/>
          <w:bCs/>
          <w:i/>
          <w:sz w:val="24"/>
          <w:szCs w:val="24"/>
          <w:lang w:val="en-US"/>
        </w:rPr>
        <w:t>s</w:t>
      </w:r>
      <w:r w:rsidRPr="0075606C">
        <w:rPr>
          <w:rFonts w:ascii="Times New Roman" w:eastAsia="Georgia" w:hAnsi="Times New Roman" w:cs="Times New Roman"/>
          <w:bCs/>
          <w:sz w:val="24"/>
          <w:szCs w:val="24"/>
          <w:lang w:val="en-US"/>
        </w:rPr>
        <w:t>: genomic coordinates of the transcript and intron positions (if spliced).</w:t>
      </w:r>
    </w:p>
    <w:p w14:paraId="285FC0A4" w14:textId="7F60C711"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Intron donor and acceptor</w:t>
      </w:r>
      <w:r w:rsidR="00EB54C8" w:rsidRPr="0075606C">
        <w:rPr>
          <w:rFonts w:ascii="Times New Roman" w:eastAsia="Georgia" w:hAnsi="Times New Roman" w:cs="Times New Roman"/>
          <w:bCs/>
          <w:i/>
          <w:sz w:val="24"/>
          <w:szCs w:val="24"/>
          <w:lang w:val="en-US"/>
        </w:rPr>
        <w:t xml:space="preserve"> sites</w:t>
      </w:r>
      <w:r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sz w:val="24"/>
          <w:szCs w:val="24"/>
          <w:lang w:val="en-US"/>
        </w:rPr>
        <w:t xml:space="preserve"> genomic coordinates of the intron donor and acceptor sites.</w:t>
      </w:r>
    </w:p>
    <w:p w14:paraId="7C6E20AD" w14:textId="3543B73F"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lastRenderedPageBreak/>
        <w:t xml:space="preserve">● </w:t>
      </w:r>
      <w:r w:rsidRPr="0075606C">
        <w:rPr>
          <w:rFonts w:ascii="Times New Roman" w:eastAsia="Georgia" w:hAnsi="Times New Roman" w:cs="Times New Roman"/>
          <w:bCs/>
          <w:i/>
          <w:sz w:val="24"/>
          <w:szCs w:val="24"/>
          <w:lang w:val="en-US"/>
        </w:rPr>
        <w:t>Sequencing validation</w:t>
      </w:r>
      <w:r w:rsidRPr="0075606C">
        <w:rPr>
          <w:rFonts w:ascii="Times New Roman" w:eastAsia="Georgia" w:hAnsi="Times New Roman" w:cs="Times New Roman"/>
          <w:bCs/>
          <w:sz w:val="24"/>
          <w:szCs w:val="24"/>
          <w:lang w:val="en-US"/>
        </w:rPr>
        <w:t>: indicates the presence or absence of the transcript’s TSS as identified by dRNA-Seq (via NAGATA), CAGE-Seq, and dcDNA-Seq.</w:t>
      </w:r>
    </w:p>
    <w:p w14:paraId="5A01CCB4" w14:textId="16B4DB7D" w:rsidR="008242D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Confirmed putative</w:t>
      </w:r>
      <w:r w:rsidR="0034144A" w:rsidRPr="0075606C">
        <w:rPr>
          <w:rFonts w:ascii="Times New Roman" w:eastAsia="Georgia" w:hAnsi="Times New Roman" w:cs="Times New Roman"/>
          <w:bCs/>
          <w:i/>
          <w:sz w:val="24"/>
          <w:szCs w:val="24"/>
          <w:lang w:val="en-US"/>
        </w:rPr>
        <w:t xml:space="preserve"> embedded</w:t>
      </w:r>
      <w:r w:rsidR="00EB54C8" w:rsidRPr="0075606C">
        <w:rPr>
          <w:rFonts w:ascii="Times New Roman" w:eastAsia="Georgia" w:hAnsi="Times New Roman" w:cs="Times New Roman"/>
          <w:bCs/>
          <w:i/>
          <w:sz w:val="24"/>
          <w:szCs w:val="24"/>
          <w:lang w:val="en-US"/>
        </w:rPr>
        <w:t xml:space="preserve"> </w:t>
      </w:r>
      <w:r w:rsidR="0034144A" w:rsidRPr="0075606C">
        <w:rPr>
          <w:rFonts w:ascii="Times New Roman" w:eastAsia="Georgia" w:hAnsi="Times New Roman" w:cs="Times New Roman"/>
          <w:bCs/>
          <w:i/>
          <w:sz w:val="24"/>
          <w:szCs w:val="24"/>
          <w:lang w:val="en-US"/>
        </w:rPr>
        <w:t>m</w:t>
      </w:r>
      <w:r w:rsidR="00EB54C8" w:rsidRPr="0075606C">
        <w:rPr>
          <w:rFonts w:ascii="Times New Roman" w:eastAsia="Georgia" w:hAnsi="Times New Roman" w:cs="Times New Roman"/>
          <w:bCs/>
          <w:i/>
          <w:sz w:val="24"/>
          <w:szCs w:val="24"/>
          <w:lang w:val="en-US"/>
        </w:rPr>
        <w:t>RNAs</w:t>
      </w:r>
      <w:r w:rsidRPr="0075606C">
        <w:rPr>
          <w:rFonts w:ascii="Times New Roman" w:eastAsia="Georgia" w:hAnsi="Times New Roman" w:cs="Times New Roman"/>
          <w:bCs/>
          <w:sz w:val="24"/>
          <w:szCs w:val="24"/>
          <w:lang w:val="en-US"/>
        </w:rPr>
        <w:t>: highlights previously annotated transcripts that met the 5% relative abundance threshold in CAGE data (compared to the canonical transcript), which was a</w:t>
      </w:r>
      <w:r w:rsidR="00F335AE" w:rsidRPr="0075606C">
        <w:rPr>
          <w:rFonts w:ascii="Times New Roman" w:eastAsia="Georgia" w:hAnsi="Times New Roman" w:cs="Times New Roman"/>
          <w:bCs/>
          <w:sz w:val="24"/>
          <w:szCs w:val="24"/>
          <w:lang w:val="en-US"/>
        </w:rPr>
        <w:t>pplied to novel putative mRNAs.</w:t>
      </w:r>
    </w:p>
    <w:p w14:paraId="7D67D122" w14:textId="33E1C442" w:rsidR="00AE0FB0" w:rsidRPr="0075606C" w:rsidRDefault="00CF1EC1"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Table S5</w:t>
      </w:r>
      <w:r w:rsidR="00EE0085" w:rsidRPr="0075606C">
        <w:rPr>
          <w:rFonts w:ascii="Times New Roman" w:hAnsi="Times New Roman" w:cs="Times New Roman"/>
          <w:b/>
          <w:sz w:val="24"/>
          <w:lang w:val="en-US"/>
        </w:rPr>
        <w:t xml:space="preserve">. TSS, TES and </w:t>
      </w:r>
      <w:r w:rsidR="00E871D1" w:rsidRPr="0075606C">
        <w:rPr>
          <w:rFonts w:ascii="Times New Roman" w:hAnsi="Times New Roman" w:cs="Times New Roman"/>
          <w:b/>
          <w:sz w:val="24"/>
          <w:lang w:val="en-US"/>
        </w:rPr>
        <w:t>t</w:t>
      </w:r>
      <w:r w:rsidR="00BE1507" w:rsidRPr="0075606C">
        <w:rPr>
          <w:rFonts w:ascii="Times New Roman" w:hAnsi="Times New Roman" w:cs="Times New Roman"/>
          <w:b/>
          <w:sz w:val="24"/>
          <w:lang w:val="en-US"/>
        </w:rPr>
        <w:t>ranscript</w:t>
      </w:r>
      <w:r w:rsidR="00EE0085" w:rsidRPr="0075606C">
        <w:rPr>
          <w:rFonts w:ascii="Times New Roman" w:hAnsi="Times New Roman" w:cs="Times New Roman"/>
          <w:b/>
          <w:sz w:val="24"/>
          <w:lang w:val="en-US"/>
        </w:rPr>
        <w:t xml:space="preserve"> abundances in the time-resolved dcDNA</w:t>
      </w:r>
      <w:r w:rsidR="00D94003" w:rsidRPr="0075606C">
        <w:rPr>
          <w:rFonts w:ascii="Times New Roman" w:hAnsi="Times New Roman" w:cs="Times New Roman"/>
          <w:b/>
          <w:sz w:val="24"/>
          <w:lang w:val="en-US"/>
        </w:rPr>
        <w:t>-Seq</w:t>
      </w:r>
      <w:r w:rsidR="00EE0085" w:rsidRPr="0075606C">
        <w:rPr>
          <w:rFonts w:ascii="Times New Roman" w:hAnsi="Times New Roman" w:cs="Times New Roman"/>
          <w:b/>
          <w:sz w:val="24"/>
          <w:lang w:val="en-US"/>
        </w:rPr>
        <w:t xml:space="preserve"> datasets and </w:t>
      </w:r>
      <w:r w:rsidR="00EE0085" w:rsidRPr="0075606C">
        <w:rPr>
          <w:rFonts w:ascii="Times New Roman" w:hAnsi="Times New Roman" w:cs="Times New Roman"/>
          <w:b/>
          <w:i/>
          <w:sz w:val="24"/>
          <w:lang w:val="en-US"/>
        </w:rPr>
        <w:t>de novo</w:t>
      </w:r>
      <w:r w:rsidR="00EE0085" w:rsidRPr="0075606C">
        <w:rPr>
          <w:rFonts w:ascii="Times New Roman" w:hAnsi="Times New Roman" w:cs="Times New Roman"/>
          <w:b/>
          <w:sz w:val="24"/>
          <w:lang w:val="en-US"/>
        </w:rPr>
        <w:t xml:space="preserve"> clustering results</w:t>
      </w:r>
      <w:r w:rsidR="00AE0FB0" w:rsidRPr="0075606C">
        <w:rPr>
          <w:rFonts w:ascii="Times New Roman" w:hAnsi="Times New Roman" w:cs="Times New Roman"/>
          <w:b/>
          <w:sz w:val="24"/>
          <w:lang w:val="en-US"/>
        </w:rPr>
        <w:t xml:space="preserve"> </w:t>
      </w:r>
    </w:p>
    <w:p w14:paraId="61B15E44" w14:textId="77777777" w:rsidR="00F53B3C" w:rsidRPr="0075606C" w:rsidRDefault="00F53B3C"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This table consists of four sheets presenting EHV-1 gene-level abundances at multiple infection time points (1 to 48 hpi) along with their </w:t>
      </w:r>
      <w:r w:rsidRPr="0075606C">
        <w:rPr>
          <w:rFonts w:ascii="Times New Roman" w:eastAsia="Times New Roman" w:hAnsi="Times New Roman" w:cs="Times New Roman"/>
          <w:i/>
          <w:sz w:val="24"/>
          <w:szCs w:val="24"/>
          <w:lang w:val="en-US" w:eastAsia="en-GB"/>
        </w:rPr>
        <w:t>de novo</w:t>
      </w:r>
      <w:r w:rsidRPr="0075606C">
        <w:rPr>
          <w:rFonts w:ascii="Times New Roman" w:eastAsia="Times New Roman" w:hAnsi="Times New Roman" w:cs="Times New Roman"/>
          <w:sz w:val="24"/>
          <w:szCs w:val="24"/>
          <w:lang w:val="en-US" w:eastAsia="en-GB"/>
        </w:rPr>
        <w:t xml:space="preserve"> clustering results. Each row includes the gene or its canonical TSS or TES, its preassigned kinetic class (IE/E/L/unknown), and the </w:t>
      </w:r>
      <w:r w:rsidRPr="0075606C">
        <w:rPr>
          <w:rFonts w:ascii="Times New Roman" w:eastAsia="Times New Roman" w:hAnsi="Times New Roman" w:cs="Times New Roman"/>
          <w:i/>
          <w:sz w:val="24"/>
          <w:szCs w:val="24"/>
          <w:lang w:val="en-US" w:eastAsia="en-GB"/>
        </w:rPr>
        <w:t>de novo</w:t>
      </w:r>
      <w:r w:rsidRPr="0075606C">
        <w:rPr>
          <w:rFonts w:ascii="Times New Roman" w:eastAsia="Times New Roman" w:hAnsi="Times New Roman" w:cs="Times New Roman"/>
          <w:sz w:val="24"/>
          <w:szCs w:val="24"/>
          <w:lang w:val="en-US" w:eastAsia="en-GB"/>
        </w:rPr>
        <w:t xml:space="preserve"> cluster assignment. The columns labeled EHV-1_[Time]_[Rep] indicate viral read count–normalized abundances for each replicate (Rep) at the given time (Time).</w:t>
      </w:r>
    </w:p>
    <w:p w14:paraId="2B200292" w14:textId="4FE1C050" w:rsidR="00F53B3C" w:rsidRPr="0075606C" w:rsidRDefault="00CF1EC1"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A</w:t>
      </w:r>
      <w:r w:rsidR="00F53B3C" w:rsidRPr="0075606C">
        <w:rPr>
          <w:rFonts w:ascii="Times New Roman" w:eastAsia="Times New Roman" w:hAnsi="Times New Roman" w:cs="Times New Roman"/>
          <w:sz w:val="24"/>
          <w:szCs w:val="24"/>
          <w:lang w:val="en-US" w:eastAsia="en-GB"/>
        </w:rPr>
        <w:t xml:space="preserve">: </w:t>
      </w:r>
      <w:r w:rsidR="00F53B3C" w:rsidRPr="0075606C">
        <w:rPr>
          <w:rFonts w:ascii="Times New Roman" w:eastAsia="Times New Roman" w:hAnsi="Times New Roman" w:cs="Times New Roman"/>
          <w:i/>
          <w:sz w:val="24"/>
          <w:szCs w:val="24"/>
          <w:lang w:val="en-US" w:eastAsia="en-GB"/>
        </w:rPr>
        <w:t>TSS-Only:</w:t>
      </w:r>
      <w:r w:rsidR="00F53B3C" w:rsidRPr="0075606C">
        <w:rPr>
          <w:rFonts w:ascii="Times New Roman" w:eastAsia="Times New Roman" w:hAnsi="Times New Roman" w:cs="Times New Roman"/>
          <w:sz w:val="24"/>
          <w:szCs w:val="24"/>
          <w:lang w:val="en-US" w:eastAsia="en-GB"/>
        </w:rPr>
        <w:t xml:space="preserve"> Contains reads covering the canonical TSS, regardless of TES overlap.</w:t>
      </w:r>
    </w:p>
    <w:p w14:paraId="060F5377" w14:textId="3FA47AD9" w:rsidR="00F53B3C" w:rsidRPr="0075606C" w:rsidRDefault="00CF1EC1"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B</w:t>
      </w:r>
      <w:r w:rsidR="00F53B3C" w:rsidRPr="0075606C">
        <w:rPr>
          <w:rFonts w:ascii="Times New Roman" w:eastAsia="Times New Roman" w:hAnsi="Times New Roman" w:cs="Times New Roman"/>
          <w:sz w:val="24"/>
          <w:szCs w:val="24"/>
          <w:lang w:val="en-US" w:eastAsia="en-GB"/>
        </w:rPr>
        <w:t xml:space="preserve">: </w:t>
      </w:r>
      <w:r w:rsidR="00F53B3C" w:rsidRPr="0075606C">
        <w:rPr>
          <w:rFonts w:ascii="Times New Roman" w:eastAsia="Times New Roman" w:hAnsi="Times New Roman" w:cs="Times New Roman"/>
          <w:i/>
          <w:sz w:val="24"/>
          <w:szCs w:val="24"/>
          <w:lang w:val="en-US" w:eastAsia="en-GB"/>
        </w:rPr>
        <w:t>TES-Only</w:t>
      </w:r>
      <w:r w:rsidR="00F53B3C" w:rsidRPr="0075606C">
        <w:rPr>
          <w:rFonts w:ascii="Times New Roman" w:eastAsia="Times New Roman" w:hAnsi="Times New Roman" w:cs="Times New Roman"/>
          <w:sz w:val="24"/>
          <w:szCs w:val="24"/>
          <w:lang w:val="en-US" w:eastAsia="en-GB"/>
        </w:rPr>
        <w:t>: Contains reads covering the canonical TES, regardless of TSS overlap.</w:t>
      </w:r>
    </w:p>
    <w:p w14:paraId="2409AFEC" w14:textId="37E18509" w:rsidR="00CF1EC1" w:rsidRPr="0075606C" w:rsidRDefault="00CF1EC1"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C:</w:t>
      </w:r>
      <w:r w:rsidRPr="0075606C">
        <w:rPr>
          <w:rFonts w:ascii="Times New Roman" w:eastAsia="Times New Roman" w:hAnsi="Times New Roman" w:cs="Times New Roman"/>
          <w:sz w:val="24"/>
          <w:szCs w:val="24"/>
          <w:lang w:val="en-US" w:eastAsia="en-GB"/>
        </w:rPr>
        <w:t xml:space="preserve"> </w:t>
      </w:r>
      <w:r w:rsidR="00BE1507" w:rsidRPr="0075606C">
        <w:rPr>
          <w:rFonts w:ascii="Times New Roman" w:eastAsia="Times New Roman" w:hAnsi="Times New Roman" w:cs="Times New Roman"/>
          <w:i/>
          <w:sz w:val="24"/>
          <w:szCs w:val="24"/>
          <w:lang w:val="en-US" w:eastAsia="en-GB"/>
        </w:rPr>
        <w:t>Transcript</w:t>
      </w:r>
      <w:r w:rsidRPr="0075606C">
        <w:rPr>
          <w:rFonts w:ascii="Times New Roman" w:eastAsia="Times New Roman" w:hAnsi="Times New Roman" w:cs="Times New Roman"/>
          <w:i/>
          <w:sz w:val="24"/>
          <w:szCs w:val="24"/>
          <w:lang w:val="en-US" w:eastAsia="en-GB"/>
        </w:rPr>
        <w:t xml:space="preserve"> Dynamics (TSS+TES):</w:t>
      </w:r>
      <w:r w:rsidRPr="0075606C">
        <w:rPr>
          <w:rFonts w:ascii="Times New Roman" w:eastAsia="Times New Roman" w:hAnsi="Times New Roman" w:cs="Times New Roman"/>
          <w:sz w:val="24"/>
          <w:szCs w:val="24"/>
          <w:lang w:val="en-US" w:eastAsia="en-GB"/>
        </w:rPr>
        <w:t xml:space="preserve"> Contains only reads overlapping both the canonical TSS and TES.</w:t>
      </w:r>
    </w:p>
    <w:p w14:paraId="08376B6D" w14:textId="1D4B445E" w:rsidR="001A12EC" w:rsidRPr="0075606C" w:rsidRDefault="00F53B3C"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D</w:t>
      </w: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Non-Normalized</w:t>
      </w:r>
      <w:r w:rsidRPr="0075606C">
        <w:rPr>
          <w:rFonts w:ascii="Times New Roman" w:eastAsia="Times New Roman" w:hAnsi="Times New Roman" w:cs="Times New Roman"/>
          <w:sz w:val="24"/>
          <w:szCs w:val="24"/>
          <w:lang w:val="en-US" w:eastAsia="en-GB"/>
        </w:rPr>
        <w:t>: Contains all raw dcDNA-Seq counts, including TSS and TES. Empty fields represent cases where either the TSS or the TES did not overlap.</w:t>
      </w:r>
    </w:p>
    <w:sectPr w:rsidR="001A12EC" w:rsidRPr="0075606C" w:rsidSect="007460B5">
      <w:footerReference w:type="default" r:id="rId13"/>
      <w:pgSz w:w="11909" w:h="16834"/>
      <w:pgMar w:top="1134" w:right="1136" w:bottom="1440" w:left="1276"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156C5B" w14:textId="77777777" w:rsidR="006E7EE2" w:rsidRDefault="006E7EE2" w:rsidP="000F791F">
      <w:pPr>
        <w:spacing w:line="240" w:lineRule="auto"/>
      </w:pPr>
      <w:r>
        <w:separator/>
      </w:r>
    </w:p>
  </w:endnote>
  <w:endnote w:type="continuationSeparator" w:id="0">
    <w:p w14:paraId="271D68BB" w14:textId="77777777" w:rsidR="006E7EE2" w:rsidRDefault="006E7EE2" w:rsidP="000F791F">
      <w:pPr>
        <w:spacing w:line="240" w:lineRule="auto"/>
      </w:pPr>
      <w:r>
        <w:continuationSeparator/>
      </w:r>
    </w:p>
  </w:endnote>
  <w:endnote w:type="continuationNotice" w:id="1">
    <w:p w14:paraId="097E5C56" w14:textId="77777777" w:rsidR="006E7EE2" w:rsidRDefault="006E7EE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EE"/>
    <w:family w:val="roman"/>
    <w:pitch w:val="variable"/>
    <w:sig w:usb0="E0000AFF" w:usb1="500078FF" w:usb2="00000021" w:usb3="00000000" w:csb0="000001BF" w:csb1="00000000"/>
  </w:font>
  <w:font w:name="Droid Sans Fallback">
    <w:panose1 w:val="00000000000000000000"/>
    <w:charset w:val="00"/>
    <w:family w:val="roman"/>
    <w:notTrueType/>
    <w:pitch w:val="default"/>
  </w:font>
  <w:font w:name="FreeSans">
    <w:altName w:val="Cambria"/>
    <w:charset w:val="01"/>
    <w:family w:val="auto"/>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5097459"/>
      <w:docPartObj>
        <w:docPartGallery w:val="Page Numbers (Bottom of Page)"/>
        <w:docPartUnique/>
      </w:docPartObj>
    </w:sdtPr>
    <w:sdtEndPr/>
    <w:sdtContent>
      <w:p w14:paraId="2CC79B49" w14:textId="488EEE53" w:rsidR="00D033A2" w:rsidRDefault="00D033A2">
        <w:pPr>
          <w:pStyle w:val="llb"/>
          <w:jc w:val="center"/>
        </w:pPr>
        <w:r w:rsidRPr="00D741E1">
          <w:rPr>
            <w:rFonts w:ascii="Times New Roman" w:hAnsi="Times New Roman" w:cs="Times New Roman"/>
            <w:sz w:val="24"/>
            <w:szCs w:val="24"/>
          </w:rPr>
          <w:fldChar w:fldCharType="begin"/>
        </w:r>
        <w:r w:rsidRPr="00D741E1">
          <w:rPr>
            <w:rFonts w:ascii="Times New Roman" w:hAnsi="Times New Roman" w:cs="Times New Roman"/>
            <w:sz w:val="24"/>
            <w:szCs w:val="24"/>
          </w:rPr>
          <w:instrText>PAGE   \* MERGEFORMAT</w:instrText>
        </w:r>
        <w:r w:rsidRPr="00D741E1">
          <w:rPr>
            <w:rFonts w:ascii="Times New Roman" w:hAnsi="Times New Roman" w:cs="Times New Roman"/>
            <w:sz w:val="24"/>
            <w:szCs w:val="24"/>
          </w:rPr>
          <w:fldChar w:fldCharType="separate"/>
        </w:r>
        <w:r w:rsidR="007A2B5D" w:rsidRPr="007A2B5D">
          <w:rPr>
            <w:rFonts w:ascii="Times New Roman" w:hAnsi="Times New Roman" w:cs="Times New Roman"/>
            <w:noProof/>
            <w:sz w:val="24"/>
            <w:szCs w:val="24"/>
            <w:lang w:val="hu-HU"/>
          </w:rPr>
          <w:t>20</w:t>
        </w:r>
        <w:r w:rsidRPr="00D741E1">
          <w:rPr>
            <w:rFonts w:ascii="Times New Roman" w:hAnsi="Times New Roman" w:cs="Times New Roman"/>
            <w:sz w:val="24"/>
            <w:szCs w:val="24"/>
          </w:rPr>
          <w:fldChar w:fldCharType="end"/>
        </w:r>
      </w:p>
    </w:sdtContent>
  </w:sdt>
  <w:p w14:paraId="6662982C" w14:textId="77777777" w:rsidR="00D033A2" w:rsidRDefault="00D033A2">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7D660C" w14:textId="77777777" w:rsidR="006E7EE2" w:rsidRDefault="006E7EE2" w:rsidP="000F791F">
      <w:pPr>
        <w:spacing w:line="240" w:lineRule="auto"/>
      </w:pPr>
      <w:r>
        <w:separator/>
      </w:r>
    </w:p>
  </w:footnote>
  <w:footnote w:type="continuationSeparator" w:id="0">
    <w:p w14:paraId="131127CC" w14:textId="77777777" w:rsidR="006E7EE2" w:rsidRDefault="006E7EE2" w:rsidP="000F791F">
      <w:pPr>
        <w:spacing w:line="240" w:lineRule="auto"/>
      </w:pPr>
      <w:r>
        <w:continuationSeparator/>
      </w:r>
    </w:p>
  </w:footnote>
  <w:footnote w:type="continuationNotice" w:id="1">
    <w:p w14:paraId="23E59EF0" w14:textId="77777777" w:rsidR="006E7EE2" w:rsidRDefault="006E7EE2">
      <w:pPr>
        <w:spacing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062E7"/>
    <w:multiLevelType w:val="hybridMultilevel"/>
    <w:tmpl w:val="163664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B203FF9"/>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F9E22D8"/>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FAB229B"/>
    <w:multiLevelType w:val="multilevel"/>
    <w:tmpl w:val="95D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B6B08"/>
    <w:multiLevelType w:val="hybridMultilevel"/>
    <w:tmpl w:val="ABDCA7E4"/>
    <w:lvl w:ilvl="0" w:tplc="040E0011">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4644EE6"/>
    <w:multiLevelType w:val="hybridMultilevel"/>
    <w:tmpl w:val="864EED6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2AAF2A8D"/>
    <w:multiLevelType w:val="hybridMultilevel"/>
    <w:tmpl w:val="5DECB810"/>
    <w:lvl w:ilvl="0" w:tplc="C1FA1696">
      <w:start w:val="1"/>
      <w:numFmt w:val="decimal"/>
      <w:lvlText w:val="(%1)"/>
      <w:lvlJc w:val="left"/>
      <w:pPr>
        <w:ind w:left="720" w:hanging="360"/>
      </w:pPr>
      <w:rPr>
        <w:rFonts w:ascii="Times New Roman" w:eastAsia="Arial"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AE542A"/>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2F174C79"/>
    <w:multiLevelType w:val="hybridMultilevel"/>
    <w:tmpl w:val="0F86D7BA"/>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72D53F9"/>
    <w:multiLevelType w:val="hybridMultilevel"/>
    <w:tmpl w:val="BB9CFE62"/>
    <w:lvl w:ilvl="0" w:tplc="01D835EA">
      <w:numFmt w:val="bullet"/>
      <w:lvlText w:val="-"/>
      <w:lvlJc w:val="left"/>
      <w:pPr>
        <w:ind w:left="720" w:hanging="360"/>
      </w:pPr>
      <w:rPr>
        <w:rFonts w:ascii="Times New Roman" w:eastAsia="Times"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7D44450"/>
    <w:multiLevelType w:val="hybridMultilevel"/>
    <w:tmpl w:val="F43071DE"/>
    <w:lvl w:ilvl="0" w:tplc="0F2A15DC">
      <w:start w:val="1"/>
      <w:numFmt w:val="bullet"/>
      <w:lvlText w:val=""/>
      <w:lvlJc w:val="left"/>
      <w:pPr>
        <w:ind w:left="720" w:hanging="360"/>
      </w:pPr>
      <w:rPr>
        <w:rFonts w:ascii="Wingdings" w:eastAsia="Arial" w:hAnsi="Wingdings"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8232BBF"/>
    <w:multiLevelType w:val="hybridMultilevel"/>
    <w:tmpl w:val="FF2AAA9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A4A3F4C"/>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A7C46B6"/>
    <w:multiLevelType w:val="hybridMultilevel"/>
    <w:tmpl w:val="FA461BAA"/>
    <w:lvl w:ilvl="0" w:tplc="FD52DAD6">
      <w:start w:val="1"/>
      <w:numFmt w:val="decimal"/>
      <w:lvlText w:val="(%1)"/>
      <w:lvlJc w:val="left"/>
      <w:pPr>
        <w:ind w:left="660" w:hanging="360"/>
      </w:pPr>
      <w:rPr>
        <w:rFonts w:hint="default"/>
      </w:rPr>
    </w:lvl>
    <w:lvl w:ilvl="1" w:tplc="040E0019" w:tentative="1">
      <w:start w:val="1"/>
      <w:numFmt w:val="lowerLetter"/>
      <w:lvlText w:val="%2."/>
      <w:lvlJc w:val="left"/>
      <w:pPr>
        <w:ind w:left="1380" w:hanging="360"/>
      </w:pPr>
    </w:lvl>
    <w:lvl w:ilvl="2" w:tplc="040E001B" w:tentative="1">
      <w:start w:val="1"/>
      <w:numFmt w:val="lowerRoman"/>
      <w:lvlText w:val="%3."/>
      <w:lvlJc w:val="right"/>
      <w:pPr>
        <w:ind w:left="2100" w:hanging="180"/>
      </w:pPr>
    </w:lvl>
    <w:lvl w:ilvl="3" w:tplc="040E000F" w:tentative="1">
      <w:start w:val="1"/>
      <w:numFmt w:val="decimal"/>
      <w:lvlText w:val="%4."/>
      <w:lvlJc w:val="left"/>
      <w:pPr>
        <w:ind w:left="2820" w:hanging="360"/>
      </w:pPr>
    </w:lvl>
    <w:lvl w:ilvl="4" w:tplc="040E0019" w:tentative="1">
      <w:start w:val="1"/>
      <w:numFmt w:val="lowerLetter"/>
      <w:lvlText w:val="%5."/>
      <w:lvlJc w:val="left"/>
      <w:pPr>
        <w:ind w:left="3540" w:hanging="360"/>
      </w:pPr>
    </w:lvl>
    <w:lvl w:ilvl="5" w:tplc="040E001B" w:tentative="1">
      <w:start w:val="1"/>
      <w:numFmt w:val="lowerRoman"/>
      <w:lvlText w:val="%6."/>
      <w:lvlJc w:val="right"/>
      <w:pPr>
        <w:ind w:left="4260" w:hanging="180"/>
      </w:pPr>
    </w:lvl>
    <w:lvl w:ilvl="6" w:tplc="040E000F" w:tentative="1">
      <w:start w:val="1"/>
      <w:numFmt w:val="decimal"/>
      <w:lvlText w:val="%7."/>
      <w:lvlJc w:val="left"/>
      <w:pPr>
        <w:ind w:left="4980" w:hanging="360"/>
      </w:pPr>
    </w:lvl>
    <w:lvl w:ilvl="7" w:tplc="040E0019" w:tentative="1">
      <w:start w:val="1"/>
      <w:numFmt w:val="lowerLetter"/>
      <w:lvlText w:val="%8."/>
      <w:lvlJc w:val="left"/>
      <w:pPr>
        <w:ind w:left="5700" w:hanging="360"/>
      </w:pPr>
    </w:lvl>
    <w:lvl w:ilvl="8" w:tplc="040E001B" w:tentative="1">
      <w:start w:val="1"/>
      <w:numFmt w:val="lowerRoman"/>
      <w:lvlText w:val="%9."/>
      <w:lvlJc w:val="right"/>
      <w:pPr>
        <w:ind w:left="6420" w:hanging="180"/>
      </w:pPr>
    </w:lvl>
  </w:abstractNum>
  <w:abstractNum w:abstractNumId="14" w15:restartNumberingAfterBreak="0">
    <w:nsid w:val="4C0E7EB9"/>
    <w:multiLevelType w:val="multilevel"/>
    <w:tmpl w:val="AE0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83FC4"/>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5C323C98"/>
    <w:multiLevelType w:val="multilevel"/>
    <w:tmpl w:val="BF8E3C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5E77574C"/>
    <w:multiLevelType w:val="hybridMultilevel"/>
    <w:tmpl w:val="A81E3B2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650F47A1"/>
    <w:multiLevelType w:val="multilevel"/>
    <w:tmpl w:val="5C0A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30DF9"/>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6F961142"/>
    <w:multiLevelType w:val="hybridMultilevel"/>
    <w:tmpl w:val="96E8B6D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721E3906"/>
    <w:multiLevelType w:val="hybridMultilevel"/>
    <w:tmpl w:val="C324C4B4"/>
    <w:lvl w:ilvl="0" w:tplc="040E0011">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7DD7634A"/>
    <w:multiLevelType w:val="hybridMultilevel"/>
    <w:tmpl w:val="3B906BA4"/>
    <w:lvl w:ilvl="0" w:tplc="511E6B0C">
      <w:start w:val="3"/>
      <w:numFmt w:val="bullet"/>
      <w:lvlText w:val="-"/>
      <w:lvlJc w:val="left"/>
      <w:pPr>
        <w:ind w:left="720" w:hanging="360"/>
      </w:pPr>
      <w:rPr>
        <w:rFonts w:ascii="Times New Roman" w:eastAsia="Arial" w:hAnsi="Times New Roman" w:cs="Times New Roman" w:hint="default"/>
        <w:b w:val="0"/>
        <w:i/>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16"/>
  </w:num>
  <w:num w:numId="4">
    <w:abstractNumId w:val="8"/>
  </w:num>
  <w:num w:numId="5">
    <w:abstractNumId w:val="9"/>
  </w:num>
  <w:num w:numId="6">
    <w:abstractNumId w:val="12"/>
  </w:num>
  <w:num w:numId="7">
    <w:abstractNumId w:val="19"/>
  </w:num>
  <w:num w:numId="8">
    <w:abstractNumId w:val="7"/>
  </w:num>
  <w:num w:numId="9">
    <w:abstractNumId w:val="2"/>
  </w:num>
  <w:num w:numId="10">
    <w:abstractNumId w:val="22"/>
  </w:num>
  <w:num w:numId="11">
    <w:abstractNumId w:val="15"/>
  </w:num>
  <w:num w:numId="12">
    <w:abstractNumId w:val="1"/>
  </w:num>
  <w:num w:numId="13">
    <w:abstractNumId w:val="10"/>
  </w:num>
  <w:num w:numId="14">
    <w:abstractNumId w:val="17"/>
  </w:num>
  <w:num w:numId="15">
    <w:abstractNumId w:val="14"/>
  </w:num>
  <w:num w:numId="16">
    <w:abstractNumId w:val="0"/>
  </w:num>
  <w:num w:numId="17">
    <w:abstractNumId w:val="6"/>
  </w:num>
  <w:num w:numId="18">
    <w:abstractNumId w:val="3"/>
  </w:num>
  <w:num w:numId="19">
    <w:abstractNumId w:val="11"/>
  </w:num>
  <w:num w:numId="20">
    <w:abstractNumId w:val="5"/>
  </w:num>
  <w:num w:numId="21">
    <w:abstractNumId w:val="21"/>
  </w:num>
  <w:num w:numId="22">
    <w:abstractNumId w:val="4"/>
  </w:num>
  <w:num w:numId="23">
    <w:abstractNumId w:val="1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ombácz Dóra">
    <w15:presenceInfo w15:providerId="None" w15:userId="Tombácz Dóra"/>
  </w15:person>
  <w15:person w15:author="kakukb.biotech@gmail.com">
    <w15:presenceInfo w15:providerId="Windows Live" w15:userId="74d28ef063e076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ocumentProtection w:edit="trackedChanges" w:enforcement="1" w:cryptProviderType="rsaFull" w:cryptAlgorithmClass="hash" w:cryptAlgorithmType="typeAny" w:cryptAlgorithmSid="4" w:cryptSpinCount="100000" w:hash="u4FTAs4+61W0qo1+Dy9kq6bBE8k=" w:salt="uVRaifr2Bb3RG7aoddhG5g=="/>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336"/>
    <w:rsid w:val="0000065F"/>
    <w:rsid w:val="00002E0E"/>
    <w:rsid w:val="0000302C"/>
    <w:rsid w:val="00003A03"/>
    <w:rsid w:val="0000520E"/>
    <w:rsid w:val="00005483"/>
    <w:rsid w:val="0000603B"/>
    <w:rsid w:val="00010030"/>
    <w:rsid w:val="0001220B"/>
    <w:rsid w:val="00012772"/>
    <w:rsid w:val="0001446D"/>
    <w:rsid w:val="00015C1D"/>
    <w:rsid w:val="00017EB6"/>
    <w:rsid w:val="000201D7"/>
    <w:rsid w:val="00020570"/>
    <w:rsid w:val="00020EB6"/>
    <w:rsid w:val="00021064"/>
    <w:rsid w:val="0002342D"/>
    <w:rsid w:val="00023769"/>
    <w:rsid w:val="00023EDB"/>
    <w:rsid w:val="00024CB0"/>
    <w:rsid w:val="0002647A"/>
    <w:rsid w:val="00027603"/>
    <w:rsid w:val="000277DC"/>
    <w:rsid w:val="000308B2"/>
    <w:rsid w:val="00031440"/>
    <w:rsid w:val="000318F7"/>
    <w:rsid w:val="0003248D"/>
    <w:rsid w:val="00032EE4"/>
    <w:rsid w:val="000345E4"/>
    <w:rsid w:val="00036666"/>
    <w:rsid w:val="00037CBB"/>
    <w:rsid w:val="00040C4E"/>
    <w:rsid w:val="00041013"/>
    <w:rsid w:val="00041E81"/>
    <w:rsid w:val="0004221A"/>
    <w:rsid w:val="000437E2"/>
    <w:rsid w:val="00043D79"/>
    <w:rsid w:val="00045469"/>
    <w:rsid w:val="00045DFC"/>
    <w:rsid w:val="00046C7C"/>
    <w:rsid w:val="00047973"/>
    <w:rsid w:val="00047BA0"/>
    <w:rsid w:val="00047D25"/>
    <w:rsid w:val="0005179F"/>
    <w:rsid w:val="00051898"/>
    <w:rsid w:val="000532CD"/>
    <w:rsid w:val="00053ACB"/>
    <w:rsid w:val="00054036"/>
    <w:rsid w:val="00054BD8"/>
    <w:rsid w:val="00055E57"/>
    <w:rsid w:val="00056444"/>
    <w:rsid w:val="00056B47"/>
    <w:rsid w:val="000601F7"/>
    <w:rsid w:val="000623ED"/>
    <w:rsid w:val="00062753"/>
    <w:rsid w:val="00062F61"/>
    <w:rsid w:val="00063753"/>
    <w:rsid w:val="00064B90"/>
    <w:rsid w:val="000665CC"/>
    <w:rsid w:val="00066910"/>
    <w:rsid w:val="00066B87"/>
    <w:rsid w:val="00067DCE"/>
    <w:rsid w:val="00067E62"/>
    <w:rsid w:val="000706D7"/>
    <w:rsid w:val="000709E5"/>
    <w:rsid w:val="000727A2"/>
    <w:rsid w:val="00072FF0"/>
    <w:rsid w:val="00073756"/>
    <w:rsid w:val="000741B0"/>
    <w:rsid w:val="0007550C"/>
    <w:rsid w:val="00076953"/>
    <w:rsid w:val="00076B77"/>
    <w:rsid w:val="00077F7F"/>
    <w:rsid w:val="000837F0"/>
    <w:rsid w:val="0008407A"/>
    <w:rsid w:val="00084B46"/>
    <w:rsid w:val="00085883"/>
    <w:rsid w:val="0008596B"/>
    <w:rsid w:val="00085CFD"/>
    <w:rsid w:val="0009102E"/>
    <w:rsid w:val="000945B7"/>
    <w:rsid w:val="00094879"/>
    <w:rsid w:val="00094C9E"/>
    <w:rsid w:val="00095831"/>
    <w:rsid w:val="0009644D"/>
    <w:rsid w:val="00096E08"/>
    <w:rsid w:val="000A0553"/>
    <w:rsid w:val="000A089D"/>
    <w:rsid w:val="000A0AEB"/>
    <w:rsid w:val="000A14E9"/>
    <w:rsid w:val="000A180A"/>
    <w:rsid w:val="000A3160"/>
    <w:rsid w:val="000A3427"/>
    <w:rsid w:val="000A419F"/>
    <w:rsid w:val="000A4273"/>
    <w:rsid w:val="000A60B7"/>
    <w:rsid w:val="000A7907"/>
    <w:rsid w:val="000A7961"/>
    <w:rsid w:val="000B06BD"/>
    <w:rsid w:val="000B15A5"/>
    <w:rsid w:val="000B1923"/>
    <w:rsid w:val="000B3442"/>
    <w:rsid w:val="000B62A2"/>
    <w:rsid w:val="000B766D"/>
    <w:rsid w:val="000C2657"/>
    <w:rsid w:val="000C36E5"/>
    <w:rsid w:val="000C4690"/>
    <w:rsid w:val="000C4ADF"/>
    <w:rsid w:val="000C4E09"/>
    <w:rsid w:val="000C5E3C"/>
    <w:rsid w:val="000C62F7"/>
    <w:rsid w:val="000C6AE5"/>
    <w:rsid w:val="000C7806"/>
    <w:rsid w:val="000D094C"/>
    <w:rsid w:val="000D14C9"/>
    <w:rsid w:val="000D19AD"/>
    <w:rsid w:val="000D23A5"/>
    <w:rsid w:val="000D23D1"/>
    <w:rsid w:val="000D37A7"/>
    <w:rsid w:val="000D56E7"/>
    <w:rsid w:val="000D59F2"/>
    <w:rsid w:val="000D5C99"/>
    <w:rsid w:val="000D5DD8"/>
    <w:rsid w:val="000D7109"/>
    <w:rsid w:val="000D74C0"/>
    <w:rsid w:val="000E0888"/>
    <w:rsid w:val="000E116F"/>
    <w:rsid w:val="000E12D0"/>
    <w:rsid w:val="000E262C"/>
    <w:rsid w:val="000E2671"/>
    <w:rsid w:val="000E28A5"/>
    <w:rsid w:val="000E37B4"/>
    <w:rsid w:val="000E3DD7"/>
    <w:rsid w:val="000E6106"/>
    <w:rsid w:val="000E6D7C"/>
    <w:rsid w:val="000F087F"/>
    <w:rsid w:val="000F0CAF"/>
    <w:rsid w:val="000F1FB1"/>
    <w:rsid w:val="000F2259"/>
    <w:rsid w:val="000F235C"/>
    <w:rsid w:val="000F38DE"/>
    <w:rsid w:val="000F4455"/>
    <w:rsid w:val="000F4AB9"/>
    <w:rsid w:val="000F5263"/>
    <w:rsid w:val="000F7873"/>
    <w:rsid w:val="000F791F"/>
    <w:rsid w:val="000F7963"/>
    <w:rsid w:val="000F7E60"/>
    <w:rsid w:val="00100275"/>
    <w:rsid w:val="001002E9"/>
    <w:rsid w:val="00101063"/>
    <w:rsid w:val="00102350"/>
    <w:rsid w:val="00102627"/>
    <w:rsid w:val="00105082"/>
    <w:rsid w:val="0010567C"/>
    <w:rsid w:val="001058BE"/>
    <w:rsid w:val="0010598D"/>
    <w:rsid w:val="00105C44"/>
    <w:rsid w:val="00106890"/>
    <w:rsid w:val="00107E1B"/>
    <w:rsid w:val="0011032C"/>
    <w:rsid w:val="0011081C"/>
    <w:rsid w:val="00110E79"/>
    <w:rsid w:val="00111081"/>
    <w:rsid w:val="00111D2E"/>
    <w:rsid w:val="00114362"/>
    <w:rsid w:val="0011437B"/>
    <w:rsid w:val="00114686"/>
    <w:rsid w:val="00114695"/>
    <w:rsid w:val="0011587E"/>
    <w:rsid w:val="001160D6"/>
    <w:rsid w:val="0011613D"/>
    <w:rsid w:val="0011725F"/>
    <w:rsid w:val="00117C20"/>
    <w:rsid w:val="001206AC"/>
    <w:rsid w:val="001214DD"/>
    <w:rsid w:val="001220F4"/>
    <w:rsid w:val="001226D5"/>
    <w:rsid w:val="00122F56"/>
    <w:rsid w:val="00123068"/>
    <w:rsid w:val="00124570"/>
    <w:rsid w:val="00124F40"/>
    <w:rsid w:val="00124FD6"/>
    <w:rsid w:val="00126A10"/>
    <w:rsid w:val="00126CB6"/>
    <w:rsid w:val="00126FB0"/>
    <w:rsid w:val="00127048"/>
    <w:rsid w:val="001275A5"/>
    <w:rsid w:val="0013061F"/>
    <w:rsid w:val="00130C4A"/>
    <w:rsid w:val="00131995"/>
    <w:rsid w:val="001330E6"/>
    <w:rsid w:val="0013393C"/>
    <w:rsid w:val="0013619B"/>
    <w:rsid w:val="0013715B"/>
    <w:rsid w:val="00140D14"/>
    <w:rsid w:val="00141419"/>
    <w:rsid w:val="00141769"/>
    <w:rsid w:val="00141EE4"/>
    <w:rsid w:val="00141F9F"/>
    <w:rsid w:val="00142A6E"/>
    <w:rsid w:val="001445BA"/>
    <w:rsid w:val="00144CBE"/>
    <w:rsid w:val="001459AB"/>
    <w:rsid w:val="00145E0E"/>
    <w:rsid w:val="00146394"/>
    <w:rsid w:val="001466F8"/>
    <w:rsid w:val="00147DA8"/>
    <w:rsid w:val="00150D92"/>
    <w:rsid w:val="001512BE"/>
    <w:rsid w:val="00151C1F"/>
    <w:rsid w:val="001536DD"/>
    <w:rsid w:val="00153779"/>
    <w:rsid w:val="00153A5B"/>
    <w:rsid w:val="0015426E"/>
    <w:rsid w:val="001543F8"/>
    <w:rsid w:val="001556DD"/>
    <w:rsid w:val="001559CC"/>
    <w:rsid w:val="00157EEB"/>
    <w:rsid w:val="00157F44"/>
    <w:rsid w:val="00160502"/>
    <w:rsid w:val="00161383"/>
    <w:rsid w:val="0016186F"/>
    <w:rsid w:val="00161AB9"/>
    <w:rsid w:val="001630DC"/>
    <w:rsid w:val="00164525"/>
    <w:rsid w:val="001648CF"/>
    <w:rsid w:val="00165306"/>
    <w:rsid w:val="001661FE"/>
    <w:rsid w:val="00166C53"/>
    <w:rsid w:val="00171829"/>
    <w:rsid w:val="00172150"/>
    <w:rsid w:val="001754D8"/>
    <w:rsid w:val="001758BE"/>
    <w:rsid w:val="00180638"/>
    <w:rsid w:val="00180E67"/>
    <w:rsid w:val="001815D5"/>
    <w:rsid w:val="00181FD0"/>
    <w:rsid w:val="00182309"/>
    <w:rsid w:val="00184D73"/>
    <w:rsid w:val="00185ECE"/>
    <w:rsid w:val="00186278"/>
    <w:rsid w:val="00186724"/>
    <w:rsid w:val="00186F21"/>
    <w:rsid w:val="00187B75"/>
    <w:rsid w:val="0019159F"/>
    <w:rsid w:val="00191A0A"/>
    <w:rsid w:val="00192409"/>
    <w:rsid w:val="00192BED"/>
    <w:rsid w:val="001936FC"/>
    <w:rsid w:val="0019457C"/>
    <w:rsid w:val="00194631"/>
    <w:rsid w:val="00194A3F"/>
    <w:rsid w:val="00194D87"/>
    <w:rsid w:val="00195675"/>
    <w:rsid w:val="00195723"/>
    <w:rsid w:val="00195816"/>
    <w:rsid w:val="00196361"/>
    <w:rsid w:val="001965B0"/>
    <w:rsid w:val="001972EB"/>
    <w:rsid w:val="00197752"/>
    <w:rsid w:val="001A12EC"/>
    <w:rsid w:val="001A2BE9"/>
    <w:rsid w:val="001A3AE0"/>
    <w:rsid w:val="001A3BEF"/>
    <w:rsid w:val="001A3D16"/>
    <w:rsid w:val="001A4ADE"/>
    <w:rsid w:val="001A5ABC"/>
    <w:rsid w:val="001A6984"/>
    <w:rsid w:val="001A6C0F"/>
    <w:rsid w:val="001A6FFC"/>
    <w:rsid w:val="001B069C"/>
    <w:rsid w:val="001B2B3A"/>
    <w:rsid w:val="001B320F"/>
    <w:rsid w:val="001B333C"/>
    <w:rsid w:val="001B4F0A"/>
    <w:rsid w:val="001B538D"/>
    <w:rsid w:val="001B7E2D"/>
    <w:rsid w:val="001C0545"/>
    <w:rsid w:val="001C0E79"/>
    <w:rsid w:val="001C15B2"/>
    <w:rsid w:val="001C33C7"/>
    <w:rsid w:val="001C3F36"/>
    <w:rsid w:val="001C42C2"/>
    <w:rsid w:val="001C51F6"/>
    <w:rsid w:val="001C68D0"/>
    <w:rsid w:val="001C6BA3"/>
    <w:rsid w:val="001D1AE3"/>
    <w:rsid w:val="001D247D"/>
    <w:rsid w:val="001D2AF8"/>
    <w:rsid w:val="001D326E"/>
    <w:rsid w:val="001D4488"/>
    <w:rsid w:val="001D48F7"/>
    <w:rsid w:val="001D7AC4"/>
    <w:rsid w:val="001E0722"/>
    <w:rsid w:val="001E102B"/>
    <w:rsid w:val="001E1669"/>
    <w:rsid w:val="001E29D9"/>
    <w:rsid w:val="001E2FBD"/>
    <w:rsid w:val="001E3A34"/>
    <w:rsid w:val="001E3C82"/>
    <w:rsid w:val="001E4161"/>
    <w:rsid w:val="001E4249"/>
    <w:rsid w:val="001E5125"/>
    <w:rsid w:val="001E5939"/>
    <w:rsid w:val="001E6F26"/>
    <w:rsid w:val="001E77BD"/>
    <w:rsid w:val="001F03BF"/>
    <w:rsid w:val="001F03E0"/>
    <w:rsid w:val="001F15A1"/>
    <w:rsid w:val="001F1769"/>
    <w:rsid w:val="001F1F70"/>
    <w:rsid w:val="001F2004"/>
    <w:rsid w:val="001F2D10"/>
    <w:rsid w:val="001F4B75"/>
    <w:rsid w:val="001F56A2"/>
    <w:rsid w:val="0020040D"/>
    <w:rsid w:val="0020086D"/>
    <w:rsid w:val="002018F0"/>
    <w:rsid w:val="0020278D"/>
    <w:rsid w:val="002053C8"/>
    <w:rsid w:val="00206D07"/>
    <w:rsid w:val="00207188"/>
    <w:rsid w:val="0020733E"/>
    <w:rsid w:val="00207D5D"/>
    <w:rsid w:val="00207E1D"/>
    <w:rsid w:val="002143BC"/>
    <w:rsid w:val="00215367"/>
    <w:rsid w:val="002210D5"/>
    <w:rsid w:val="00221BDE"/>
    <w:rsid w:val="00222A2D"/>
    <w:rsid w:val="00223C52"/>
    <w:rsid w:val="00223EDE"/>
    <w:rsid w:val="002243B2"/>
    <w:rsid w:val="00226A6B"/>
    <w:rsid w:val="00226B68"/>
    <w:rsid w:val="00230AE9"/>
    <w:rsid w:val="00231016"/>
    <w:rsid w:val="002311A5"/>
    <w:rsid w:val="002318C1"/>
    <w:rsid w:val="00231D50"/>
    <w:rsid w:val="00231EF8"/>
    <w:rsid w:val="002320B6"/>
    <w:rsid w:val="00234118"/>
    <w:rsid w:val="00234B39"/>
    <w:rsid w:val="0023553D"/>
    <w:rsid w:val="00235613"/>
    <w:rsid w:val="00236025"/>
    <w:rsid w:val="00236F82"/>
    <w:rsid w:val="0024071F"/>
    <w:rsid w:val="00240963"/>
    <w:rsid w:val="002424CF"/>
    <w:rsid w:val="002435C7"/>
    <w:rsid w:val="00243C67"/>
    <w:rsid w:val="0024645F"/>
    <w:rsid w:val="00246896"/>
    <w:rsid w:val="00246B04"/>
    <w:rsid w:val="00246B23"/>
    <w:rsid w:val="00247436"/>
    <w:rsid w:val="00250B7C"/>
    <w:rsid w:val="0025124D"/>
    <w:rsid w:val="00251E0F"/>
    <w:rsid w:val="00252307"/>
    <w:rsid w:val="002540CA"/>
    <w:rsid w:val="0025424A"/>
    <w:rsid w:val="0025514F"/>
    <w:rsid w:val="00255C4E"/>
    <w:rsid w:val="00255FE0"/>
    <w:rsid w:val="002566C6"/>
    <w:rsid w:val="00257685"/>
    <w:rsid w:val="00260D1C"/>
    <w:rsid w:val="00262A68"/>
    <w:rsid w:val="00263339"/>
    <w:rsid w:val="00263ED8"/>
    <w:rsid w:val="002640F8"/>
    <w:rsid w:val="00265C61"/>
    <w:rsid w:val="00270C8D"/>
    <w:rsid w:val="00270CD2"/>
    <w:rsid w:val="00273BA8"/>
    <w:rsid w:val="00273C1D"/>
    <w:rsid w:val="00274E56"/>
    <w:rsid w:val="0027506F"/>
    <w:rsid w:val="00276175"/>
    <w:rsid w:val="0028002E"/>
    <w:rsid w:val="00280132"/>
    <w:rsid w:val="00280C7F"/>
    <w:rsid w:val="002811AB"/>
    <w:rsid w:val="00282988"/>
    <w:rsid w:val="00283290"/>
    <w:rsid w:val="002842C4"/>
    <w:rsid w:val="00284355"/>
    <w:rsid w:val="002843CC"/>
    <w:rsid w:val="0028441E"/>
    <w:rsid w:val="00284D0D"/>
    <w:rsid w:val="002855CE"/>
    <w:rsid w:val="00285852"/>
    <w:rsid w:val="00286244"/>
    <w:rsid w:val="00287BEB"/>
    <w:rsid w:val="00290A3D"/>
    <w:rsid w:val="00290B75"/>
    <w:rsid w:val="00292CC2"/>
    <w:rsid w:val="00292F9C"/>
    <w:rsid w:val="002952AB"/>
    <w:rsid w:val="002964A6"/>
    <w:rsid w:val="0029698D"/>
    <w:rsid w:val="002A1D33"/>
    <w:rsid w:val="002A238F"/>
    <w:rsid w:val="002A585F"/>
    <w:rsid w:val="002A6494"/>
    <w:rsid w:val="002B14D1"/>
    <w:rsid w:val="002B236D"/>
    <w:rsid w:val="002B2EA1"/>
    <w:rsid w:val="002B3B63"/>
    <w:rsid w:val="002B42DB"/>
    <w:rsid w:val="002B4736"/>
    <w:rsid w:val="002B4BDF"/>
    <w:rsid w:val="002B5428"/>
    <w:rsid w:val="002B59BD"/>
    <w:rsid w:val="002B5AB9"/>
    <w:rsid w:val="002B6F0D"/>
    <w:rsid w:val="002B71C5"/>
    <w:rsid w:val="002C0ED8"/>
    <w:rsid w:val="002C1DB9"/>
    <w:rsid w:val="002C235A"/>
    <w:rsid w:val="002C3962"/>
    <w:rsid w:val="002C3E32"/>
    <w:rsid w:val="002C4421"/>
    <w:rsid w:val="002C4650"/>
    <w:rsid w:val="002C4ADA"/>
    <w:rsid w:val="002C69C4"/>
    <w:rsid w:val="002C6A13"/>
    <w:rsid w:val="002C7F94"/>
    <w:rsid w:val="002D1707"/>
    <w:rsid w:val="002D196A"/>
    <w:rsid w:val="002D2A4B"/>
    <w:rsid w:val="002D3598"/>
    <w:rsid w:val="002D35B0"/>
    <w:rsid w:val="002D664D"/>
    <w:rsid w:val="002D6E05"/>
    <w:rsid w:val="002E1AE4"/>
    <w:rsid w:val="002E3F6B"/>
    <w:rsid w:val="002E4D90"/>
    <w:rsid w:val="002E6092"/>
    <w:rsid w:val="002E629F"/>
    <w:rsid w:val="002E62D9"/>
    <w:rsid w:val="002E6631"/>
    <w:rsid w:val="002E6A5B"/>
    <w:rsid w:val="002E6AA7"/>
    <w:rsid w:val="002E6E3C"/>
    <w:rsid w:val="002F0563"/>
    <w:rsid w:val="002F0852"/>
    <w:rsid w:val="002F21D0"/>
    <w:rsid w:val="002F2279"/>
    <w:rsid w:val="002F2E78"/>
    <w:rsid w:val="002F2EC2"/>
    <w:rsid w:val="002F2FF9"/>
    <w:rsid w:val="002F37FC"/>
    <w:rsid w:val="002F45BB"/>
    <w:rsid w:val="002F45F7"/>
    <w:rsid w:val="002F4AD7"/>
    <w:rsid w:val="002F6484"/>
    <w:rsid w:val="00302505"/>
    <w:rsid w:val="00302A87"/>
    <w:rsid w:val="003041F2"/>
    <w:rsid w:val="00304A8D"/>
    <w:rsid w:val="00304DED"/>
    <w:rsid w:val="00306785"/>
    <w:rsid w:val="00307A5C"/>
    <w:rsid w:val="003107F9"/>
    <w:rsid w:val="003108ED"/>
    <w:rsid w:val="00310BF8"/>
    <w:rsid w:val="003122C9"/>
    <w:rsid w:val="003122E3"/>
    <w:rsid w:val="00312954"/>
    <w:rsid w:val="00312EF0"/>
    <w:rsid w:val="00315C73"/>
    <w:rsid w:val="0031603D"/>
    <w:rsid w:val="00317A06"/>
    <w:rsid w:val="00317CE6"/>
    <w:rsid w:val="0032236D"/>
    <w:rsid w:val="003226C2"/>
    <w:rsid w:val="00323D82"/>
    <w:rsid w:val="00324CAE"/>
    <w:rsid w:val="00325359"/>
    <w:rsid w:val="00326677"/>
    <w:rsid w:val="003279EA"/>
    <w:rsid w:val="00330DA0"/>
    <w:rsid w:val="00331655"/>
    <w:rsid w:val="003326FE"/>
    <w:rsid w:val="003329EA"/>
    <w:rsid w:val="00332E8E"/>
    <w:rsid w:val="00333869"/>
    <w:rsid w:val="003342B3"/>
    <w:rsid w:val="003364FD"/>
    <w:rsid w:val="00336E53"/>
    <w:rsid w:val="003374E0"/>
    <w:rsid w:val="00340D27"/>
    <w:rsid w:val="0034144A"/>
    <w:rsid w:val="003428CF"/>
    <w:rsid w:val="00343DDC"/>
    <w:rsid w:val="00343EE2"/>
    <w:rsid w:val="00346E02"/>
    <w:rsid w:val="00347748"/>
    <w:rsid w:val="0035005D"/>
    <w:rsid w:val="0035037D"/>
    <w:rsid w:val="00350ACF"/>
    <w:rsid w:val="00350B84"/>
    <w:rsid w:val="003517B0"/>
    <w:rsid w:val="00351D7F"/>
    <w:rsid w:val="00351DD1"/>
    <w:rsid w:val="003525E2"/>
    <w:rsid w:val="00354CBB"/>
    <w:rsid w:val="00357CA7"/>
    <w:rsid w:val="00357E0B"/>
    <w:rsid w:val="0036014D"/>
    <w:rsid w:val="00360169"/>
    <w:rsid w:val="00363799"/>
    <w:rsid w:val="00363AF5"/>
    <w:rsid w:val="0036437B"/>
    <w:rsid w:val="00364B45"/>
    <w:rsid w:val="00365998"/>
    <w:rsid w:val="00370CD3"/>
    <w:rsid w:val="00370E94"/>
    <w:rsid w:val="00371697"/>
    <w:rsid w:val="00371A79"/>
    <w:rsid w:val="00372375"/>
    <w:rsid w:val="00373291"/>
    <w:rsid w:val="00373700"/>
    <w:rsid w:val="00373BF9"/>
    <w:rsid w:val="00373CFE"/>
    <w:rsid w:val="00373E2A"/>
    <w:rsid w:val="00374ADC"/>
    <w:rsid w:val="00375579"/>
    <w:rsid w:val="00375BF1"/>
    <w:rsid w:val="00375CB0"/>
    <w:rsid w:val="00375E88"/>
    <w:rsid w:val="0037625C"/>
    <w:rsid w:val="003774F9"/>
    <w:rsid w:val="0037777C"/>
    <w:rsid w:val="003777C1"/>
    <w:rsid w:val="00382D9E"/>
    <w:rsid w:val="003835D9"/>
    <w:rsid w:val="00384484"/>
    <w:rsid w:val="003846F8"/>
    <w:rsid w:val="003866D4"/>
    <w:rsid w:val="003867E8"/>
    <w:rsid w:val="00386B0F"/>
    <w:rsid w:val="00387472"/>
    <w:rsid w:val="003900E3"/>
    <w:rsid w:val="0039032D"/>
    <w:rsid w:val="00390DBC"/>
    <w:rsid w:val="00392C75"/>
    <w:rsid w:val="00397368"/>
    <w:rsid w:val="00397B54"/>
    <w:rsid w:val="00397CAF"/>
    <w:rsid w:val="003A099D"/>
    <w:rsid w:val="003A3E4D"/>
    <w:rsid w:val="003A4610"/>
    <w:rsid w:val="003A4CEA"/>
    <w:rsid w:val="003A5386"/>
    <w:rsid w:val="003A551B"/>
    <w:rsid w:val="003A5B37"/>
    <w:rsid w:val="003A5EB4"/>
    <w:rsid w:val="003A6CF4"/>
    <w:rsid w:val="003A7E74"/>
    <w:rsid w:val="003B0389"/>
    <w:rsid w:val="003B0481"/>
    <w:rsid w:val="003B159A"/>
    <w:rsid w:val="003B226A"/>
    <w:rsid w:val="003B32D9"/>
    <w:rsid w:val="003B33B2"/>
    <w:rsid w:val="003B3EE1"/>
    <w:rsid w:val="003B4760"/>
    <w:rsid w:val="003B52DB"/>
    <w:rsid w:val="003B6CDB"/>
    <w:rsid w:val="003C1255"/>
    <w:rsid w:val="003C4297"/>
    <w:rsid w:val="003C64D6"/>
    <w:rsid w:val="003C7715"/>
    <w:rsid w:val="003D055D"/>
    <w:rsid w:val="003D058C"/>
    <w:rsid w:val="003D12DB"/>
    <w:rsid w:val="003D1364"/>
    <w:rsid w:val="003D1745"/>
    <w:rsid w:val="003D2195"/>
    <w:rsid w:val="003D3094"/>
    <w:rsid w:val="003D4025"/>
    <w:rsid w:val="003D5C85"/>
    <w:rsid w:val="003D698C"/>
    <w:rsid w:val="003D6BDF"/>
    <w:rsid w:val="003E0C92"/>
    <w:rsid w:val="003E0CEA"/>
    <w:rsid w:val="003E1225"/>
    <w:rsid w:val="003E1B83"/>
    <w:rsid w:val="003E3ED1"/>
    <w:rsid w:val="003E442F"/>
    <w:rsid w:val="003E4ABF"/>
    <w:rsid w:val="003E4C1C"/>
    <w:rsid w:val="003E4CFA"/>
    <w:rsid w:val="003E4D83"/>
    <w:rsid w:val="003E50D8"/>
    <w:rsid w:val="003E5A6F"/>
    <w:rsid w:val="003E71C8"/>
    <w:rsid w:val="003E7249"/>
    <w:rsid w:val="003E757F"/>
    <w:rsid w:val="003F18DB"/>
    <w:rsid w:val="003F3FA9"/>
    <w:rsid w:val="003F618B"/>
    <w:rsid w:val="003F66A6"/>
    <w:rsid w:val="003F7E41"/>
    <w:rsid w:val="00400616"/>
    <w:rsid w:val="00400B63"/>
    <w:rsid w:val="00400CCE"/>
    <w:rsid w:val="0040141A"/>
    <w:rsid w:val="00401D51"/>
    <w:rsid w:val="0040224D"/>
    <w:rsid w:val="00402C3C"/>
    <w:rsid w:val="00402CA6"/>
    <w:rsid w:val="00403226"/>
    <w:rsid w:val="00403927"/>
    <w:rsid w:val="00404A41"/>
    <w:rsid w:val="004050CA"/>
    <w:rsid w:val="00405B73"/>
    <w:rsid w:val="00406A18"/>
    <w:rsid w:val="00407753"/>
    <w:rsid w:val="004078FB"/>
    <w:rsid w:val="00407AC7"/>
    <w:rsid w:val="00407B03"/>
    <w:rsid w:val="00407BEB"/>
    <w:rsid w:val="00410C0F"/>
    <w:rsid w:val="0041414F"/>
    <w:rsid w:val="00414CAA"/>
    <w:rsid w:val="00415AFF"/>
    <w:rsid w:val="0041673C"/>
    <w:rsid w:val="00416ED2"/>
    <w:rsid w:val="0041776A"/>
    <w:rsid w:val="0042021D"/>
    <w:rsid w:val="00422B66"/>
    <w:rsid w:val="00422D6C"/>
    <w:rsid w:val="00424DDA"/>
    <w:rsid w:val="00425225"/>
    <w:rsid w:val="00425806"/>
    <w:rsid w:val="00425C0E"/>
    <w:rsid w:val="004269F4"/>
    <w:rsid w:val="00426B23"/>
    <w:rsid w:val="004302E3"/>
    <w:rsid w:val="0043044D"/>
    <w:rsid w:val="004304E4"/>
    <w:rsid w:val="00431B52"/>
    <w:rsid w:val="004328FE"/>
    <w:rsid w:val="00433070"/>
    <w:rsid w:val="00435420"/>
    <w:rsid w:val="004355A4"/>
    <w:rsid w:val="00435A3B"/>
    <w:rsid w:val="00435D6D"/>
    <w:rsid w:val="00436699"/>
    <w:rsid w:val="00437E70"/>
    <w:rsid w:val="004401E7"/>
    <w:rsid w:val="0044092B"/>
    <w:rsid w:val="00442377"/>
    <w:rsid w:val="00442FF8"/>
    <w:rsid w:val="004439A5"/>
    <w:rsid w:val="004439E1"/>
    <w:rsid w:val="00443B2E"/>
    <w:rsid w:val="0044425B"/>
    <w:rsid w:val="0044439E"/>
    <w:rsid w:val="004456FB"/>
    <w:rsid w:val="004464C8"/>
    <w:rsid w:val="00446E78"/>
    <w:rsid w:val="0044785B"/>
    <w:rsid w:val="00447BD9"/>
    <w:rsid w:val="00451156"/>
    <w:rsid w:val="004532E3"/>
    <w:rsid w:val="00453B03"/>
    <w:rsid w:val="00453DFF"/>
    <w:rsid w:val="00454878"/>
    <w:rsid w:val="00454C4F"/>
    <w:rsid w:val="0045790F"/>
    <w:rsid w:val="00460FAC"/>
    <w:rsid w:val="00461CE5"/>
    <w:rsid w:val="00463AD4"/>
    <w:rsid w:val="00463AE0"/>
    <w:rsid w:val="00464F85"/>
    <w:rsid w:val="0046678F"/>
    <w:rsid w:val="00467E0D"/>
    <w:rsid w:val="00467ECD"/>
    <w:rsid w:val="00470FE7"/>
    <w:rsid w:val="00471E40"/>
    <w:rsid w:val="00472B64"/>
    <w:rsid w:val="00473133"/>
    <w:rsid w:val="00473A04"/>
    <w:rsid w:val="00473E0F"/>
    <w:rsid w:val="004756CA"/>
    <w:rsid w:val="004761C8"/>
    <w:rsid w:val="004764C8"/>
    <w:rsid w:val="00477DAD"/>
    <w:rsid w:val="00477F2F"/>
    <w:rsid w:val="0048108F"/>
    <w:rsid w:val="00481740"/>
    <w:rsid w:val="0048192A"/>
    <w:rsid w:val="00482B2B"/>
    <w:rsid w:val="00482B50"/>
    <w:rsid w:val="00484021"/>
    <w:rsid w:val="0048423A"/>
    <w:rsid w:val="00484D5B"/>
    <w:rsid w:val="0048551A"/>
    <w:rsid w:val="004855D3"/>
    <w:rsid w:val="0048676F"/>
    <w:rsid w:val="004937F9"/>
    <w:rsid w:val="00493CB0"/>
    <w:rsid w:val="00494B50"/>
    <w:rsid w:val="00494E86"/>
    <w:rsid w:val="0049550C"/>
    <w:rsid w:val="00495E6B"/>
    <w:rsid w:val="00496F48"/>
    <w:rsid w:val="004973CC"/>
    <w:rsid w:val="004A178C"/>
    <w:rsid w:val="004A1E29"/>
    <w:rsid w:val="004A4A48"/>
    <w:rsid w:val="004A52E0"/>
    <w:rsid w:val="004A537E"/>
    <w:rsid w:val="004A67AC"/>
    <w:rsid w:val="004A6C4B"/>
    <w:rsid w:val="004B0C2B"/>
    <w:rsid w:val="004B260D"/>
    <w:rsid w:val="004B34F4"/>
    <w:rsid w:val="004B426A"/>
    <w:rsid w:val="004B7A82"/>
    <w:rsid w:val="004C0B1E"/>
    <w:rsid w:val="004C0E50"/>
    <w:rsid w:val="004C1836"/>
    <w:rsid w:val="004C2588"/>
    <w:rsid w:val="004C3A67"/>
    <w:rsid w:val="004C3EA6"/>
    <w:rsid w:val="004C4130"/>
    <w:rsid w:val="004C4828"/>
    <w:rsid w:val="004C55C6"/>
    <w:rsid w:val="004C5B8F"/>
    <w:rsid w:val="004C5BD7"/>
    <w:rsid w:val="004C6698"/>
    <w:rsid w:val="004D0E98"/>
    <w:rsid w:val="004D105C"/>
    <w:rsid w:val="004D40C5"/>
    <w:rsid w:val="004D7216"/>
    <w:rsid w:val="004E232E"/>
    <w:rsid w:val="004E2F7B"/>
    <w:rsid w:val="004E3264"/>
    <w:rsid w:val="004E435B"/>
    <w:rsid w:val="004E5030"/>
    <w:rsid w:val="004E5DAF"/>
    <w:rsid w:val="004E5E97"/>
    <w:rsid w:val="004E7E50"/>
    <w:rsid w:val="004F21A3"/>
    <w:rsid w:val="004F2689"/>
    <w:rsid w:val="004F36E3"/>
    <w:rsid w:val="004F5078"/>
    <w:rsid w:val="004F64FE"/>
    <w:rsid w:val="004F6B85"/>
    <w:rsid w:val="004F7DEE"/>
    <w:rsid w:val="00500BEC"/>
    <w:rsid w:val="00501779"/>
    <w:rsid w:val="00501CDC"/>
    <w:rsid w:val="00502484"/>
    <w:rsid w:val="00502A3B"/>
    <w:rsid w:val="005035FA"/>
    <w:rsid w:val="00503D08"/>
    <w:rsid w:val="005043DE"/>
    <w:rsid w:val="00504662"/>
    <w:rsid w:val="00504F4F"/>
    <w:rsid w:val="00506688"/>
    <w:rsid w:val="0051048A"/>
    <w:rsid w:val="005112DA"/>
    <w:rsid w:val="005116E3"/>
    <w:rsid w:val="005156A3"/>
    <w:rsid w:val="00515C54"/>
    <w:rsid w:val="00515DD3"/>
    <w:rsid w:val="00516E89"/>
    <w:rsid w:val="00520728"/>
    <w:rsid w:val="005210B0"/>
    <w:rsid w:val="0052287C"/>
    <w:rsid w:val="005228EF"/>
    <w:rsid w:val="0052346A"/>
    <w:rsid w:val="005240F2"/>
    <w:rsid w:val="00524525"/>
    <w:rsid w:val="0052487C"/>
    <w:rsid w:val="00525681"/>
    <w:rsid w:val="00525D8F"/>
    <w:rsid w:val="00527164"/>
    <w:rsid w:val="00530218"/>
    <w:rsid w:val="005333F3"/>
    <w:rsid w:val="0053493C"/>
    <w:rsid w:val="00534AA2"/>
    <w:rsid w:val="0053518C"/>
    <w:rsid w:val="00535207"/>
    <w:rsid w:val="005354B0"/>
    <w:rsid w:val="00535B8B"/>
    <w:rsid w:val="005369C2"/>
    <w:rsid w:val="00536BC3"/>
    <w:rsid w:val="00541032"/>
    <w:rsid w:val="00541395"/>
    <w:rsid w:val="005424C0"/>
    <w:rsid w:val="00542A11"/>
    <w:rsid w:val="00542D50"/>
    <w:rsid w:val="00542E33"/>
    <w:rsid w:val="00543D42"/>
    <w:rsid w:val="0054408D"/>
    <w:rsid w:val="00545590"/>
    <w:rsid w:val="005455DA"/>
    <w:rsid w:val="00545F57"/>
    <w:rsid w:val="0054665B"/>
    <w:rsid w:val="0054711F"/>
    <w:rsid w:val="0055091F"/>
    <w:rsid w:val="0055097E"/>
    <w:rsid w:val="005526EF"/>
    <w:rsid w:val="00552985"/>
    <w:rsid w:val="00553634"/>
    <w:rsid w:val="005537C8"/>
    <w:rsid w:val="0055504D"/>
    <w:rsid w:val="00555E2B"/>
    <w:rsid w:val="00556294"/>
    <w:rsid w:val="00557FA8"/>
    <w:rsid w:val="00561CCE"/>
    <w:rsid w:val="00561D05"/>
    <w:rsid w:val="0056287C"/>
    <w:rsid w:val="00562961"/>
    <w:rsid w:val="005637B2"/>
    <w:rsid w:val="00565C2F"/>
    <w:rsid w:val="00567124"/>
    <w:rsid w:val="005717B3"/>
    <w:rsid w:val="00571C1A"/>
    <w:rsid w:val="00571D36"/>
    <w:rsid w:val="00573600"/>
    <w:rsid w:val="0057625E"/>
    <w:rsid w:val="00576479"/>
    <w:rsid w:val="00577A0D"/>
    <w:rsid w:val="005809BA"/>
    <w:rsid w:val="00580B76"/>
    <w:rsid w:val="005819E2"/>
    <w:rsid w:val="00582832"/>
    <w:rsid w:val="00583757"/>
    <w:rsid w:val="00583A36"/>
    <w:rsid w:val="00584677"/>
    <w:rsid w:val="00584C78"/>
    <w:rsid w:val="00586413"/>
    <w:rsid w:val="00586868"/>
    <w:rsid w:val="005869CB"/>
    <w:rsid w:val="0058783A"/>
    <w:rsid w:val="00587C87"/>
    <w:rsid w:val="0059034D"/>
    <w:rsid w:val="0059068D"/>
    <w:rsid w:val="0059106C"/>
    <w:rsid w:val="00592379"/>
    <w:rsid w:val="00592F19"/>
    <w:rsid w:val="005930C7"/>
    <w:rsid w:val="0059334D"/>
    <w:rsid w:val="00593DC8"/>
    <w:rsid w:val="00593EB2"/>
    <w:rsid w:val="0059430F"/>
    <w:rsid w:val="00594B9E"/>
    <w:rsid w:val="005961FB"/>
    <w:rsid w:val="00596695"/>
    <w:rsid w:val="005A06F7"/>
    <w:rsid w:val="005A14D3"/>
    <w:rsid w:val="005A1E60"/>
    <w:rsid w:val="005A40EA"/>
    <w:rsid w:val="005A6CB7"/>
    <w:rsid w:val="005A74A0"/>
    <w:rsid w:val="005B0878"/>
    <w:rsid w:val="005B1600"/>
    <w:rsid w:val="005B28D5"/>
    <w:rsid w:val="005B2937"/>
    <w:rsid w:val="005B2AFE"/>
    <w:rsid w:val="005B2D22"/>
    <w:rsid w:val="005B337E"/>
    <w:rsid w:val="005B3AD0"/>
    <w:rsid w:val="005B3B09"/>
    <w:rsid w:val="005B42AB"/>
    <w:rsid w:val="005B4A14"/>
    <w:rsid w:val="005B59C1"/>
    <w:rsid w:val="005B5FAB"/>
    <w:rsid w:val="005B7006"/>
    <w:rsid w:val="005B7088"/>
    <w:rsid w:val="005B74DA"/>
    <w:rsid w:val="005B7995"/>
    <w:rsid w:val="005C13C8"/>
    <w:rsid w:val="005C2C8E"/>
    <w:rsid w:val="005C322F"/>
    <w:rsid w:val="005C3EA0"/>
    <w:rsid w:val="005C42EB"/>
    <w:rsid w:val="005C4CC1"/>
    <w:rsid w:val="005D01AA"/>
    <w:rsid w:val="005D04C5"/>
    <w:rsid w:val="005D0DEC"/>
    <w:rsid w:val="005D0EAA"/>
    <w:rsid w:val="005D14DF"/>
    <w:rsid w:val="005D236F"/>
    <w:rsid w:val="005D2A92"/>
    <w:rsid w:val="005D4D6B"/>
    <w:rsid w:val="005D6F09"/>
    <w:rsid w:val="005D78C1"/>
    <w:rsid w:val="005D7D21"/>
    <w:rsid w:val="005D7DF9"/>
    <w:rsid w:val="005E0E72"/>
    <w:rsid w:val="005E12A0"/>
    <w:rsid w:val="005E3C0B"/>
    <w:rsid w:val="005F02FD"/>
    <w:rsid w:val="005F0D1A"/>
    <w:rsid w:val="005F1988"/>
    <w:rsid w:val="005F448B"/>
    <w:rsid w:val="00600FD1"/>
    <w:rsid w:val="00602F7D"/>
    <w:rsid w:val="00602FC4"/>
    <w:rsid w:val="00603A5A"/>
    <w:rsid w:val="00603AF1"/>
    <w:rsid w:val="00604585"/>
    <w:rsid w:val="00604C03"/>
    <w:rsid w:val="006059E4"/>
    <w:rsid w:val="006103B0"/>
    <w:rsid w:val="00613375"/>
    <w:rsid w:val="0061467C"/>
    <w:rsid w:val="00617059"/>
    <w:rsid w:val="006174B3"/>
    <w:rsid w:val="00620481"/>
    <w:rsid w:val="0062049D"/>
    <w:rsid w:val="00620A14"/>
    <w:rsid w:val="00620FD9"/>
    <w:rsid w:val="00621F57"/>
    <w:rsid w:val="00623528"/>
    <w:rsid w:val="00623B17"/>
    <w:rsid w:val="00623C2B"/>
    <w:rsid w:val="00625CFA"/>
    <w:rsid w:val="00627794"/>
    <w:rsid w:val="00627D8A"/>
    <w:rsid w:val="006301CA"/>
    <w:rsid w:val="006303E5"/>
    <w:rsid w:val="0063260F"/>
    <w:rsid w:val="00632EF3"/>
    <w:rsid w:val="00634718"/>
    <w:rsid w:val="00634721"/>
    <w:rsid w:val="0063589D"/>
    <w:rsid w:val="00636E34"/>
    <w:rsid w:val="006409E6"/>
    <w:rsid w:val="00640E3D"/>
    <w:rsid w:val="006428EE"/>
    <w:rsid w:val="00642AB9"/>
    <w:rsid w:val="00642F38"/>
    <w:rsid w:val="00643AB8"/>
    <w:rsid w:val="0064432F"/>
    <w:rsid w:val="006453AF"/>
    <w:rsid w:val="00645E23"/>
    <w:rsid w:val="006462E8"/>
    <w:rsid w:val="00647709"/>
    <w:rsid w:val="00650292"/>
    <w:rsid w:val="00652626"/>
    <w:rsid w:val="00654507"/>
    <w:rsid w:val="00654519"/>
    <w:rsid w:val="00656EC8"/>
    <w:rsid w:val="00656FE2"/>
    <w:rsid w:val="00661B95"/>
    <w:rsid w:val="00662592"/>
    <w:rsid w:val="00663297"/>
    <w:rsid w:val="00664081"/>
    <w:rsid w:val="006640D2"/>
    <w:rsid w:val="00665357"/>
    <w:rsid w:val="00665429"/>
    <w:rsid w:val="00665A85"/>
    <w:rsid w:val="00666455"/>
    <w:rsid w:val="0066772B"/>
    <w:rsid w:val="006707EC"/>
    <w:rsid w:val="0067086C"/>
    <w:rsid w:val="006724BC"/>
    <w:rsid w:val="006745E3"/>
    <w:rsid w:val="0067489F"/>
    <w:rsid w:val="0067531D"/>
    <w:rsid w:val="00677714"/>
    <w:rsid w:val="0068025E"/>
    <w:rsid w:val="006822C3"/>
    <w:rsid w:val="006834E2"/>
    <w:rsid w:val="00683C9B"/>
    <w:rsid w:val="006848C6"/>
    <w:rsid w:val="00684D66"/>
    <w:rsid w:val="006854E6"/>
    <w:rsid w:val="006855D5"/>
    <w:rsid w:val="00685EA5"/>
    <w:rsid w:val="00687288"/>
    <w:rsid w:val="00690770"/>
    <w:rsid w:val="00692B28"/>
    <w:rsid w:val="00692F90"/>
    <w:rsid w:val="006931A5"/>
    <w:rsid w:val="00693542"/>
    <w:rsid w:val="006940F9"/>
    <w:rsid w:val="00694527"/>
    <w:rsid w:val="006945E1"/>
    <w:rsid w:val="00694E0F"/>
    <w:rsid w:val="006A0562"/>
    <w:rsid w:val="006A2148"/>
    <w:rsid w:val="006A34AC"/>
    <w:rsid w:val="006A46A9"/>
    <w:rsid w:val="006A4C12"/>
    <w:rsid w:val="006A4D90"/>
    <w:rsid w:val="006A57FA"/>
    <w:rsid w:val="006A5AEB"/>
    <w:rsid w:val="006A5E28"/>
    <w:rsid w:val="006B1445"/>
    <w:rsid w:val="006B145D"/>
    <w:rsid w:val="006B181C"/>
    <w:rsid w:val="006B2C94"/>
    <w:rsid w:val="006B3A3F"/>
    <w:rsid w:val="006B41E5"/>
    <w:rsid w:val="006B47F9"/>
    <w:rsid w:val="006B4BE0"/>
    <w:rsid w:val="006B6DE2"/>
    <w:rsid w:val="006B7760"/>
    <w:rsid w:val="006B79AE"/>
    <w:rsid w:val="006C032B"/>
    <w:rsid w:val="006C191A"/>
    <w:rsid w:val="006C359F"/>
    <w:rsid w:val="006C5E13"/>
    <w:rsid w:val="006C6D1C"/>
    <w:rsid w:val="006C6D36"/>
    <w:rsid w:val="006C6E8C"/>
    <w:rsid w:val="006C6FFE"/>
    <w:rsid w:val="006C7465"/>
    <w:rsid w:val="006C7E8B"/>
    <w:rsid w:val="006D057A"/>
    <w:rsid w:val="006D0604"/>
    <w:rsid w:val="006D0C01"/>
    <w:rsid w:val="006D21BF"/>
    <w:rsid w:val="006D30A6"/>
    <w:rsid w:val="006D3DD3"/>
    <w:rsid w:val="006D3EDA"/>
    <w:rsid w:val="006D5903"/>
    <w:rsid w:val="006D6B40"/>
    <w:rsid w:val="006D6F44"/>
    <w:rsid w:val="006D7902"/>
    <w:rsid w:val="006E1544"/>
    <w:rsid w:val="006E2E18"/>
    <w:rsid w:val="006E32D3"/>
    <w:rsid w:val="006E3B46"/>
    <w:rsid w:val="006E4B43"/>
    <w:rsid w:val="006E4B6D"/>
    <w:rsid w:val="006E52DB"/>
    <w:rsid w:val="006E56FE"/>
    <w:rsid w:val="006E60FC"/>
    <w:rsid w:val="006E624E"/>
    <w:rsid w:val="006E692C"/>
    <w:rsid w:val="006E7EE2"/>
    <w:rsid w:val="006F015B"/>
    <w:rsid w:val="006F132D"/>
    <w:rsid w:val="006F21BC"/>
    <w:rsid w:val="006F2307"/>
    <w:rsid w:val="006F311E"/>
    <w:rsid w:val="006F3A78"/>
    <w:rsid w:val="006F48CF"/>
    <w:rsid w:val="006F598A"/>
    <w:rsid w:val="006F7973"/>
    <w:rsid w:val="007008AA"/>
    <w:rsid w:val="00702CF3"/>
    <w:rsid w:val="007043F6"/>
    <w:rsid w:val="00705E80"/>
    <w:rsid w:val="00706683"/>
    <w:rsid w:val="007067E6"/>
    <w:rsid w:val="00707BB8"/>
    <w:rsid w:val="0071066C"/>
    <w:rsid w:val="00710F5C"/>
    <w:rsid w:val="00711C02"/>
    <w:rsid w:val="00714D7F"/>
    <w:rsid w:val="00715362"/>
    <w:rsid w:val="007177E4"/>
    <w:rsid w:val="007212EB"/>
    <w:rsid w:val="00721C17"/>
    <w:rsid w:val="00721F24"/>
    <w:rsid w:val="0072247E"/>
    <w:rsid w:val="0072301D"/>
    <w:rsid w:val="007237D4"/>
    <w:rsid w:val="0072597E"/>
    <w:rsid w:val="00727EAE"/>
    <w:rsid w:val="00727F0E"/>
    <w:rsid w:val="00730266"/>
    <w:rsid w:val="00732523"/>
    <w:rsid w:val="00732814"/>
    <w:rsid w:val="00733BAF"/>
    <w:rsid w:val="00734829"/>
    <w:rsid w:val="0073667D"/>
    <w:rsid w:val="00736870"/>
    <w:rsid w:val="00737C56"/>
    <w:rsid w:val="00737FE4"/>
    <w:rsid w:val="007408BD"/>
    <w:rsid w:val="00741801"/>
    <w:rsid w:val="00742AC9"/>
    <w:rsid w:val="00742F4A"/>
    <w:rsid w:val="00743F6A"/>
    <w:rsid w:val="007440EA"/>
    <w:rsid w:val="00744545"/>
    <w:rsid w:val="00744616"/>
    <w:rsid w:val="0074500A"/>
    <w:rsid w:val="007460B5"/>
    <w:rsid w:val="00746491"/>
    <w:rsid w:val="00750897"/>
    <w:rsid w:val="007518FA"/>
    <w:rsid w:val="00751E2F"/>
    <w:rsid w:val="00751F77"/>
    <w:rsid w:val="00752A46"/>
    <w:rsid w:val="0075410E"/>
    <w:rsid w:val="00754826"/>
    <w:rsid w:val="0075606C"/>
    <w:rsid w:val="0075651D"/>
    <w:rsid w:val="00757DD0"/>
    <w:rsid w:val="0076291B"/>
    <w:rsid w:val="00762AD5"/>
    <w:rsid w:val="0076318C"/>
    <w:rsid w:val="00764AC2"/>
    <w:rsid w:val="00766B03"/>
    <w:rsid w:val="007729E1"/>
    <w:rsid w:val="0077611D"/>
    <w:rsid w:val="00781AEE"/>
    <w:rsid w:val="007830AA"/>
    <w:rsid w:val="007839F3"/>
    <w:rsid w:val="00783D98"/>
    <w:rsid w:val="007841C7"/>
    <w:rsid w:val="007846DC"/>
    <w:rsid w:val="0078548D"/>
    <w:rsid w:val="0078663C"/>
    <w:rsid w:val="007870D7"/>
    <w:rsid w:val="00787260"/>
    <w:rsid w:val="00787979"/>
    <w:rsid w:val="00790EA2"/>
    <w:rsid w:val="00791172"/>
    <w:rsid w:val="007923CA"/>
    <w:rsid w:val="007926A3"/>
    <w:rsid w:val="007937A2"/>
    <w:rsid w:val="00793F71"/>
    <w:rsid w:val="00794919"/>
    <w:rsid w:val="00795B89"/>
    <w:rsid w:val="007A04B8"/>
    <w:rsid w:val="007A06BC"/>
    <w:rsid w:val="007A1476"/>
    <w:rsid w:val="007A16CD"/>
    <w:rsid w:val="007A1F37"/>
    <w:rsid w:val="007A2335"/>
    <w:rsid w:val="007A2B5D"/>
    <w:rsid w:val="007A339E"/>
    <w:rsid w:val="007A3DB2"/>
    <w:rsid w:val="007A4162"/>
    <w:rsid w:val="007A428C"/>
    <w:rsid w:val="007A4EE1"/>
    <w:rsid w:val="007A5867"/>
    <w:rsid w:val="007A5F8D"/>
    <w:rsid w:val="007A6945"/>
    <w:rsid w:val="007A776B"/>
    <w:rsid w:val="007A7AFE"/>
    <w:rsid w:val="007B0FCA"/>
    <w:rsid w:val="007B113B"/>
    <w:rsid w:val="007B2E66"/>
    <w:rsid w:val="007B50EC"/>
    <w:rsid w:val="007B78B9"/>
    <w:rsid w:val="007C0330"/>
    <w:rsid w:val="007C189B"/>
    <w:rsid w:val="007C27FA"/>
    <w:rsid w:val="007C2959"/>
    <w:rsid w:val="007C2A58"/>
    <w:rsid w:val="007C2E4E"/>
    <w:rsid w:val="007C304F"/>
    <w:rsid w:val="007C3DFE"/>
    <w:rsid w:val="007C4ED5"/>
    <w:rsid w:val="007C5984"/>
    <w:rsid w:val="007C63E5"/>
    <w:rsid w:val="007C7E80"/>
    <w:rsid w:val="007D0807"/>
    <w:rsid w:val="007D0901"/>
    <w:rsid w:val="007D1CD5"/>
    <w:rsid w:val="007D25D1"/>
    <w:rsid w:val="007D2E7F"/>
    <w:rsid w:val="007D2F5D"/>
    <w:rsid w:val="007D3A37"/>
    <w:rsid w:val="007E03F3"/>
    <w:rsid w:val="007E0A52"/>
    <w:rsid w:val="007E1B78"/>
    <w:rsid w:val="007E2493"/>
    <w:rsid w:val="007E2DCC"/>
    <w:rsid w:val="007E42B3"/>
    <w:rsid w:val="007E5426"/>
    <w:rsid w:val="007E55DA"/>
    <w:rsid w:val="007E5726"/>
    <w:rsid w:val="007E7983"/>
    <w:rsid w:val="007E7BEA"/>
    <w:rsid w:val="007F060C"/>
    <w:rsid w:val="007F24C2"/>
    <w:rsid w:val="007F28A6"/>
    <w:rsid w:val="007F28BD"/>
    <w:rsid w:val="007F2A95"/>
    <w:rsid w:val="007F3441"/>
    <w:rsid w:val="007F34F2"/>
    <w:rsid w:val="007F4599"/>
    <w:rsid w:val="007F492F"/>
    <w:rsid w:val="007F494D"/>
    <w:rsid w:val="007F4A70"/>
    <w:rsid w:val="007F6EEE"/>
    <w:rsid w:val="007F738B"/>
    <w:rsid w:val="007F7473"/>
    <w:rsid w:val="00800201"/>
    <w:rsid w:val="008023A6"/>
    <w:rsid w:val="00803E33"/>
    <w:rsid w:val="00804F61"/>
    <w:rsid w:val="00812B3F"/>
    <w:rsid w:val="0081337F"/>
    <w:rsid w:val="00813729"/>
    <w:rsid w:val="00814EC1"/>
    <w:rsid w:val="00815EB6"/>
    <w:rsid w:val="00816031"/>
    <w:rsid w:val="00816157"/>
    <w:rsid w:val="00817293"/>
    <w:rsid w:val="00817425"/>
    <w:rsid w:val="0081759C"/>
    <w:rsid w:val="00820658"/>
    <w:rsid w:val="00820BF6"/>
    <w:rsid w:val="008211E2"/>
    <w:rsid w:val="0082179E"/>
    <w:rsid w:val="00822B2A"/>
    <w:rsid w:val="008238C7"/>
    <w:rsid w:val="008242D7"/>
    <w:rsid w:val="0082587D"/>
    <w:rsid w:val="00826602"/>
    <w:rsid w:val="0083084E"/>
    <w:rsid w:val="008309F6"/>
    <w:rsid w:val="008310F1"/>
    <w:rsid w:val="00831836"/>
    <w:rsid w:val="00831A7A"/>
    <w:rsid w:val="00832D70"/>
    <w:rsid w:val="008344A5"/>
    <w:rsid w:val="008344CF"/>
    <w:rsid w:val="00835627"/>
    <w:rsid w:val="00835B41"/>
    <w:rsid w:val="00836EC7"/>
    <w:rsid w:val="0083708B"/>
    <w:rsid w:val="00837248"/>
    <w:rsid w:val="00837265"/>
    <w:rsid w:val="00837F76"/>
    <w:rsid w:val="00840A1C"/>
    <w:rsid w:val="0084259D"/>
    <w:rsid w:val="00842974"/>
    <w:rsid w:val="0084297B"/>
    <w:rsid w:val="00844218"/>
    <w:rsid w:val="00844D03"/>
    <w:rsid w:val="00844D1F"/>
    <w:rsid w:val="0084618B"/>
    <w:rsid w:val="00847357"/>
    <w:rsid w:val="00847EFB"/>
    <w:rsid w:val="00850757"/>
    <w:rsid w:val="00851494"/>
    <w:rsid w:val="0085168F"/>
    <w:rsid w:val="00852C76"/>
    <w:rsid w:val="008531A7"/>
    <w:rsid w:val="00853639"/>
    <w:rsid w:val="008536EE"/>
    <w:rsid w:val="00853872"/>
    <w:rsid w:val="00854287"/>
    <w:rsid w:val="00854D3F"/>
    <w:rsid w:val="00854DF5"/>
    <w:rsid w:val="0085546A"/>
    <w:rsid w:val="008557AB"/>
    <w:rsid w:val="00856119"/>
    <w:rsid w:val="0085782C"/>
    <w:rsid w:val="00860AA5"/>
    <w:rsid w:val="008617DF"/>
    <w:rsid w:val="0086452A"/>
    <w:rsid w:val="00866153"/>
    <w:rsid w:val="0086628F"/>
    <w:rsid w:val="008667AE"/>
    <w:rsid w:val="00866DAE"/>
    <w:rsid w:val="008678C9"/>
    <w:rsid w:val="0087172F"/>
    <w:rsid w:val="008737B9"/>
    <w:rsid w:val="008740AD"/>
    <w:rsid w:val="00874FD7"/>
    <w:rsid w:val="0087675B"/>
    <w:rsid w:val="00876EAA"/>
    <w:rsid w:val="00880AF3"/>
    <w:rsid w:val="008812F6"/>
    <w:rsid w:val="008814E3"/>
    <w:rsid w:val="00882250"/>
    <w:rsid w:val="0088261D"/>
    <w:rsid w:val="0088281F"/>
    <w:rsid w:val="00884441"/>
    <w:rsid w:val="00885253"/>
    <w:rsid w:val="0088579A"/>
    <w:rsid w:val="008862AA"/>
    <w:rsid w:val="008872C5"/>
    <w:rsid w:val="008901C3"/>
    <w:rsid w:val="0089238D"/>
    <w:rsid w:val="008924EE"/>
    <w:rsid w:val="008925B7"/>
    <w:rsid w:val="0089354E"/>
    <w:rsid w:val="00894254"/>
    <w:rsid w:val="00894427"/>
    <w:rsid w:val="008A033A"/>
    <w:rsid w:val="008A2F21"/>
    <w:rsid w:val="008A2F25"/>
    <w:rsid w:val="008A301C"/>
    <w:rsid w:val="008A3518"/>
    <w:rsid w:val="008A50AC"/>
    <w:rsid w:val="008B4689"/>
    <w:rsid w:val="008B599C"/>
    <w:rsid w:val="008B6416"/>
    <w:rsid w:val="008B671B"/>
    <w:rsid w:val="008B6D26"/>
    <w:rsid w:val="008B793C"/>
    <w:rsid w:val="008C0C7D"/>
    <w:rsid w:val="008C4AFD"/>
    <w:rsid w:val="008C7800"/>
    <w:rsid w:val="008C792F"/>
    <w:rsid w:val="008C7FA7"/>
    <w:rsid w:val="008D09CA"/>
    <w:rsid w:val="008D0FC3"/>
    <w:rsid w:val="008D17C1"/>
    <w:rsid w:val="008D2AFA"/>
    <w:rsid w:val="008D51EC"/>
    <w:rsid w:val="008D59F7"/>
    <w:rsid w:val="008D5DC0"/>
    <w:rsid w:val="008D634E"/>
    <w:rsid w:val="008E00A1"/>
    <w:rsid w:val="008E345A"/>
    <w:rsid w:val="008E4556"/>
    <w:rsid w:val="008E4A54"/>
    <w:rsid w:val="008E66E0"/>
    <w:rsid w:val="008F0142"/>
    <w:rsid w:val="008F17C7"/>
    <w:rsid w:val="008F188F"/>
    <w:rsid w:val="008F2323"/>
    <w:rsid w:val="008F25B3"/>
    <w:rsid w:val="008F29A0"/>
    <w:rsid w:val="008F3041"/>
    <w:rsid w:val="008F3785"/>
    <w:rsid w:val="008F5164"/>
    <w:rsid w:val="008F583C"/>
    <w:rsid w:val="008F6424"/>
    <w:rsid w:val="008F773E"/>
    <w:rsid w:val="0090004A"/>
    <w:rsid w:val="00900356"/>
    <w:rsid w:val="009012F8"/>
    <w:rsid w:val="00902467"/>
    <w:rsid w:val="00904E5C"/>
    <w:rsid w:val="00905172"/>
    <w:rsid w:val="00905217"/>
    <w:rsid w:val="00905F22"/>
    <w:rsid w:val="00905FFF"/>
    <w:rsid w:val="00906032"/>
    <w:rsid w:val="0090624F"/>
    <w:rsid w:val="009065DB"/>
    <w:rsid w:val="0090776F"/>
    <w:rsid w:val="00910043"/>
    <w:rsid w:val="0091184A"/>
    <w:rsid w:val="0091200E"/>
    <w:rsid w:val="00912C51"/>
    <w:rsid w:val="00913FA6"/>
    <w:rsid w:val="00914855"/>
    <w:rsid w:val="009156B8"/>
    <w:rsid w:val="00917B56"/>
    <w:rsid w:val="00922062"/>
    <w:rsid w:val="00922B6A"/>
    <w:rsid w:val="00924968"/>
    <w:rsid w:val="00924AD6"/>
    <w:rsid w:val="00926839"/>
    <w:rsid w:val="00927E16"/>
    <w:rsid w:val="009307CC"/>
    <w:rsid w:val="00931379"/>
    <w:rsid w:val="00933FAA"/>
    <w:rsid w:val="00934177"/>
    <w:rsid w:val="00934383"/>
    <w:rsid w:val="00936BDC"/>
    <w:rsid w:val="00936E92"/>
    <w:rsid w:val="00940C26"/>
    <w:rsid w:val="00941190"/>
    <w:rsid w:val="009412D8"/>
    <w:rsid w:val="009418A2"/>
    <w:rsid w:val="009423DC"/>
    <w:rsid w:val="0094317E"/>
    <w:rsid w:val="009439F0"/>
    <w:rsid w:val="00944817"/>
    <w:rsid w:val="00945C94"/>
    <w:rsid w:val="00946A18"/>
    <w:rsid w:val="00947165"/>
    <w:rsid w:val="00950661"/>
    <w:rsid w:val="00950C19"/>
    <w:rsid w:val="00952391"/>
    <w:rsid w:val="00952DF9"/>
    <w:rsid w:val="00952E10"/>
    <w:rsid w:val="0095468D"/>
    <w:rsid w:val="009572AD"/>
    <w:rsid w:val="00960339"/>
    <w:rsid w:val="00960B41"/>
    <w:rsid w:val="0096152B"/>
    <w:rsid w:val="00962BBB"/>
    <w:rsid w:val="00962C56"/>
    <w:rsid w:val="0096326F"/>
    <w:rsid w:val="00963BED"/>
    <w:rsid w:val="00963F23"/>
    <w:rsid w:val="00965273"/>
    <w:rsid w:val="00965600"/>
    <w:rsid w:val="00970BBF"/>
    <w:rsid w:val="00971E51"/>
    <w:rsid w:val="00971F8D"/>
    <w:rsid w:val="00972380"/>
    <w:rsid w:val="00972672"/>
    <w:rsid w:val="0097289E"/>
    <w:rsid w:val="00972968"/>
    <w:rsid w:val="00972E6B"/>
    <w:rsid w:val="009736B6"/>
    <w:rsid w:val="00973984"/>
    <w:rsid w:val="00973A2E"/>
    <w:rsid w:val="009751E5"/>
    <w:rsid w:val="00976350"/>
    <w:rsid w:val="0097647A"/>
    <w:rsid w:val="00977544"/>
    <w:rsid w:val="009777AF"/>
    <w:rsid w:val="00977A89"/>
    <w:rsid w:val="00977B68"/>
    <w:rsid w:val="00980810"/>
    <w:rsid w:val="00983CF9"/>
    <w:rsid w:val="009843F7"/>
    <w:rsid w:val="009854A0"/>
    <w:rsid w:val="009857E5"/>
    <w:rsid w:val="00985859"/>
    <w:rsid w:val="00985CBA"/>
    <w:rsid w:val="00985E80"/>
    <w:rsid w:val="00986A0B"/>
    <w:rsid w:val="0098750C"/>
    <w:rsid w:val="00987E4A"/>
    <w:rsid w:val="009903E1"/>
    <w:rsid w:val="00990CF1"/>
    <w:rsid w:val="00991EC7"/>
    <w:rsid w:val="00992749"/>
    <w:rsid w:val="00992766"/>
    <w:rsid w:val="0099301F"/>
    <w:rsid w:val="0099455E"/>
    <w:rsid w:val="00994A7F"/>
    <w:rsid w:val="009959B4"/>
    <w:rsid w:val="009969E3"/>
    <w:rsid w:val="009A02D2"/>
    <w:rsid w:val="009A0CB6"/>
    <w:rsid w:val="009A0E6F"/>
    <w:rsid w:val="009A48EC"/>
    <w:rsid w:val="009A5274"/>
    <w:rsid w:val="009A53AD"/>
    <w:rsid w:val="009A541D"/>
    <w:rsid w:val="009A6BB4"/>
    <w:rsid w:val="009B0730"/>
    <w:rsid w:val="009B1407"/>
    <w:rsid w:val="009B2115"/>
    <w:rsid w:val="009B3605"/>
    <w:rsid w:val="009B37B5"/>
    <w:rsid w:val="009B3F20"/>
    <w:rsid w:val="009B4B4E"/>
    <w:rsid w:val="009B6A99"/>
    <w:rsid w:val="009B71D3"/>
    <w:rsid w:val="009C074C"/>
    <w:rsid w:val="009C12FB"/>
    <w:rsid w:val="009C1693"/>
    <w:rsid w:val="009C3190"/>
    <w:rsid w:val="009C3BFB"/>
    <w:rsid w:val="009C41F3"/>
    <w:rsid w:val="009C42A5"/>
    <w:rsid w:val="009C53F1"/>
    <w:rsid w:val="009C5946"/>
    <w:rsid w:val="009C6001"/>
    <w:rsid w:val="009C6F1D"/>
    <w:rsid w:val="009C6F48"/>
    <w:rsid w:val="009C7A8B"/>
    <w:rsid w:val="009C7B78"/>
    <w:rsid w:val="009D36B3"/>
    <w:rsid w:val="009D4923"/>
    <w:rsid w:val="009D69E8"/>
    <w:rsid w:val="009D7544"/>
    <w:rsid w:val="009D7FCD"/>
    <w:rsid w:val="009E0A2A"/>
    <w:rsid w:val="009E101D"/>
    <w:rsid w:val="009E1CDC"/>
    <w:rsid w:val="009E1F9B"/>
    <w:rsid w:val="009E3E45"/>
    <w:rsid w:val="009E3FF1"/>
    <w:rsid w:val="009E4BCE"/>
    <w:rsid w:val="009E4EA7"/>
    <w:rsid w:val="009E4F61"/>
    <w:rsid w:val="009E504A"/>
    <w:rsid w:val="009E6038"/>
    <w:rsid w:val="009E7E0B"/>
    <w:rsid w:val="009F027F"/>
    <w:rsid w:val="009F07B2"/>
    <w:rsid w:val="009F0B1A"/>
    <w:rsid w:val="009F0CFE"/>
    <w:rsid w:val="009F1DD9"/>
    <w:rsid w:val="009F1F42"/>
    <w:rsid w:val="009F2204"/>
    <w:rsid w:val="009F2ABF"/>
    <w:rsid w:val="009F39A3"/>
    <w:rsid w:val="009F3D4B"/>
    <w:rsid w:val="009F3F57"/>
    <w:rsid w:val="009F3FD1"/>
    <w:rsid w:val="009F4A1A"/>
    <w:rsid w:val="009F5F52"/>
    <w:rsid w:val="009F658A"/>
    <w:rsid w:val="00A013CA"/>
    <w:rsid w:val="00A01E6F"/>
    <w:rsid w:val="00A03425"/>
    <w:rsid w:val="00A03483"/>
    <w:rsid w:val="00A055A3"/>
    <w:rsid w:val="00A0646D"/>
    <w:rsid w:val="00A06702"/>
    <w:rsid w:val="00A07C16"/>
    <w:rsid w:val="00A07EF0"/>
    <w:rsid w:val="00A1175B"/>
    <w:rsid w:val="00A140AE"/>
    <w:rsid w:val="00A1519D"/>
    <w:rsid w:val="00A15280"/>
    <w:rsid w:val="00A15942"/>
    <w:rsid w:val="00A16AFC"/>
    <w:rsid w:val="00A16FE7"/>
    <w:rsid w:val="00A172B3"/>
    <w:rsid w:val="00A209EE"/>
    <w:rsid w:val="00A21184"/>
    <w:rsid w:val="00A21259"/>
    <w:rsid w:val="00A219AC"/>
    <w:rsid w:val="00A23945"/>
    <w:rsid w:val="00A23A2C"/>
    <w:rsid w:val="00A262D9"/>
    <w:rsid w:val="00A26878"/>
    <w:rsid w:val="00A31478"/>
    <w:rsid w:val="00A3172E"/>
    <w:rsid w:val="00A31F65"/>
    <w:rsid w:val="00A33C7F"/>
    <w:rsid w:val="00A367F7"/>
    <w:rsid w:val="00A372AB"/>
    <w:rsid w:val="00A406DD"/>
    <w:rsid w:val="00A40ED0"/>
    <w:rsid w:val="00A418B0"/>
    <w:rsid w:val="00A42387"/>
    <w:rsid w:val="00A433D4"/>
    <w:rsid w:val="00A43668"/>
    <w:rsid w:val="00A4368A"/>
    <w:rsid w:val="00A45902"/>
    <w:rsid w:val="00A45968"/>
    <w:rsid w:val="00A461A6"/>
    <w:rsid w:val="00A46461"/>
    <w:rsid w:val="00A478FE"/>
    <w:rsid w:val="00A515FE"/>
    <w:rsid w:val="00A53625"/>
    <w:rsid w:val="00A543A2"/>
    <w:rsid w:val="00A562F2"/>
    <w:rsid w:val="00A56F4C"/>
    <w:rsid w:val="00A61718"/>
    <w:rsid w:val="00A6205B"/>
    <w:rsid w:val="00A63B72"/>
    <w:rsid w:val="00A641EF"/>
    <w:rsid w:val="00A654E2"/>
    <w:rsid w:val="00A66D45"/>
    <w:rsid w:val="00A6709D"/>
    <w:rsid w:val="00A67293"/>
    <w:rsid w:val="00A700C6"/>
    <w:rsid w:val="00A70CD4"/>
    <w:rsid w:val="00A7331C"/>
    <w:rsid w:val="00A7392A"/>
    <w:rsid w:val="00A74D73"/>
    <w:rsid w:val="00A74E7B"/>
    <w:rsid w:val="00A76826"/>
    <w:rsid w:val="00A76CCD"/>
    <w:rsid w:val="00A804B1"/>
    <w:rsid w:val="00A80D73"/>
    <w:rsid w:val="00A8112A"/>
    <w:rsid w:val="00A814D9"/>
    <w:rsid w:val="00A83179"/>
    <w:rsid w:val="00A83954"/>
    <w:rsid w:val="00A83DD2"/>
    <w:rsid w:val="00A846D4"/>
    <w:rsid w:val="00A85F94"/>
    <w:rsid w:val="00A87671"/>
    <w:rsid w:val="00A906D9"/>
    <w:rsid w:val="00A90974"/>
    <w:rsid w:val="00A914AA"/>
    <w:rsid w:val="00A91D18"/>
    <w:rsid w:val="00A9200A"/>
    <w:rsid w:val="00A93620"/>
    <w:rsid w:val="00A95880"/>
    <w:rsid w:val="00A96338"/>
    <w:rsid w:val="00A967E5"/>
    <w:rsid w:val="00AA06C5"/>
    <w:rsid w:val="00AA113F"/>
    <w:rsid w:val="00AA199D"/>
    <w:rsid w:val="00AA29EB"/>
    <w:rsid w:val="00AA329E"/>
    <w:rsid w:val="00AA4A78"/>
    <w:rsid w:val="00AA4D79"/>
    <w:rsid w:val="00AA56CB"/>
    <w:rsid w:val="00AA5CC9"/>
    <w:rsid w:val="00AA5EF4"/>
    <w:rsid w:val="00AA6DFF"/>
    <w:rsid w:val="00AB1BD8"/>
    <w:rsid w:val="00AB1FD8"/>
    <w:rsid w:val="00AB2230"/>
    <w:rsid w:val="00AB2A8E"/>
    <w:rsid w:val="00AB2BD1"/>
    <w:rsid w:val="00AB2D02"/>
    <w:rsid w:val="00AB328E"/>
    <w:rsid w:val="00AB409A"/>
    <w:rsid w:val="00AB48D6"/>
    <w:rsid w:val="00AB4B1E"/>
    <w:rsid w:val="00AB5456"/>
    <w:rsid w:val="00AB70B0"/>
    <w:rsid w:val="00AB712D"/>
    <w:rsid w:val="00AB73DA"/>
    <w:rsid w:val="00AB7E7C"/>
    <w:rsid w:val="00AC0404"/>
    <w:rsid w:val="00AC14ED"/>
    <w:rsid w:val="00AC1754"/>
    <w:rsid w:val="00AC2696"/>
    <w:rsid w:val="00AC27E9"/>
    <w:rsid w:val="00AC2F6B"/>
    <w:rsid w:val="00AC3237"/>
    <w:rsid w:val="00AC341F"/>
    <w:rsid w:val="00AC4712"/>
    <w:rsid w:val="00AC64DA"/>
    <w:rsid w:val="00AC65D2"/>
    <w:rsid w:val="00AC72C8"/>
    <w:rsid w:val="00AD059D"/>
    <w:rsid w:val="00AD0BF7"/>
    <w:rsid w:val="00AD1B62"/>
    <w:rsid w:val="00AD2F45"/>
    <w:rsid w:val="00AD3341"/>
    <w:rsid w:val="00AD3B7E"/>
    <w:rsid w:val="00AD503F"/>
    <w:rsid w:val="00AD571C"/>
    <w:rsid w:val="00AD61CC"/>
    <w:rsid w:val="00AD7461"/>
    <w:rsid w:val="00AD74FF"/>
    <w:rsid w:val="00AD7E2F"/>
    <w:rsid w:val="00AE0FB0"/>
    <w:rsid w:val="00AE26D9"/>
    <w:rsid w:val="00AE2DD3"/>
    <w:rsid w:val="00AE51DC"/>
    <w:rsid w:val="00AE555D"/>
    <w:rsid w:val="00AE63B9"/>
    <w:rsid w:val="00AF0D55"/>
    <w:rsid w:val="00AF6C47"/>
    <w:rsid w:val="00AF730D"/>
    <w:rsid w:val="00AF7B64"/>
    <w:rsid w:val="00B013BE"/>
    <w:rsid w:val="00B02173"/>
    <w:rsid w:val="00B04A2F"/>
    <w:rsid w:val="00B04E5F"/>
    <w:rsid w:val="00B055F8"/>
    <w:rsid w:val="00B0562E"/>
    <w:rsid w:val="00B05A54"/>
    <w:rsid w:val="00B05C67"/>
    <w:rsid w:val="00B05E9D"/>
    <w:rsid w:val="00B060FE"/>
    <w:rsid w:val="00B06A5E"/>
    <w:rsid w:val="00B0727C"/>
    <w:rsid w:val="00B0778B"/>
    <w:rsid w:val="00B10CA8"/>
    <w:rsid w:val="00B12A68"/>
    <w:rsid w:val="00B1324B"/>
    <w:rsid w:val="00B136DF"/>
    <w:rsid w:val="00B145B3"/>
    <w:rsid w:val="00B16215"/>
    <w:rsid w:val="00B16E31"/>
    <w:rsid w:val="00B17614"/>
    <w:rsid w:val="00B17863"/>
    <w:rsid w:val="00B17BDC"/>
    <w:rsid w:val="00B20F16"/>
    <w:rsid w:val="00B2102C"/>
    <w:rsid w:val="00B22DA4"/>
    <w:rsid w:val="00B24649"/>
    <w:rsid w:val="00B24E07"/>
    <w:rsid w:val="00B250F8"/>
    <w:rsid w:val="00B30722"/>
    <w:rsid w:val="00B30A8E"/>
    <w:rsid w:val="00B33A69"/>
    <w:rsid w:val="00B34793"/>
    <w:rsid w:val="00B3479F"/>
    <w:rsid w:val="00B3520B"/>
    <w:rsid w:val="00B356E4"/>
    <w:rsid w:val="00B35B06"/>
    <w:rsid w:val="00B35BDE"/>
    <w:rsid w:val="00B35E8E"/>
    <w:rsid w:val="00B35FB7"/>
    <w:rsid w:val="00B3727A"/>
    <w:rsid w:val="00B37AC6"/>
    <w:rsid w:val="00B41775"/>
    <w:rsid w:val="00B42913"/>
    <w:rsid w:val="00B42A5C"/>
    <w:rsid w:val="00B42DFD"/>
    <w:rsid w:val="00B432EA"/>
    <w:rsid w:val="00B45899"/>
    <w:rsid w:val="00B45F79"/>
    <w:rsid w:val="00B47DD9"/>
    <w:rsid w:val="00B50956"/>
    <w:rsid w:val="00B52A67"/>
    <w:rsid w:val="00B52F02"/>
    <w:rsid w:val="00B53768"/>
    <w:rsid w:val="00B537AD"/>
    <w:rsid w:val="00B53A46"/>
    <w:rsid w:val="00B53C2B"/>
    <w:rsid w:val="00B55316"/>
    <w:rsid w:val="00B556F5"/>
    <w:rsid w:val="00B56847"/>
    <w:rsid w:val="00B57ED9"/>
    <w:rsid w:val="00B60AB0"/>
    <w:rsid w:val="00B60B93"/>
    <w:rsid w:val="00B60ECA"/>
    <w:rsid w:val="00B61F34"/>
    <w:rsid w:val="00B628D5"/>
    <w:rsid w:val="00B62FCB"/>
    <w:rsid w:val="00B637B7"/>
    <w:rsid w:val="00B641CA"/>
    <w:rsid w:val="00B646D0"/>
    <w:rsid w:val="00B66030"/>
    <w:rsid w:val="00B660D1"/>
    <w:rsid w:val="00B67670"/>
    <w:rsid w:val="00B709B6"/>
    <w:rsid w:val="00B723F2"/>
    <w:rsid w:val="00B728BA"/>
    <w:rsid w:val="00B7462C"/>
    <w:rsid w:val="00B75CF7"/>
    <w:rsid w:val="00B7621F"/>
    <w:rsid w:val="00B765E4"/>
    <w:rsid w:val="00B76644"/>
    <w:rsid w:val="00B8093E"/>
    <w:rsid w:val="00B80A4F"/>
    <w:rsid w:val="00B81357"/>
    <w:rsid w:val="00B81946"/>
    <w:rsid w:val="00B81ADC"/>
    <w:rsid w:val="00B82D5C"/>
    <w:rsid w:val="00B84F74"/>
    <w:rsid w:val="00B85FE6"/>
    <w:rsid w:val="00B8612E"/>
    <w:rsid w:val="00B87913"/>
    <w:rsid w:val="00B90AFD"/>
    <w:rsid w:val="00B91C55"/>
    <w:rsid w:val="00B925D8"/>
    <w:rsid w:val="00B93FF5"/>
    <w:rsid w:val="00B9487F"/>
    <w:rsid w:val="00B95537"/>
    <w:rsid w:val="00B96D76"/>
    <w:rsid w:val="00B96E14"/>
    <w:rsid w:val="00BA2983"/>
    <w:rsid w:val="00BA497B"/>
    <w:rsid w:val="00BA51C8"/>
    <w:rsid w:val="00BA5FA3"/>
    <w:rsid w:val="00BA665D"/>
    <w:rsid w:val="00BA669B"/>
    <w:rsid w:val="00BA7008"/>
    <w:rsid w:val="00BA7F24"/>
    <w:rsid w:val="00BB12D0"/>
    <w:rsid w:val="00BB12D3"/>
    <w:rsid w:val="00BB1865"/>
    <w:rsid w:val="00BB254E"/>
    <w:rsid w:val="00BB2C9E"/>
    <w:rsid w:val="00BB32B5"/>
    <w:rsid w:val="00BB3449"/>
    <w:rsid w:val="00BB377C"/>
    <w:rsid w:val="00BB3B47"/>
    <w:rsid w:val="00BB4024"/>
    <w:rsid w:val="00BB43F2"/>
    <w:rsid w:val="00BB761D"/>
    <w:rsid w:val="00BC0713"/>
    <w:rsid w:val="00BC1096"/>
    <w:rsid w:val="00BC26E1"/>
    <w:rsid w:val="00BC280B"/>
    <w:rsid w:val="00BC373B"/>
    <w:rsid w:val="00BC64F2"/>
    <w:rsid w:val="00BD1386"/>
    <w:rsid w:val="00BD2196"/>
    <w:rsid w:val="00BD3D22"/>
    <w:rsid w:val="00BD4924"/>
    <w:rsid w:val="00BD4FA6"/>
    <w:rsid w:val="00BD559F"/>
    <w:rsid w:val="00BD57F5"/>
    <w:rsid w:val="00BD5966"/>
    <w:rsid w:val="00BD6419"/>
    <w:rsid w:val="00BD6978"/>
    <w:rsid w:val="00BD7A15"/>
    <w:rsid w:val="00BE00E7"/>
    <w:rsid w:val="00BE1507"/>
    <w:rsid w:val="00BE1D23"/>
    <w:rsid w:val="00BE1D2D"/>
    <w:rsid w:val="00BE2E9B"/>
    <w:rsid w:val="00BE3FE9"/>
    <w:rsid w:val="00BE4466"/>
    <w:rsid w:val="00BE4BBC"/>
    <w:rsid w:val="00BE4CB7"/>
    <w:rsid w:val="00BE613B"/>
    <w:rsid w:val="00BE62BD"/>
    <w:rsid w:val="00BE712C"/>
    <w:rsid w:val="00BE747C"/>
    <w:rsid w:val="00BE7B53"/>
    <w:rsid w:val="00BF2FEB"/>
    <w:rsid w:val="00BF37C7"/>
    <w:rsid w:val="00BF3995"/>
    <w:rsid w:val="00BF3AC9"/>
    <w:rsid w:val="00BF6191"/>
    <w:rsid w:val="00C00187"/>
    <w:rsid w:val="00C0061F"/>
    <w:rsid w:val="00C00D8F"/>
    <w:rsid w:val="00C01565"/>
    <w:rsid w:val="00C02E9F"/>
    <w:rsid w:val="00C03D18"/>
    <w:rsid w:val="00C05399"/>
    <w:rsid w:val="00C055E0"/>
    <w:rsid w:val="00C0578E"/>
    <w:rsid w:val="00C059AC"/>
    <w:rsid w:val="00C05C3B"/>
    <w:rsid w:val="00C06889"/>
    <w:rsid w:val="00C101B0"/>
    <w:rsid w:val="00C1032D"/>
    <w:rsid w:val="00C10390"/>
    <w:rsid w:val="00C11605"/>
    <w:rsid w:val="00C11AEE"/>
    <w:rsid w:val="00C14082"/>
    <w:rsid w:val="00C14487"/>
    <w:rsid w:val="00C14833"/>
    <w:rsid w:val="00C15644"/>
    <w:rsid w:val="00C16337"/>
    <w:rsid w:val="00C17539"/>
    <w:rsid w:val="00C175A3"/>
    <w:rsid w:val="00C17EDC"/>
    <w:rsid w:val="00C210FC"/>
    <w:rsid w:val="00C21FB8"/>
    <w:rsid w:val="00C2269D"/>
    <w:rsid w:val="00C24217"/>
    <w:rsid w:val="00C26E12"/>
    <w:rsid w:val="00C273D5"/>
    <w:rsid w:val="00C27495"/>
    <w:rsid w:val="00C3054A"/>
    <w:rsid w:val="00C31923"/>
    <w:rsid w:val="00C3220C"/>
    <w:rsid w:val="00C32661"/>
    <w:rsid w:val="00C33153"/>
    <w:rsid w:val="00C36C2F"/>
    <w:rsid w:val="00C36F2D"/>
    <w:rsid w:val="00C37195"/>
    <w:rsid w:val="00C37987"/>
    <w:rsid w:val="00C37E41"/>
    <w:rsid w:val="00C404C3"/>
    <w:rsid w:val="00C40C7F"/>
    <w:rsid w:val="00C40C85"/>
    <w:rsid w:val="00C41227"/>
    <w:rsid w:val="00C42A39"/>
    <w:rsid w:val="00C46F21"/>
    <w:rsid w:val="00C47AD0"/>
    <w:rsid w:val="00C50719"/>
    <w:rsid w:val="00C50E06"/>
    <w:rsid w:val="00C52D36"/>
    <w:rsid w:val="00C53CBC"/>
    <w:rsid w:val="00C55D21"/>
    <w:rsid w:val="00C56336"/>
    <w:rsid w:val="00C5656D"/>
    <w:rsid w:val="00C56F60"/>
    <w:rsid w:val="00C574B1"/>
    <w:rsid w:val="00C60A18"/>
    <w:rsid w:val="00C61C13"/>
    <w:rsid w:val="00C63976"/>
    <w:rsid w:val="00C64004"/>
    <w:rsid w:val="00C64E2E"/>
    <w:rsid w:val="00C653B0"/>
    <w:rsid w:val="00C6569C"/>
    <w:rsid w:val="00C656B9"/>
    <w:rsid w:val="00C65CF4"/>
    <w:rsid w:val="00C667B2"/>
    <w:rsid w:val="00C66CDC"/>
    <w:rsid w:val="00C66F48"/>
    <w:rsid w:val="00C702A6"/>
    <w:rsid w:val="00C7043C"/>
    <w:rsid w:val="00C712DD"/>
    <w:rsid w:val="00C72404"/>
    <w:rsid w:val="00C734B8"/>
    <w:rsid w:val="00C73515"/>
    <w:rsid w:val="00C74F86"/>
    <w:rsid w:val="00C753A8"/>
    <w:rsid w:val="00C7647F"/>
    <w:rsid w:val="00C76EAF"/>
    <w:rsid w:val="00C775FD"/>
    <w:rsid w:val="00C820E5"/>
    <w:rsid w:val="00C82DE1"/>
    <w:rsid w:val="00C84177"/>
    <w:rsid w:val="00C87321"/>
    <w:rsid w:val="00C8736B"/>
    <w:rsid w:val="00C87DAA"/>
    <w:rsid w:val="00C90A60"/>
    <w:rsid w:val="00C90BCE"/>
    <w:rsid w:val="00C91709"/>
    <w:rsid w:val="00C92826"/>
    <w:rsid w:val="00C93074"/>
    <w:rsid w:val="00C9570A"/>
    <w:rsid w:val="00C96F84"/>
    <w:rsid w:val="00C9782F"/>
    <w:rsid w:val="00CA0037"/>
    <w:rsid w:val="00CA02F5"/>
    <w:rsid w:val="00CA0541"/>
    <w:rsid w:val="00CA0E52"/>
    <w:rsid w:val="00CA1CEB"/>
    <w:rsid w:val="00CA2BE9"/>
    <w:rsid w:val="00CA5C3C"/>
    <w:rsid w:val="00CA6FF1"/>
    <w:rsid w:val="00CB0461"/>
    <w:rsid w:val="00CB32BC"/>
    <w:rsid w:val="00CB45EA"/>
    <w:rsid w:val="00CB4920"/>
    <w:rsid w:val="00CB5C3F"/>
    <w:rsid w:val="00CC099E"/>
    <w:rsid w:val="00CC15FF"/>
    <w:rsid w:val="00CC1757"/>
    <w:rsid w:val="00CC2A0B"/>
    <w:rsid w:val="00CC366C"/>
    <w:rsid w:val="00CC46C9"/>
    <w:rsid w:val="00CC5D58"/>
    <w:rsid w:val="00CC60D6"/>
    <w:rsid w:val="00CC651E"/>
    <w:rsid w:val="00CC66F8"/>
    <w:rsid w:val="00CC6D20"/>
    <w:rsid w:val="00CC7596"/>
    <w:rsid w:val="00CC79A6"/>
    <w:rsid w:val="00CD0455"/>
    <w:rsid w:val="00CD099D"/>
    <w:rsid w:val="00CD0AFE"/>
    <w:rsid w:val="00CD1A8E"/>
    <w:rsid w:val="00CD2A68"/>
    <w:rsid w:val="00CD2FF5"/>
    <w:rsid w:val="00CD310C"/>
    <w:rsid w:val="00CD3433"/>
    <w:rsid w:val="00CD4954"/>
    <w:rsid w:val="00CD498C"/>
    <w:rsid w:val="00CD4F53"/>
    <w:rsid w:val="00CD5B3B"/>
    <w:rsid w:val="00CD77CB"/>
    <w:rsid w:val="00CE0A57"/>
    <w:rsid w:val="00CE0C40"/>
    <w:rsid w:val="00CE1BCE"/>
    <w:rsid w:val="00CE1D72"/>
    <w:rsid w:val="00CE25C6"/>
    <w:rsid w:val="00CE2BD4"/>
    <w:rsid w:val="00CE2E6F"/>
    <w:rsid w:val="00CE40DD"/>
    <w:rsid w:val="00CE421F"/>
    <w:rsid w:val="00CE4FD2"/>
    <w:rsid w:val="00CE586D"/>
    <w:rsid w:val="00CE5B97"/>
    <w:rsid w:val="00CE5FA0"/>
    <w:rsid w:val="00CE6392"/>
    <w:rsid w:val="00CE6496"/>
    <w:rsid w:val="00CE654E"/>
    <w:rsid w:val="00CE7A8B"/>
    <w:rsid w:val="00CF174B"/>
    <w:rsid w:val="00CF1EC1"/>
    <w:rsid w:val="00CF23C4"/>
    <w:rsid w:val="00CF3949"/>
    <w:rsid w:val="00CF3BFE"/>
    <w:rsid w:val="00CF47CD"/>
    <w:rsid w:val="00CF4B59"/>
    <w:rsid w:val="00CF58B5"/>
    <w:rsid w:val="00CF5945"/>
    <w:rsid w:val="00CF6430"/>
    <w:rsid w:val="00CF70AF"/>
    <w:rsid w:val="00CF7861"/>
    <w:rsid w:val="00CF799B"/>
    <w:rsid w:val="00CF7B56"/>
    <w:rsid w:val="00D005D8"/>
    <w:rsid w:val="00D0177E"/>
    <w:rsid w:val="00D01DB4"/>
    <w:rsid w:val="00D033A2"/>
    <w:rsid w:val="00D03468"/>
    <w:rsid w:val="00D04C92"/>
    <w:rsid w:val="00D05542"/>
    <w:rsid w:val="00D0612B"/>
    <w:rsid w:val="00D07149"/>
    <w:rsid w:val="00D07449"/>
    <w:rsid w:val="00D1195D"/>
    <w:rsid w:val="00D12525"/>
    <w:rsid w:val="00D14782"/>
    <w:rsid w:val="00D14849"/>
    <w:rsid w:val="00D155C5"/>
    <w:rsid w:val="00D15A10"/>
    <w:rsid w:val="00D15A7B"/>
    <w:rsid w:val="00D15D32"/>
    <w:rsid w:val="00D16836"/>
    <w:rsid w:val="00D16BED"/>
    <w:rsid w:val="00D17E6D"/>
    <w:rsid w:val="00D20F69"/>
    <w:rsid w:val="00D245C0"/>
    <w:rsid w:val="00D26FC9"/>
    <w:rsid w:val="00D31F2D"/>
    <w:rsid w:val="00D365B3"/>
    <w:rsid w:val="00D37313"/>
    <w:rsid w:val="00D37819"/>
    <w:rsid w:val="00D37C59"/>
    <w:rsid w:val="00D40F78"/>
    <w:rsid w:val="00D419CD"/>
    <w:rsid w:val="00D43579"/>
    <w:rsid w:val="00D43A4A"/>
    <w:rsid w:val="00D44670"/>
    <w:rsid w:val="00D4627D"/>
    <w:rsid w:val="00D5012A"/>
    <w:rsid w:val="00D5083C"/>
    <w:rsid w:val="00D51A45"/>
    <w:rsid w:val="00D532E3"/>
    <w:rsid w:val="00D53C1B"/>
    <w:rsid w:val="00D54CEC"/>
    <w:rsid w:val="00D55518"/>
    <w:rsid w:val="00D571AC"/>
    <w:rsid w:val="00D60D1A"/>
    <w:rsid w:val="00D62A7C"/>
    <w:rsid w:val="00D63E61"/>
    <w:rsid w:val="00D64071"/>
    <w:rsid w:val="00D6412D"/>
    <w:rsid w:val="00D64411"/>
    <w:rsid w:val="00D64796"/>
    <w:rsid w:val="00D64F27"/>
    <w:rsid w:val="00D66375"/>
    <w:rsid w:val="00D66788"/>
    <w:rsid w:val="00D667E8"/>
    <w:rsid w:val="00D66831"/>
    <w:rsid w:val="00D70535"/>
    <w:rsid w:val="00D72C27"/>
    <w:rsid w:val="00D73086"/>
    <w:rsid w:val="00D7308D"/>
    <w:rsid w:val="00D73F17"/>
    <w:rsid w:val="00D741E1"/>
    <w:rsid w:val="00D74E00"/>
    <w:rsid w:val="00D75111"/>
    <w:rsid w:val="00D751FF"/>
    <w:rsid w:val="00D75725"/>
    <w:rsid w:val="00D75BB7"/>
    <w:rsid w:val="00D77085"/>
    <w:rsid w:val="00D80248"/>
    <w:rsid w:val="00D80AA9"/>
    <w:rsid w:val="00D82E4F"/>
    <w:rsid w:val="00D8393F"/>
    <w:rsid w:val="00D841AB"/>
    <w:rsid w:val="00D84CAD"/>
    <w:rsid w:val="00D861FE"/>
    <w:rsid w:val="00D868BF"/>
    <w:rsid w:val="00D86A70"/>
    <w:rsid w:val="00D86E7A"/>
    <w:rsid w:val="00D87754"/>
    <w:rsid w:val="00D87E07"/>
    <w:rsid w:val="00D90F7E"/>
    <w:rsid w:val="00D91B3F"/>
    <w:rsid w:val="00D93107"/>
    <w:rsid w:val="00D93935"/>
    <w:rsid w:val="00D94003"/>
    <w:rsid w:val="00D944AF"/>
    <w:rsid w:val="00D949F0"/>
    <w:rsid w:val="00D97683"/>
    <w:rsid w:val="00DA0766"/>
    <w:rsid w:val="00DA1C8A"/>
    <w:rsid w:val="00DA263E"/>
    <w:rsid w:val="00DA2DE4"/>
    <w:rsid w:val="00DA4987"/>
    <w:rsid w:val="00DA6228"/>
    <w:rsid w:val="00DA74D4"/>
    <w:rsid w:val="00DA7A8E"/>
    <w:rsid w:val="00DB0129"/>
    <w:rsid w:val="00DB3D51"/>
    <w:rsid w:val="00DB3ECC"/>
    <w:rsid w:val="00DB4CD1"/>
    <w:rsid w:val="00DB4F30"/>
    <w:rsid w:val="00DB5FCE"/>
    <w:rsid w:val="00DC1935"/>
    <w:rsid w:val="00DC74F9"/>
    <w:rsid w:val="00DD0153"/>
    <w:rsid w:val="00DD02C7"/>
    <w:rsid w:val="00DD0795"/>
    <w:rsid w:val="00DD1963"/>
    <w:rsid w:val="00DD1AA9"/>
    <w:rsid w:val="00DD3F2E"/>
    <w:rsid w:val="00DD439E"/>
    <w:rsid w:val="00DD547A"/>
    <w:rsid w:val="00DD6CB8"/>
    <w:rsid w:val="00DD727B"/>
    <w:rsid w:val="00DD7A4C"/>
    <w:rsid w:val="00DE017C"/>
    <w:rsid w:val="00DE0FCD"/>
    <w:rsid w:val="00DE1878"/>
    <w:rsid w:val="00DE21B3"/>
    <w:rsid w:val="00DE2DED"/>
    <w:rsid w:val="00DE407A"/>
    <w:rsid w:val="00DE4210"/>
    <w:rsid w:val="00DE4AF8"/>
    <w:rsid w:val="00DE4E7B"/>
    <w:rsid w:val="00DE4FF3"/>
    <w:rsid w:val="00DE53AC"/>
    <w:rsid w:val="00DE5ABA"/>
    <w:rsid w:val="00DE5E15"/>
    <w:rsid w:val="00DE7020"/>
    <w:rsid w:val="00DE78C8"/>
    <w:rsid w:val="00DF014B"/>
    <w:rsid w:val="00DF01BB"/>
    <w:rsid w:val="00DF14B1"/>
    <w:rsid w:val="00DF1EC1"/>
    <w:rsid w:val="00DF29A0"/>
    <w:rsid w:val="00DF2A35"/>
    <w:rsid w:val="00DF2EAD"/>
    <w:rsid w:val="00DF3532"/>
    <w:rsid w:val="00DF3A40"/>
    <w:rsid w:val="00DF42D8"/>
    <w:rsid w:val="00DF4F47"/>
    <w:rsid w:val="00DF530A"/>
    <w:rsid w:val="00E001DD"/>
    <w:rsid w:val="00E02EE1"/>
    <w:rsid w:val="00E0573F"/>
    <w:rsid w:val="00E05EE9"/>
    <w:rsid w:val="00E07789"/>
    <w:rsid w:val="00E12D02"/>
    <w:rsid w:val="00E13FAD"/>
    <w:rsid w:val="00E14205"/>
    <w:rsid w:val="00E1493A"/>
    <w:rsid w:val="00E14FD3"/>
    <w:rsid w:val="00E162E0"/>
    <w:rsid w:val="00E17DBD"/>
    <w:rsid w:val="00E212B2"/>
    <w:rsid w:val="00E21F65"/>
    <w:rsid w:val="00E23328"/>
    <w:rsid w:val="00E24243"/>
    <w:rsid w:val="00E2440A"/>
    <w:rsid w:val="00E30ADC"/>
    <w:rsid w:val="00E30ADF"/>
    <w:rsid w:val="00E30F84"/>
    <w:rsid w:val="00E328E6"/>
    <w:rsid w:val="00E333C4"/>
    <w:rsid w:val="00E33CDE"/>
    <w:rsid w:val="00E33DD4"/>
    <w:rsid w:val="00E3666E"/>
    <w:rsid w:val="00E36AA6"/>
    <w:rsid w:val="00E373F1"/>
    <w:rsid w:val="00E37D92"/>
    <w:rsid w:val="00E37F73"/>
    <w:rsid w:val="00E401E5"/>
    <w:rsid w:val="00E44AC3"/>
    <w:rsid w:val="00E4513A"/>
    <w:rsid w:val="00E45590"/>
    <w:rsid w:val="00E47CD0"/>
    <w:rsid w:val="00E508DD"/>
    <w:rsid w:val="00E51794"/>
    <w:rsid w:val="00E527DD"/>
    <w:rsid w:val="00E52FD4"/>
    <w:rsid w:val="00E54028"/>
    <w:rsid w:val="00E543C0"/>
    <w:rsid w:val="00E54A33"/>
    <w:rsid w:val="00E5611E"/>
    <w:rsid w:val="00E56E09"/>
    <w:rsid w:val="00E60844"/>
    <w:rsid w:val="00E612FE"/>
    <w:rsid w:val="00E61669"/>
    <w:rsid w:val="00E624BC"/>
    <w:rsid w:val="00E62760"/>
    <w:rsid w:val="00E629EB"/>
    <w:rsid w:val="00E64DAA"/>
    <w:rsid w:val="00E66103"/>
    <w:rsid w:val="00E67890"/>
    <w:rsid w:val="00E701DA"/>
    <w:rsid w:val="00E7083D"/>
    <w:rsid w:val="00E72299"/>
    <w:rsid w:val="00E72518"/>
    <w:rsid w:val="00E72C46"/>
    <w:rsid w:val="00E753A6"/>
    <w:rsid w:val="00E7644D"/>
    <w:rsid w:val="00E7775C"/>
    <w:rsid w:val="00E77982"/>
    <w:rsid w:val="00E77C43"/>
    <w:rsid w:val="00E77E01"/>
    <w:rsid w:val="00E8085B"/>
    <w:rsid w:val="00E80DF9"/>
    <w:rsid w:val="00E83198"/>
    <w:rsid w:val="00E84171"/>
    <w:rsid w:val="00E848DE"/>
    <w:rsid w:val="00E84D76"/>
    <w:rsid w:val="00E85A29"/>
    <w:rsid w:val="00E85AE7"/>
    <w:rsid w:val="00E85C5D"/>
    <w:rsid w:val="00E8659B"/>
    <w:rsid w:val="00E86620"/>
    <w:rsid w:val="00E86748"/>
    <w:rsid w:val="00E86B45"/>
    <w:rsid w:val="00E86DFA"/>
    <w:rsid w:val="00E871D1"/>
    <w:rsid w:val="00E922F1"/>
    <w:rsid w:val="00E93D44"/>
    <w:rsid w:val="00E9412F"/>
    <w:rsid w:val="00E94842"/>
    <w:rsid w:val="00E94AB1"/>
    <w:rsid w:val="00E95B23"/>
    <w:rsid w:val="00E95F27"/>
    <w:rsid w:val="00E9675E"/>
    <w:rsid w:val="00EA1D9D"/>
    <w:rsid w:val="00EA1DBF"/>
    <w:rsid w:val="00EA6240"/>
    <w:rsid w:val="00EA628C"/>
    <w:rsid w:val="00EA7B4F"/>
    <w:rsid w:val="00EA7CAC"/>
    <w:rsid w:val="00EB129F"/>
    <w:rsid w:val="00EB1C21"/>
    <w:rsid w:val="00EB2744"/>
    <w:rsid w:val="00EB2CA3"/>
    <w:rsid w:val="00EB40E9"/>
    <w:rsid w:val="00EB54C8"/>
    <w:rsid w:val="00EB6D0E"/>
    <w:rsid w:val="00EC249A"/>
    <w:rsid w:val="00EC314A"/>
    <w:rsid w:val="00EC4F59"/>
    <w:rsid w:val="00EC547B"/>
    <w:rsid w:val="00ED0140"/>
    <w:rsid w:val="00ED0807"/>
    <w:rsid w:val="00ED0C1E"/>
    <w:rsid w:val="00ED1262"/>
    <w:rsid w:val="00ED1B75"/>
    <w:rsid w:val="00ED1C70"/>
    <w:rsid w:val="00ED294D"/>
    <w:rsid w:val="00ED3073"/>
    <w:rsid w:val="00ED337E"/>
    <w:rsid w:val="00ED376E"/>
    <w:rsid w:val="00ED478F"/>
    <w:rsid w:val="00ED78FB"/>
    <w:rsid w:val="00EE0085"/>
    <w:rsid w:val="00EE044D"/>
    <w:rsid w:val="00EE0B8E"/>
    <w:rsid w:val="00EE408A"/>
    <w:rsid w:val="00EE5292"/>
    <w:rsid w:val="00EE5DB8"/>
    <w:rsid w:val="00EE5E1C"/>
    <w:rsid w:val="00EE5FDA"/>
    <w:rsid w:val="00EE605E"/>
    <w:rsid w:val="00EE6533"/>
    <w:rsid w:val="00EE6A54"/>
    <w:rsid w:val="00EF047D"/>
    <w:rsid w:val="00EF093D"/>
    <w:rsid w:val="00EF3BC1"/>
    <w:rsid w:val="00EF3BD9"/>
    <w:rsid w:val="00EF5268"/>
    <w:rsid w:val="00EF5283"/>
    <w:rsid w:val="00F0050D"/>
    <w:rsid w:val="00F00838"/>
    <w:rsid w:val="00F00FE4"/>
    <w:rsid w:val="00F01CF3"/>
    <w:rsid w:val="00F02848"/>
    <w:rsid w:val="00F03CC5"/>
    <w:rsid w:val="00F0558C"/>
    <w:rsid w:val="00F05DA9"/>
    <w:rsid w:val="00F063C3"/>
    <w:rsid w:val="00F0749A"/>
    <w:rsid w:val="00F07B26"/>
    <w:rsid w:val="00F101E6"/>
    <w:rsid w:val="00F107D2"/>
    <w:rsid w:val="00F12AE4"/>
    <w:rsid w:val="00F12E5C"/>
    <w:rsid w:val="00F12F57"/>
    <w:rsid w:val="00F13B2B"/>
    <w:rsid w:val="00F140EF"/>
    <w:rsid w:val="00F154E2"/>
    <w:rsid w:val="00F15E9C"/>
    <w:rsid w:val="00F15EFF"/>
    <w:rsid w:val="00F16095"/>
    <w:rsid w:val="00F17AED"/>
    <w:rsid w:val="00F20131"/>
    <w:rsid w:val="00F21005"/>
    <w:rsid w:val="00F21022"/>
    <w:rsid w:val="00F211B7"/>
    <w:rsid w:val="00F212B1"/>
    <w:rsid w:val="00F21E36"/>
    <w:rsid w:val="00F23775"/>
    <w:rsid w:val="00F23894"/>
    <w:rsid w:val="00F25B2D"/>
    <w:rsid w:val="00F303EF"/>
    <w:rsid w:val="00F30D0C"/>
    <w:rsid w:val="00F31E34"/>
    <w:rsid w:val="00F321E8"/>
    <w:rsid w:val="00F33112"/>
    <w:rsid w:val="00F3326F"/>
    <w:rsid w:val="00F33468"/>
    <w:rsid w:val="00F335AE"/>
    <w:rsid w:val="00F337F4"/>
    <w:rsid w:val="00F33C0B"/>
    <w:rsid w:val="00F34378"/>
    <w:rsid w:val="00F3470B"/>
    <w:rsid w:val="00F34A6C"/>
    <w:rsid w:val="00F34DFB"/>
    <w:rsid w:val="00F35F37"/>
    <w:rsid w:val="00F3658B"/>
    <w:rsid w:val="00F36890"/>
    <w:rsid w:val="00F36B27"/>
    <w:rsid w:val="00F36BAE"/>
    <w:rsid w:val="00F41704"/>
    <w:rsid w:val="00F41838"/>
    <w:rsid w:val="00F428DC"/>
    <w:rsid w:val="00F4292F"/>
    <w:rsid w:val="00F42D9A"/>
    <w:rsid w:val="00F451E7"/>
    <w:rsid w:val="00F45369"/>
    <w:rsid w:val="00F4558A"/>
    <w:rsid w:val="00F4560F"/>
    <w:rsid w:val="00F46DBA"/>
    <w:rsid w:val="00F47742"/>
    <w:rsid w:val="00F4788B"/>
    <w:rsid w:val="00F51B9E"/>
    <w:rsid w:val="00F52800"/>
    <w:rsid w:val="00F52983"/>
    <w:rsid w:val="00F53ADA"/>
    <w:rsid w:val="00F53B3C"/>
    <w:rsid w:val="00F53E19"/>
    <w:rsid w:val="00F54057"/>
    <w:rsid w:val="00F6096B"/>
    <w:rsid w:val="00F62B5C"/>
    <w:rsid w:val="00F63148"/>
    <w:rsid w:val="00F63839"/>
    <w:rsid w:val="00F63E74"/>
    <w:rsid w:val="00F66B39"/>
    <w:rsid w:val="00F7365F"/>
    <w:rsid w:val="00F74FE3"/>
    <w:rsid w:val="00F75142"/>
    <w:rsid w:val="00F75805"/>
    <w:rsid w:val="00F760B6"/>
    <w:rsid w:val="00F7654C"/>
    <w:rsid w:val="00F773EA"/>
    <w:rsid w:val="00F80248"/>
    <w:rsid w:val="00F802B6"/>
    <w:rsid w:val="00F81584"/>
    <w:rsid w:val="00F8248D"/>
    <w:rsid w:val="00F827E0"/>
    <w:rsid w:val="00F82F54"/>
    <w:rsid w:val="00F857F7"/>
    <w:rsid w:val="00F85F58"/>
    <w:rsid w:val="00F86B78"/>
    <w:rsid w:val="00F87177"/>
    <w:rsid w:val="00F87487"/>
    <w:rsid w:val="00F90750"/>
    <w:rsid w:val="00F90860"/>
    <w:rsid w:val="00F91BF9"/>
    <w:rsid w:val="00F9353C"/>
    <w:rsid w:val="00F9475B"/>
    <w:rsid w:val="00F9505C"/>
    <w:rsid w:val="00F95A52"/>
    <w:rsid w:val="00F95AA1"/>
    <w:rsid w:val="00F9639F"/>
    <w:rsid w:val="00F96B10"/>
    <w:rsid w:val="00F96E48"/>
    <w:rsid w:val="00F97DAF"/>
    <w:rsid w:val="00FA08C5"/>
    <w:rsid w:val="00FA4E1A"/>
    <w:rsid w:val="00FA56CA"/>
    <w:rsid w:val="00FA58C3"/>
    <w:rsid w:val="00FA5A87"/>
    <w:rsid w:val="00FA5D8E"/>
    <w:rsid w:val="00FA60F8"/>
    <w:rsid w:val="00FA6B28"/>
    <w:rsid w:val="00FA7B12"/>
    <w:rsid w:val="00FB1DCC"/>
    <w:rsid w:val="00FB2BBD"/>
    <w:rsid w:val="00FB2CE5"/>
    <w:rsid w:val="00FB4989"/>
    <w:rsid w:val="00FB5DC1"/>
    <w:rsid w:val="00FB6968"/>
    <w:rsid w:val="00FC0EF8"/>
    <w:rsid w:val="00FC1407"/>
    <w:rsid w:val="00FC1F4B"/>
    <w:rsid w:val="00FC2A92"/>
    <w:rsid w:val="00FC2B0F"/>
    <w:rsid w:val="00FC357E"/>
    <w:rsid w:val="00FC44F1"/>
    <w:rsid w:val="00FC56E8"/>
    <w:rsid w:val="00FC618B"/>
    <w:rsid w:val="00FD254E"/>
    <w:rsid w:val="00FD2FE5"/>
    <w:rsid w:val="00FD3323"/>
    <w:rsid w:val="00FD573F"/>
    <w:rsid w:val="00FD59B4"/>
    <w:rsid w:val="00FD6FED"/>
    <w:rsid w:val="00FD711A"/>
    <w:rsid w:val="00FD7368"/>
    <w:rsid w:val="00FE0433"/>
    <w:rsid w:val="00FE0FDD"/>
    <w:rsid w:val="00FE59EE"/>
    <w:rsid w:val="00FE5B7F"/>
    <w:rsid w:val="00FE5FF7"/>
    <w:rsid w:val="00FE65B0"/>
    <w:rsid w:val="00FF3026"/>
    <w:rsid w:val="00FF3C4D"/>
    <w:rsid w:val="00FF483C"/>
    <w:rsid w:val="00FF488E"/>
    <w:rsid w:val="00FF5D05"/>
    <w:rsid w:val="00FF71FE"/>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18EC"/>
  <w15:docId w15:val="{D418EE34-1D14-4A51-847E-91F3972C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rsid w:val="005B337E"/>
  </w:style>
  <w:style w:type="paragraph" w:styleId="Cmsor1">
    <w:name w:val="heading 1"/>
    <w:basedOn w:val="Norml"/>
    <w:next w:val="Norml"/>
    <w:pPr>
      <w:keepNext/>
      <w:keepLines/>
      <w:spacing w:before="400" w:after="120"/>
      <w:outlineLvl w:val="0"/>
    </w:pPr>
    <w:rPr>
      <w:sz w:val="40"/>
      <w:szCs w:val="40"/>
    </w:rPr>
  </w:style>
  <w:style w:type="paragraph" w:styleId="Cmsor2">
    <w:name w:val="heading 2"/>
    <w:basedOn w:val="Norml"/>
    <w:next w:val="Norml"/>
    <w:pPr>
      <w:keepNext/>
      <w:keepLines/>
      <w:spacing w:before="360" w:after="120"/>
      <w:outlineLvl w:val="1"/>
    </w:pPr>
    <w:rPr>
      <w:sz w:val="32"/>
      <w:szCs w:val="32"/>
    </w:rPr>
  </w:style>
  <w:style w:type="paragraph" w:styleId="Cmsor3">
    <w:name w:val="heading 3"/>
    <w:basedOn w:val="Norml"/>
    <w:next w:val="Norml"/>
    <w:pPr>
      <w:keepNext/>
      <w:keepLines/>
      <w:spacing w:before="320" w:after="80"/>
      <w:outlineLvl w:val="2"/>
    </w:pPr>
    <w:rPr>
      <w:color w:val="434343"/>
      <w:sz w:val="28"/>
      <w:szCs w:val="28"/>
    </w:rPr>
  </w:style>
  <w:style w:type="paragraph" w:styleId="Cmsor4">
    <w:name w:val="heading 4"/>
    <w:basedOn w:val="Norml"/>
    <w:next w:val="Norml"/>
    <w:pPr>
      <w:keepNext/>
      <w:keepLines/>
      <w:spacing w:before="280" w:after="80"/>
      <w:outlineLvl w:val="3"/>
    </w:pPr>
    <w:rPr>
      <w:color w:val="666666"/>
      <w:sz w:val="24"/>
      <w:szCs w:val="24"/>
    </w:rPr>
  </w:style>
  <w:style w:type="paragraph" w:styleId="Cmsor5">
    <w:name w:val="heading 5"/>
    <w:basedOn w:val="Norml"/>
    <w:next w:val="Norml"/>
    <w:pPr>
      <w:keepNext/>
      <w:keepLines/>
      <w:spacing w:before="240" w:after="80"/>
      <w:outlineLvl w:val="4"/>
    </w:pPr>
    <w:rPr>
      <w:color w:val="666666"/>
    </w:rPr>
  </w:style>
  <w:style w:type="paragraph" w:styleId="Cmsor6">
    <w:name w:val="heading 6"/>
    <w:basedOn w:val="Norml"/>
    <w:next w:val="Norml"/>
    <w:pPr>
      <w:keepNext/>
      <w:keepLines/>
      <w:spacing w:before="240" w:after="80"/>
      <w:outlineLvl w:val="5"/>
    </w:pPr>
    <w:rPr>
      <w:i/>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Cm">
    <w:name w:val="Title"/>
    <w:basedOn w:val="Norml"/>
    <w:next w:val="Norml"/>
    <w:pPr>
      <w:keepNext/>
      <w:keepLines/>
      <w:spacing w:after="60"/>
    </w:pPr>
    <w:rPr>
      <w:sz w:val="52"/>
      <w:szCs w:val="52"/>
    </w:rPr>
  </w:style>
  <w:style w:type="paragraph" w:styleId="Alcm">
    <w:name w:val="Subtitle"/>
    <w:basedOn w:val="Norml"/>
    <w:next w:val="Norml"/>
    <w:pPr>
      <w:keepNext/>
      <w:keepLines/>
      <w:spacing w:after="320"/>
    </w:pPr>
    <w:rPr>
      <w:color w:val="666666"/>
      <w:sz w:val="30"/>
      <w:szCs w:val="30"/>
    </w:rPr>
  </w:style>
  <w:style w:type="paragraph" w:customStyle="1" w:styleId="AuthorList">
    <w:name w:val="Author List"/>
    <w:aliases w:val="Keywords,Abstract"/>
    <w:basedOn w:val="Alcm"/>
    <w:next w:val="Norml"/>
    <w:uiPriority w:val="1"/>
    <w:qFormat/>
    <w:rsid w:val="009F0CFE"/>
    <w:pPr>
      <w:keepNext w:val="0"/>
      <w:keepLines w:val="0"/>
      <w:spacing w:before="240" w:after="240" w:line="240" w:lineRule="auto"/>
    </w:pPr>
    <w:rPr>
      <w:rFonts w:ascii="Times New Roman" w:eastAsiaTheme="minorHAnsi" w:hAnsi="Times New Roman" w:cs="Times New Roman"/>
      <w:b/>
      <w:color w:val="auto"/>
      <w:sz w:val="24"/>
      <w:szCs w:val="24"/>
      <w:lang w:val="en-US" w:eastAsia="en-US"/>
    </w:rPr>
  </w:style>
  <w:style w:type="character" w:styleId="Hiperhivatkozs">
    <w:name w:val="Hyperlink"/>
    <w:basedOn w:val="Bekezdsalapbettpusa"/>
    <w:uiPriority w:val="99"/>
    <w:unhideWhenUsed/>
    <w:rsid w:val="009F0CFE"/>
    <w:rPr>
      <w:color w:val="0000FF" w:themeColor="hyperlink"/>
      <w:u w:val="single"/>
    </w:rPr>
  </w:style>
  <w:style w:type="character" w:styleId="Mrltotthiperhivatkozs">
    <w:name w:val="FollowedHyperlink"/>
    <w:basedOn w:val="Bekezdsalapbettpusa"/>
    <w:uiPriority w:val="99"/>
    <w:semiHidden/>
    <w:unhideWhenUsed/>
    <w:rsid w:val="00AA6DFF"/>
    <w:rPr>
      <w:color w:val="800080" w:themeColor="followedHyperlink"/>
      <w:u w:val="single"/>
    </w:rPr>
  </w:style>
  <w:style w:type="paragraph" w:customStyle="1" w:styleId="MDPI31text">
    <w:name w:val="MDPI_3.1_text"/>
    <w:qFormat/>
    <w:rsid w:val="00E36AA6"/>
    <w:pPr>
      <w:adjustRightInd w:val="0"/>
      <w:snapToGrid w:val="0"/>
      <w:spacing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23heading3">
    <w:name w:val="MDPI_2.3_heading3"/>
    <w:qFormat/>
    <w:rsid w:val="00E36AA6"/>
    <w:pPr>
      <w:adjustRightInd w:val="0"/>
      <w:snapToGrid w:val="0"/>
      <w:spacing w:before="60" w:after="60" w:line="228" w:lineRule="auto"/>
      <w:ind w:left="2608"/>
      <w:outlineLvl w:val="2"/>
    </w:pPr>
    <w:rPr>
      <w:rFonts w:ascii="Palatino Linotype" w:eastAsia="Times New Roman" w:hAnsi="Palatino Linotype" w:cs="Times New Roman"/>
      <w:snapToGrid w:val="0"/>
      <w:color w:val="000000"/>
      <w:sz w:val="20"/>
      <w:lang w:val="en-US" w:eastAsia="de-DE" w:bidi="en-US"/>
    </w:rPr>
  </w:style>
  <w:style w:type="character" w:styleId="Jegyzethivatkozs">
    <w:name w:val="annotation reference"/>
    <w:rsid w:val="00E36AA6"/>
    <w:rPr>
      <w:sz w:val="21"/>
      <w:szCs w:val="21"/>
    </w:rPr>
  </w:style>
  <w:style w:type="paragraph" w:styleId="Jegyzetszveg">
    <w:name w:val="annotation text"/>
    <w:basedOn w:val="Norml"/>
    <w:link w:val="JegyzetszvegChar"/>
    <w:rsid w:val="00E36AA6"/>
    <w:pPr>
      <w:spacing w:line="260" w:lineRule="atLeast"/>
      <w:jc w:val="both"/>
    </w:pPr>
    <w:rPr>
      <w:rFonts w:ascii="Palatino Linotype" w:eastAsia="SimSun" w:hAnsi="Palatino Linotype" w:cs="Times New Roman"/>
      <w:noProof/>
      <w:color w:val="000000"/>
      <w:sz w:val="20"/>
      <w:szCs w:val="20"/>
      <w:lang w:val="en-US" w:eastAsia="zh-CN"/>
    </w:rPr>
  </w:style>
  <w:style w:type="character" w:customStyle="1" w:styleId="JegyzetszvegChar">
    <w:name w:val="Jegyzetszöveg Char"/>
    <w:basedOn w:val="Bekezdsalapbettpusa"/>
    <w:link w:val="Jegyzetszveg"/>
    <w:rsid w:val="00E36AA6"/>
    <w:rPr>
      <w:rFonts w:ascii="Palatino Linotype" w:eastAsia="SimSun" w:hAnsi="Palatino Linotype" w:cs="Times New Roman"/>
      <w:noProof/>
      <w:color w:val="000000"/>
      <w:sz w:val="20"/>
      <w:szCs w:val="20"/>
      <w:lang w:val="en-US" w:eastAsia="zh-CN"/>
    </w:rPr>
  </w:style>
  <w:style w:type="paragraph" w:styleId="Buborkszveg">
    <w:name w:val="Balloon Text"/>
    <w:basedOn w:val="Norml"/>
    <w:link w:val="BuborkszvegChar"/>
    <w:uiPriority w:val="99"/>
    <w:semiHidden/>
    <w:unhideWhenUsed/>
    <w:rsid w:val="00E36AA6"/>
    <w:pPr>
      <w:spacing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E36AA6"/>
    <w:rPr>
      <w:rFonts w:ascii="Segoe UI" w:hAnsi="Segoe UI" w:cs="Segoe UI"/>
      <w:sz w:val="18"/>
      <w:szCs w:val="18"/>
    </w:rPr>
  </w:style>
  <w:style w:type="paragraph" w:customStyle="1" w:styleId="Norml1">
    <w:name w:val="Normál1"/>
    <w:qFormat/>
    <w:rsid w:val="009F5F52"/>
    <w:pPr>
      <w:keepNext/>
      <w:widowControl w:val="0"/>
      <w:tabs>
        <w:tab w:val="left" w:pos="708"/>
      </w:tabs>
      <w:suppressAutoHyphens/>
      <w:spacing w:line="100" w:lineRule="atLeast"/>
      <w:textAlignment w:val="baseline"/>
    </w:pPr>
    <w:rPr>
      <w:rFonts w:ascii="Liberation Serif" w:eastAsia="Droid Sans Fallback" w:hAnsi="Liberation Serif" w:cs="FreeSans"/>
      <w:color w:val="000000"/>
      <w:kern w:val="2"/>
      <w:sz w:val="24"/>
      <w:szCs w:val="24"/>
      <w:lang w:val="en-US" w:eastAsia="zh-CN" w:bidi="hi-IN"/>
    </w:rPr>
  </w:style>
  <w:style w:type="paragraph" w:styleId="Listaszerbekezds">
    <w:name w:val="List Paragraph"/>
    <w:basedOn w:val="Norml"/>
    <w:uiPriority w:val="34"/>
    <w:qFormat/>
    <w:rsid w:val="00106890"/>
    <w:pPr>
      <w:ind w:left="720"/>
      <w:contextualSpacing/>
    </w:pPr>
  </w:style>
  <w:style w:type="character" w:customStyle="1" w:styleId="Egyiksem">
    <w:name w:val="Egyik sem"/>
    <w:rsid w:val="005B74DA"/>
    <w:rPr>
      <w:lang w:val="en-US"/>
    </w:rPr>
  </w:style>
  <w:style w:type="paragraph" w:styleId="Vltozat">
    <w:name w:val="Revision"/>
    <w:hidden/>
    <w:uiPriority w:val="99"/>
    <w:semiHidden/>
    <w:rsid w:val="002320B6"/>
    <w:pPr>
      <w:spacing w:line="240" w:lineRule="auto"/>
    </w:pPr>
  </w:style>
  <w:style w:type="paragraph" w:styleId="Irodalomjegyzk">
    <w:name w:val="Bibliography"/>
    <w:basedOn w:val="Norml"/>
    <w:next w:val="Norml"/>
    <w:uiPriority w:val="37"/>
    <w:unhideWhenUsed/>
    <w:rsid w:val="00992749"/>
    <w:pPr>
      <w:tabs>
        <w:tab w:val="left" w:pos="504"/>
      </w:tabs>
      <w:spacing w:after="240" w:line="240" w:lineRule="auto"/>
      <w:ind w:left="504" w:hanging="504"/>
    </w:pPr>
  </w:style>
  <w:style w:type="paragraph" w:styleId="NormlWeb">
    <w:name w:val="Normal (Web)"/>
    <w:basedOn w:val="Norml"/>
    <w:uiPriority w:val="99"/>
    <w:unhideWhenUsed/>
    <w:rsid w:val="0096152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Kiemels2">
    <w:name w:val="Strong"/>
    <w:basedOn w:val="Bekezdsalapbettpusa"/>
    <w:uiPriority w:val="22"/>
    <w:qFormat/>
    <w:rsid w:val="0096152B"/>
    <w:rPr>
      <w:b/>
      <w:bCs/>
    </w:rPr>
  </w:style>
  <w:style w:type="paragraph" w:styleId="lfej">
    <w:name w:val="header"/>
    <w:basedOn w:val="Norml"/>
    <w:link w:val="lfejChar"/>
    <w:uiPriority w:val="99"/>
    <w:unhideWhenUsed/>
    <w:rsid w:val="000F791F"/>
    <w:pPr>
      <w:tabs>
        <w:tab w:val="center" w:pos="4536"/>
        <w:tab w:val="right" w:pos="9072"/>
      </w:tabs>
      <w:spacing w:line="240" w:lineRule="auto"/>
    </w:pPr>
  </w:style>
  <w:style w:type="character" w:customStyle="1" w:styleId="lfejChar">
    <w:name w:val="Élőfej Char"/>
    <w:basedOn w:val="Bekezdsalapbettpusa"/>
    <w:link w:val="lfej"/>
    <w:uiPriority w:val="99"/>
    <w:rsid w:val="000F791F"/>
  </w:style>
  <w:style w:type="paragraph" w:styleId="llb">
    <w:name w:val="footer"/>
    <w:basedOn w:val="Norml"/>
    <w:link w:val="llbChar"/>
    <w:uiPriority w:val="99"/>
    <w:unhideWhenUsed/>
    <w:rsid w:val="000F791F"/>
    <w:pPr>
      <w:tabs>
        <w:tab w:val="center" w:pos="4536"/>
        <w:tab w:val="right" w:pos="9072"/>
      </w:tabs>
      <w:spacing w:line="240" w:lineRule="auto"/>
    </w:pPr>
  </w:style>
  <w:style w:type="character" w:customStyle="1" w:styleId="llbChar">
    <w:name w:val="Élőláb Char"/>
    <w:basedOn w:val="Bekezdsalapbettpusa"/>
    <w:link w:val="llb"/>
    <w:uiPriority w:val="99"/>
    <w:rsid w:val="000F791F"/>
  </w:style>
  <w:style w:type="character" w:styleId="Kiemels">
    <w:name w:val="Emphasis"/>
    <w:basedOn w:val="Bekezdsalapbettpusa"/>
    <w:uiPriority w:val="20"/>
    <w:qFormat/>
    <w:rsid w:val="009471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9039">
      <w:bodyDiv w:val="1"/>
      <w:marLeft w:val="0"/>
      <w:marRight w:val="0"/>
      <w:marTop w:val="0"/>
      <w:marBottom w:val="0"/>
      <w:divBdr>
        <w:top w:val="none" w:sz="0" w:space="0" w:color="auto"/>
        <w:left w:val="none" w:sz="0" w:space="0" w:color="auto"/>
        <w:bottom w:val="none" w:sz="0" w:space="0" w:color="auto"/>
        <w:right w:val="none" w:sz="0" w:space="0" w:color="auto"/>
      </w:divBdr>
    </w:div>
    <w:div w:id="18312424">
      <w:bodyDiv w:val="1"/>
      <w:marLeft w:val="0"/>
      <w:marRight w:val="0"/>
      <w:marTop w:val="0"/>
      <w:marBottom w:val="0"/>
      <w:divBdr>
        <w:top w:val="none" w:sz="0" w:space="0" w:color="auto"/>
        <w:left w:val="none" w:sz="0" w:space="0" w:color="auto"/>
        <w:bottom w:val="none" w:sz="0" w:space="0" w:color="auto"/>
        <w:right w:val="none" w:sz="0" w:space="0" w:color="auto"/>
      </w:divBdr>
    </w:div>
    <w:div w:id="67504641">
      <w:bodyDiv w:val="1"/>
      <w:marLeft w:val="0"/>
      <w:marRight w:val="0"/>
      <w:marTop w:val="0"/>
      <w:marBottom w:val="0"/>
      <w:divBdr>
        <w:top w:val="none" w:sz="0" w:space="0" w:color="auto"/>
        <w:left w:val="none" w:sz="0" w:space="0" w:color="auto"/>
        <w:bottom w:val="none" w:sz="0" w:space="0" w:color="auto"/>
        <w:right w:val="none" w:sz="0" w:space="0" w:color="auto"/>
      </w:divBdr>
      <w:divsChild>
        <w:div w:id="928123403">
          <w:marLeft w:val="0"/>
          <w:marRight w:val="0"/>
          <w:marTop w:val="0"/>
          <w:marBottom w:val="0"/>
          <w:divBdr>
            <w:top w:val="none" w:sz="0" w:space="0" w:color="auto"/>
            <w:left w:val="none" w:sz="0" w:space="0" w:color="auto"/>
            <w:bottom w:val="none" w:sz="0" w:space="0" w:color="auto"/>
            <w:right w:val="none" w:sz="0" w:space="0" w:color="auto"/>
          </w:divBdr>
          <w:divsChild>
            <w:div w:id="184173878">
              <w:marLeft w:val="0"/>
              <w:marRight w:val="0"/>
              <w:marTop w:val="0"/>
              <w:marBottom w:val="0"/>
              <w:divBdr>
                <w:top w:val="none" w:sz="0" w:space="0" w:color="auto"/>
                <w:left w:val="none" w:sz="0" w:space="0" w:color="auto"/>
                <w:bottom w:val="none" w:sz="0" w:space="0" w:color="auto"/>
                <w:right w:val="none" w:sz="0" w:space="0" w:color="auto"/>
              </w:divBdr>
              <w:divsChild>
                <w:div w:id="1044064960">
                  <w:marLeft w:val="0"/>
                  <w:marRight w:val="0"/>
                  <w:marTop w:val="0"/>
                  <w:marBottom w:val="0"/>
                  <w:divBdr>
                    <w:top w:val="none" w:sz="0" w:space="0" w:color="auto"/>
                    <w:left w:val="none" w:sz="0" w:space="0" w:color="auto"/>
                    <w:bottom w:val="none" w:sz="0" w:space="0" w:color="auto"/>
                    <w:right w:val="none" w:sz="0" w:space="0" w:color="auto"/>
                  </w:divBdr>
                  <w:divsChild>
                    <w:div w:id="20003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7474">
          <w:marLeft w:val="0"/>
          <w:marRight w:val="0"/>
          <w:marTop w:val="0"/>
          <w:marBottom w:val="0"/>
          <w:divBdr>
            <w:top w:val="none" w:sz="0" w:space="0" w:color="auto"/>
            <w:left w:val="none" w:sz="0" w:space="0" w:color="auto"/>
            <w:bottom w:val="none" w:sz="0" w:space="0" w:color="auto"/>
            <w:right w:val="none" w:sz="0" w:space="0" w:color="auto"/>
          </w:divBdr>
          <w:divsChild>
            <w:div w:id="1540236805">
              <w:marLeft w:val="0"/>
              <w:marRight w:val="0"/>
              <w:marTop w:val="0"/>
              <w:marBottom w:val="0"/>
              <w:divBdr>
                <w:top w:val="none" w:sz="0" w:space="0" w:color="auto"/>
                <w:left w:val="none" w:sz="0" w:space="0" w:color="auto"/>
                <w:bottom w:val="none" w:sz="0" w:space="0" w:color="auto"/>
                <w:right w:val="none" w:sz="0" w:space="0" w:color="auto"/>
              </w:divBdr>
              <w:divsChild>
                <w:div w:id="12339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6919">
      <w:bodyDiv w:val="1"/>
      <w:marLeft w:val="0"/>
      <w:marRight w:val="0"/>
      <w:marTop w:val="0"/>
      <w:marBottom w:val="0"/>
      <w:divBdr>
        <w:top w:val="none" w:sz="0" w:space="0" w:color="auto"/>
        <w:left w:val="none" w:sz="0" w:space="0" w:color="auto"/>
        <w:bottom w:val="none" w:sz="0" w:space="0" w:color="auto"/>
        <w:right w:val="none" w:sz="0" w:space="0" w:color="auto"/>
      </w:divBdr>
    </w:div>
    <w:div w:id="73548415">
      <w:bodyDiv w:val="1"/>
      <w:marLeft w:val="0"/>
      <w:marRight w:val="0"/>
      <w:marTop w:val="0"/>
      <w:marBottom w:val="0"/>
      <w:divBdr>
        <w:top w:val="none" w:sz="0" w:space="0" w:color="auto"/>
        <w:left w:val="none" w:sz="0" w:space="0" w:color="auto"/>
        <w:bottom w:val="none" w:sz="0" w:space="0" w:color="auto"/>
        <w:right w:val="none" w:sz="0" w:space="0" w:color="auto"/>
      </w:divBdr>
      <w:divsChild>
        <w:div w:id="1751271879">
          <w:marLeft w:val="0"/>
          <w:marRight w:val="0"/>
          <w:marTop w:val="0"/>
          <w:marBottom w:val="120"/>
          <w:divBdr>
            <w:top w:val="none" w:sz="0" w:space="0" w:color="auto"/>
            <w:left w:val="none" w:sz="0" w:space="0" w:color="auto"/>
            <w:bottom w:val="none" w:sz="0" w:space="0" w:color="auto"/>
            <w:right w:val="none" w:sz="0" w:space="0" w:color="auto"/>
          </w:divBdr>
          <w:divsChild>
            <w:div w:id="111411319">
              <w:marLeft w:val="0"/>
              <w:marRight w:val="0"/>
              <w:marTop w:val="0"/>
              <w:marBottom w:val="0"/>
              <w:divBdr>
                <w:top w:val="none" w:sz="0" w:space="0" w:color="auto"/>
                <w:left w:val="none" w:sz="0" w:space="0" w:color="auto"/>
                <w:bottom w:val="none" w:sz="0" w:space="0" w:color="auto"/>
                <w:right w:val="none" w:sz="0" w:space="0" w:color="auto"/>
              </w:divBdr>
              <w:divsChild>
                <w:div w:id="166790948">
                  <w:marLeft w:val="0"/>
                  <w:marRight w:val="0"/>
                  <w:marTop w:val="0"/>
                  <w:marBottom w:val="0"/>
                  <w:divBdr>
                    <w:top w:val="none" w:sz="0" w:space="0" w:color="auto"/>
                    <w:left w:val="none" w:sz="0" w:space="0" w:color="auto"/>
                    <w:bottom w:val="none" w:sz="0" w:space="0" w:color="auto"/>
                    <w:right w:val="none" w:sz="0" w:space="0" w:color="auto"/>
                  </w:divBdr>
                  <w:divsChild>
                    <w:div w:id="16398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7984">
      <w:bodyDiv w:val="1"/>
      <w:marLeft w:val="0"/>
      <w:marRight w:val="0"/>
      <w:marTop w:val="0"/>
      <w:marBottom w:val="0"/>
      <w:divBdr>
        <w:top w:val="none" w:sz="0" w:space="0" w:color="auto"/>
        <w:left w:val="none" w:sz="0" w:space="0" w:color="auto"/>
        <w:bottom w:val="none" w:sz="0" w:space="0" w:color="auto"/>
        <w:right w:val="none" w:sz="0" w:space="0" w:color="auto"/>
      </w:divBdr>
    </w:div>
    <w:div w:id="110639169">
      <w:bodyDiv w:val="1"/>
      <w:marLeft w:val="0"/>
      <w:marRight w:val="0"/>
      <w:marTop w:val="0"/>
      <w:marBottom w:val="0"/>
      <w:divBdr>
        <w:top w:val="none" w:sz="0" w:space="0" w:color="auto"/>
        <w:left w:val="none" w:sz="0" w:space="0" w:color="auto"/>
        <w:bottom w:val="none" w:sz="0" w:space="0" w:color="auto"/>
        <w:right w:val="none" w:sz="0" w:space="0" w:color="auto"/>
      </w:divBdr>
      <w:divsChild>
        <w:div w:id="275798806">
          <w:marLeft w:val="0"/>
          <w:marRight w:val="0"/>
          <w:marTop w:val="0"/>
          <w:marBottom w:val="0"/>
          <w:divBdr>
            <w:top w:val="none" w:sz="0" w:space="0" w:color="auto"/>
            <w:left w:val="none" w:sz="0" w:space="0" w:color="auto"/>
            <w:bottom w:val="none" w:sz="0" w:space="0" w:color="auto"/>
            <w:right w:val="none" w:sz="0" w:space="0" w:color="auto"/>
          </w:divBdr>
          <w:divsChild>
            <w:div w:id="1339893456">
              <w:marLeft w:val="0"/>
              <w:marRight w:val="0"/>
              <w:marTop w:val="0"/>
              <w:marBottom w:val="0"/>
              <w:divBdr>
                <w:top w:val="none" w:sz="0" w:space="0" w:color="auto"/>
                <w:left w:val="none" w:sz="0" w:space="0" w:color="auto"/>
                <w:bottom w:val="none" w:sz="0" w:space="0" w:color="auto"/>
                <w:right w:val="none" w:sz="0" w:space="0" w:color="auto"/>
              </w:divBdr>
              <w:divsChild>
                <w:div w:id="774785295">
                  <w:marLeft w:val="0"/>
                  <w:marRight w:val="0"/>
                  <w:marTop w:val="0"/>
                  <w:marBottom w:val="0"/>
                  <w:divBdr>
                    <w:top w:val="none" w:sz="0" w:space="0" w:color="auto"/>
                    <w:left w:val="none" w:sz="0" w:space="0" w:color="auto"/>
                    <w:bottom w:val="none" w:sz="0" w:space="0" w:color="auto"/>
                    <w:right w:val="none" w:sz="0" w:space="0" w:color="auto"/>
                  </w:divBdr>
                  <w:divsChild>
                    <w:div w:id="263996048">
                      <w:marLeft w:val="0"/>
                      <w:marRight w:val="0"/>
                      <w:marTop w:val="0"/>
                      <w:marBottom w:val="0"/>
                      <w:divBdr>
                        <w:top w:val="none" w:sz="0" w:space="0" w:color="auto"/>
                        <w:left w:val="none" w:sz="0" w:space="0" w:color="auto"/>
                        <w:bottom w:val="none" w:sz="0" w:space="0" w:color="auto"/>
                        <w:right w:val="none" w:sz="0" w:space="0" w:color="auto"/>
                      </w:divBdr>
                      <w:divsChild>
                        <w:div w:id="625552788">
                          <w:marLeft w:val="0"/>
                          <w:marRight w:val="0"/>
                          <w:marTop w:val="0"/>
                          <w:marBottom w:val="0"/>
                          <w:divBdr>
                            <w:top w:val="none" w:sz="0" w:space="0" w:color="auto"/>
                            <w:left w:val="none" w:sz="0" w:space="0" w:color="auto"/>
                            <w:bottom w:val="none" w:sz="0" w:space="0" w:color="auto"/>
                            <w:right w:val="none" w:sz="0" w:space="0" w:color="auto"/>
                          </w:divBdr>
                          <w:divsChild>
                            <w:div w:id="2116633902">
                              <w:marLeft w:val="0"/>
                              <w:marRight w:val="0"/>
                              <w:marTop w:val="0"/>
                              <w:marBottom w:val="0"/>
                              <w:divBdr>
                                <w:top w:val="none" w:sz="0" w:space="0" w:color="auto"/>
                                <w:left w:val="none" w:sz="0" w:space="0" w:color="auto"/>
                                <w:bottom w:val="none" w:sz="0" w:space="0" w:color="auto"/>
                                <w:right w:val="none" w:sz="0" w:space="0" w:color="auto"/>
                              </w:divBdr>
                              <w:divsChild>
                                <w:div w:id="18355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690072">
          <w:marLeft w:val="0"/>
          <w:marRight w:val="0"/>
          <w:marTop w:val="0"/>
          <w:marBottom w:val="0"/>
          <w:divBdr>
            <w:top w:val="none" w:sz="0" w:space="0" w:color="auto"/>
            <w:left w:val="none" w:sz="0" w:space="0" w:color="auto"/>
            <w:bottom w:val="none" w:sz="0" w:space="0" w:color="auto"/>
            <w:right w:val="none" w:sz="0" w:space="0" w:color="auto"/>
          </w:divBdr>
          <w:divsChild>
            <w:div w:id="515197337">
              <w:marLeft w:val="0"/>
              <w:marRight w:val="0"/>
              <w:marTop w:val="0"/>
              <w:marBottom w:val="0"/>
              <w:divBdr>
                <w:top w:val="none" w:sz="0" w:space="0" w:color="auto"/>
                <w:left w:val="none" w:sz="0" w:space="0" w:color="auto"/>
                <w:bottom w:val="none" w:sz="0" w:space="0" w:color="auto"/>
                <w:right w:val="none" w:sz="0" w:space="0" w:color="auto"/>
              </w:divBdr>
              <w:divsChild>
                <w:div w:id="514420498">
                  <w:marLeft w:val="0"/>
                  <w:marRight w:val="0"/>
                  <w:marTop w:val="0"/>
                  <w:marBottom w:val="0"/>
                  <w:divBdr>
                    <w:top w:val="none" w:sz="0" w:space="0" w:color="auto"/>
                    <w:left w:val="none" w:sz="0" w:space="0" w:color="auto"/>
                    <w:bottom w:val="none" w:sz="0" w:space="0" w:color="auto"/>
                    <w:right w:val="none" w:sz="0" w:space="0" w:color="auto"/>
                  </w:divBdr>
                  <w:divsChild>
                    <w:div w:id="1334532333">
                      <w:marLeft w:val="0"/>
                      <w:marRight w:val="0"/>
                      <w:marTop w:val="0"/>
                      <w:marBottom w:val="0"/>
                      <w:divBdr>
                        <w:top w:val="none" w:sz="0" w:space="0" w:color="auto"/>
                        <w:left w:val="none" w:sz="0" w:space="0" w:color="auto"/>
                        <w:bottom w:val="none" w:sz="0" w:space="0" w:color="auto"/>
                        <w:right w:val="none" w:sz="0" w:space="0" w:color="auto"/>
                      </w:divBdr>
                      <w:divsChild>
                        <w:div w:id="17148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96228">
      <w:bodyDiv w:val="1"/>
      <w:marLeft w:val="0"/>
      <w:marRight w:val="0"/>
      <w:marTop w:val="0"/>
      <w:marBottom w:val="0"/>
      <w:divBdr>
        <w:top w:val="none" w:sz="0" w:space="0" w:color="auto"/>
        <w:left w:val="none" w:sz="0" w:space="0" w:color="auto"/>
        <w:bottom w:val="none" w:sz="0" w:space="0" w:color="auto"/>
        <w:right w:val="none" w:sz="0" w:space="0" w:color="auto"/>
      </w:divBdr>
    </w:div>
    <w:div w:id="179317832">
      <w:bodyDiv w:val="1"/>
      <w:marLeft w:val="0"/>
      <w:marRight w:val="0"/>
      <w:marTop w:val="0"/>
      <w:marBottom w:val="0"/>
      <w:divBdr>
        <w:top w:val="none" w:sz="0" w:space="0" w:color="auto"/>
        <w:left w:val="none" w:sz="0" w:space="0" w:color="auto"/>
        <w:bottom w:val="none" w:sz="0" w:space="0" w:color="auto"/>
        <w:right w:val="none" w:sz="0" w:space="0" w:color="auto"/>
      </w:divBdr>
    </w:div>
    <w:div w:id="190191144">
      <w:bodyDiv w:val="1"/>
      <w:marLeft w:val="0"/>
      <w:marRight w:val="0"/>
      <w:marTop w:val="0"/>
      <w:marBottom w:val="0"/>
      <w:divBdr>
        <w:top w:val="none" w:sz="0" w:space="0" w:color="auto"/>
        <w:left w:val="none" w:sz="0" w:space="0" w:color="auto"/>
        <w:bottom w:val="none" w:sz="0" w:space="0" w:color="auto"/>
        <w:right w:val="none" w:sz="0" w:space="0" w:color="auto"/>
      </w:divBdr>
    </w:div>
    <w:div w:id="207257579">
      <w:bodyDiv w:val="1"/>
      <w:marLeft w:val="0"/>
      <w:marRight w:val="0"/>
      <w:marTop w:val="0"/>
      <w:marBottom w:val="0"/>
      <w:divBdr>
        <w:top w:val="none" w:sz="0" w:space="0" w:color="auto"/>
        <w:left w:val="none" w:sz="0" w:space="0" w:color="auto"/>
        <w:bottom w:val="none" w:sz="0" w:space="0" w:color="auto"/>
        <w:right w:val="none" w:sz="0" w:space="0" w:color="auto"/>
      </w:divBdr>
    </w:div>
    <w:div w:id="230389448">
      <w:bodyDiv w:val="1"/>
      <w:marLeft w:val="0"/>
      <w:marRight w:val="0"/>
      <w:marTop w:val="0"/>
      <w:marBottom w:val="0"/>
      <w:divBdr>
        <w:top w:val="none" w:sz="0" w:space="0" w:color="auto"/>
        <w:left w:val="none" w:sz="0" w:space="0" w:color="auto"/>
        <w:bottom w:val="none" w:sz="0" w:space="0" w:color="auto"/>
        <w:right w:val="none" w:sz="0" w:space="0" w:color="auto"/>
      </w:divBdr>
    </w:div>
    <w:div w:id="256594911">
      <w:bodyDiv w:val="1"/>
      <w:marLeft w:val="0"/>
      <w:marRight w:val="0"/>
      <w:marTop w:val="0"/>
      <w:marBottom w:val="0"/>
      <w:divBdr>
        <w:top w:val="none" w:sz="0" w:space="0" w:color="auto"/>
        <w:left w:val="none" w:sz="0" w:space="0" w:color="auto"/>
        <w:bottom w:val="none" w:sz="0" w:space="0" w:color="auto"/>
        <w:right w:val="none" w:sz="0" w:space="0" w:color="auto"/>
      </w:divBdr>
    </w:div>
    <w:div w:id="258564928">
      <w:bodyDiv w:val="1"/>
      <w:marLeft w:val="0"/>
      <w:marRight w:val="0"/>
      <w:marTop w:val="0"/>
      <w:marBottom w:val="0"/>
      <w:divBdr>
        <w:top w:val="none" w:sz="0" w:space="0" w:color="auto"/>
        <w:left w:val="none" w:sz="0" w:space="0" w:color="auto"/>
        <w:bottom w:val="none" w:sz="0" w:space="0" w:color="auto"/>
        <w:right w:val="none" w:sz="0" w:space="0" w:color="auto"/>
      </w:divBdr>
    </w:div>
    <w:div w:id="283774482">
      <w:bodyDiv w:val="1"/>
      <w:marLeft w:val="0"/>
      <w:marRight w:val="0"/>
      <w:marTop w:val="0"/>
      <w:marBottom w:val="0"/>
      <w:divBdr>
        <w:top w:val="none" w:sz="0" w:space="0" w:color="auto"/>
        <w:left w:val="none" w:sz="0" w:space="0" w:color="auto"/>
        <w:bottom w:val="none" w:sz="0" w:space="0" w:color="auto"/>
        <w:right w:val="none" w:sz="0" w:space="0" w:color="auto"/>
      </w:divBdr>
    </w:div>
    <w:div w:id="289360151">
      <w:bodyDiv w:val="1"/>
      <w:marLeft w:val="0"/>
      <w:marRight w:val="0"/>
      <w:marTop w:val="0"/>
      <w:marBottom w:val="0"/>
      <w:divBdr>
        <w:top w:val="none" w:sz="0" w:space="0" w:color="auto"/>
        <w:left w:val="none" w:sz="0" w:space="0" w:color="auto"/>
        <w:bottom w:val="none" w:sz="0" w:space="0" w:color="auto"/>
        <w:right w:val="none" w:sz="0" w:space="0" w:color="auto"/>
      </w:divBdr>
    </w:div>
    <w:div w:id="312415246">
      <w:bodyDiv w:val="1"/>
      <w:marLeft w:val="0"/>
      <w:marRight w:val="0"/>
      <w:marTop w:val="0"/>
      <w:marBottom w:val="0"/>
      <w:divBdr>
        <w:top w:val="none" w:sz="0" w:space="0" w:color="auto"/>
        <w:left w:val="none" w:sz="0" w:space="0" w:color="auto"/>
        <w:bottom w:val="none" w:sz="0" w:space="0" w:color="auto"/>
        <w:right w:val="none" w:sz="0" w:space="0" w:color="auto"/>
      </w:divBdr>
    </w:div>
    <w:div w:id="358701848">
      <w:bodyDiv w:val="1"/>
      <w:marLeft w:val="0"/>
      <w:marRight w:val="0"/>
      <w:marTop w:val="0"/>
      <w:marBottom w:val="0"/>
      <w:divBdr>
        <w:top w:val="none" w:sz="0" w:space="0" w:color="auto"/>
        <w:left w:val="none" w:sz="0" w:space="0" w:color="auto"/>
        <w:bottom w:val="none" w:sz="0" w:space="0" w:color="auto"/>
        <w:right w:val="none" w:sz="0" w:space="0" w:color="auto"/>
      </w:divBdr>
      <w:divsChild>
        <w:div w:id="927424562">
          <w:marLeft w:val="0"/>
          <w:marRight w:val="0"/>
          <w:marTop w:val="0"/>
          <w:marBottom w:val="0"/>
          <w:divBdr>
            <w:top w:val="none" w:sz="0" w:space="0" w:color="auto"/>
            <w:left w:val="none" w:sz="0" w:space="0" w:color="auto"/>
            <w:bottom w:val="none" w:sz="0" w:space="0" w:color="auto"/>
            <w:right w:val="none" w:sz="0" w:space="0" w:color="auto"/>
          </w:divBdr>
        </w:div>
      </w:divsChild>
    </w:div>
    <w:div w:id="366491229">
      <w:bodyDiv w:val="1"/>
      <w:marLeft w:val="0"/>
      <w:marRight w:val="0"/>
      <w:marTop w:val="0"/>
      <w:marBottom w:val="0"/>
      <w:divBdr>
        <w:top w:val="none" w:sz="0" w:space="0" w:color="auto"/>
        <w:left w:val="none" w:sz="0" w:space="0" w:color="auto"/>
        <w:bottom w:val="none" w:sz="0" w:space="0" w:color="auto"/>
        <w:right w:val="none" w:sz="0" w:space="0" w:color="auto"/>
      </w:divBdr>
    </w:div>
    <w:div w:id="382599904">
      <w:bodyDiv w:val="1"/>
      <w:marLeft w:val="0"/>
      <w:marRight w:val="0"/>
      <w:marTop w:val="0"/>
      <w:marBottom w:val="0"/>
      <w:divBdr>
        <w:top w:val="none" w:sz="0" w:space="0" w:color="auto"/>
        <w:left w:val="none" w:sz="0" w:space="0" w:color="auto"/>
        <w:bottom w:val="none" w:sz="0" w:space="0" w:color="auto"/>
        <w:right w:val="none" w:sz="0" w:space="0" w:color="auto"/>
      </w:divBdr>
    </w:div>
    <w:div w:id="409429138">
      <w:bodyDiv w:val="1"/>
      <w:marLeft w:val="0"/>
      <w:marRight w:val="0"/>
      <w:marTop w:val="0"/>
      <w:marBottom w:val="0"/>
      <w:divBdr>
        <w:top w:val="none" w:sz="0" w:space="0" w:color="auto"/>
        <w:left w:val="none" w:sz="0" w:space="0" w:color="auto"/>
        <w:bottom w:val="none" w:sz="0" w:space="0" w:color="auto"/>
        <w:right w:val="none" w:sz="0" w:space="0" w:color="auto"/>
      </w:divBdr>
    </w:div>
    <w:div w:id="441417121">
      <w:bodyDiv w:val="1"/>
      <w:marLeft w:val="0"/>
      <w:marRight w:val="0"/>
      <w:marTop w:val="0"/>
      <w:marBottom w:val="0"/>
      <w:divBdr>
        <w:top w:val="none" w:sz="0" w:space="0" w:color="auto"/>
        <w:left w:val="none" w:sz="0" w:space="0" w:color="auto"/>
        <w:bottom w:val="none" w:sz="0" w:space="0" w:color="auto"/>
        <w:right w:val="none" w:sz="0" w:space="0" w:color="auto"/>
      </w:divBdr>
    </w:div>
    <w:div w:id="451441000">
      <w:bodyDiv w:val="1"/>
      <w:marLeft w:val="0"/>
      <w:marRight w:val="0"/>
      <w:marTop w:val="0"/>
      <w:marBottom w:val="0"/>
      <w:divBdr>
        <w:top w:val="none" w:sz="0" w:space="0" w:color="auto"/>
        <w:left w:val="none" w:sz="0" w:space="0" w:color="auto"/>
        <w:bottom w:val="none" w:sz="0" w:space="0" w:color="auto"/>
        <w:right w:val="none" w:sz="0" w:space="0" w:color="auto"/>
      </w:divBdr>
      <w:divsChild>
        <w:div w:id="1485513701">
          <w:marLeft w:val="0"/>
          <w:marRight w:val="0"/>
          <w:marTop w:val="0"/>
          <w:marBottom w:val="0"/>
          <w:divBdr>
            <w:top w:val="none" w:sz="0" w:space="0" w:color="auto"/>
            <w:left w:val="none" w:sz="0" w:space="0" w:color="auto"/>
            <w:bottom w:val="none" w:sz="0" w:space="0" w:color="auto"/>
            <w:right w:val="none" w:sz="0" w:space="0" w:color="auto"/>
          </w:divBdr>
          <w:divsChild>
            <w:div w:id="437061728">
              <w:marLeft w:val="0"/>
              <w:marRight w:val="0"/>
              <w:marTop w:val="0"/>
              <w:marBottom w:val="0"/>
              <w:divBdr>
                <w:top w:val="none" w:sz="0" w:space="0" w:color="auto"/>
                <w:left w:val="none" w:sz="0" w:space="0" w:color="auto"/>
                <w:bottom w:val="none" w:sz="0" w:space="0" w:color="auto"/>
                <w:right w:val="none" w:sz="0" w:space="0" w:color="auto"/>
              </w:divBdr>
              <w:divsChild>
                <w:div w:id="1513648577">
                  <w:marLeft w:val="0"/>
                  <w:marRight w:val="0"/>
                  <w:marTop w:val="0"/>
                  <w:marBottom w:val="0"/>
                  <w:divBdr>
                    <w:top w:val="none" w:sz="0" w:space="0" w:color="auto"/>
                    <w:left w:val="none" w:sz="0" w:space="0" w:color="auto"/>
                    <w:bottom w:val="none" w:sz="0" w:space="0" w:color="auto"/>
                    <w:right w:val="none" w:sz="0" w:space="0" w:color="auto"/>
                  </w:divBdr>
                  <w:divsChild>
                    <w:div w:id="886137912">
                      <w:marLeft w:val="0"/>
                      <w:marRight w:val="0"/>
                      <w:marTop w:val="0"/>
                      <w:marBottom w:val="0"/>
                      <w:divBdr>
                        <w:top w:val="none" w:sz="0" w:space="0" w:color="auto"/>
                        <w:left w:val="none" w:sz="0" w:space="0" w:color="auto"/>
                        <w:bottom w:val="none" w:sz="0" w:space="0" w:color="auto"/>
                        <w:right w:val="none" w:sz="0" w:space="0" w:color="auto"/>
                      </w:divBdr>
                      <w:divsChild>
                        <w:div w:id="398485192">
                          <w:marLeft w:val="0"/>
                          <w:marRight w:val="0"/>
                          <w:marTop w:val="0"/>
                          <w:marBottom w:val="0"/>
                          <w:divBdr>
                            <w:top w:val="none" w:sz="0" w:space="0" w:color="auto"/>
                            <w:left w:val="none" w:sz="0" w:space="0" w:color="auto"/>
                            <w:bottom w:val="none" w:sz="0" w:space="0" w:color="auto"/>
                            <w:right w:val="none" w:sz="0" w:space="0" w:color="auto"/>
                          </w:divBdr>
                          <w:divsChild>
                            <w:div w:id="1053776299">
                              <w:marLeft w:val="0"/>
                              <w:marRight w:val="0"/>
                              <w:marTop w:val="0"/>
                              <w:marBottom w:val="0"/>
                              <w:divBdr>
                                <w:top w:val="none" w:sz="0" w:space="0" w:color="auto"/>
                                <w:left w:val="none" w:sz="0" w:space="0" w:color="auto"/>
                                <w:bottom w:val="none" w:sz="0" w:space="0" w:color="auto"/>
                                <w:right w:val="none" w:sz="0" w:space="0" w:color="auto"/>
                              </w:divBdr>
                              <w:divsChild>
                                <w:div w:id="743068916">
                                  <w:marLeft w:val="0"/>
                                  <w:marRight w:val="0"/>
                                  <w:marTop w:val="0"/>
                                  <w:marBottom w:val="0"/>
                                  <w:divBdr>
                                    <w:top w:val="none" w:sz="0" w:space="0" w:color="auto"/>
                                    <w:left w:val="none" w:sz="0" w:space="0" w:color="auto"/>
                                    <w:bottom w:val="none" w:sz="0" w:space="0" w:color="auto"/>
                                    <w:right w:val="none" w:sz="0" w:space="0" w:color="auto"/>
                                  </w:divBdr>
                                  <w:divsChild>
                                    <w:div w:id="2005158528">
                                      <w:marLeft w:val="0"/>
                                      <w:marRight w:val="0"/>
                                      <w:marTop w:val="0"/>
                                      <w:marBottom w:val="0"/>
                                      <w:divBdr>
                                        <w:top w:val="none" w:sz="0" w:space="0" w:color="auto"/>
                                        <w:left w:val="none" w:sz="0" w:space="0" w:color="auto"/>
                                        <w:bottom w:val="none" w:sz="0" w:space="0" w:color="auto"/>
                                        <w:right w:val="none" w:sz="0" w:space="0" w:color="auto"/>
                                      </w:divBdr>
                                      <w:divsChild>
                                        <w:div w:id="1709987439">
                                          <w:marLeft w:val="0"/>
                                          <w:marRight w:val="0"/>
                                          <w:marTop w:val="0"/>
                                          <w:marBottom w:val="0"/>
                                          <w:divBdr>
                                            <w:top w:val="none" w:sz="0" w:space="0" w:color="auto"/>
                                            <w:left w:val="none" w:sz="0" w:space="0" w:color="auto"/>
                                            <w:bottom w:val="none" w:sz="0" w:space="0" w:color="auto"/>
                                            <w:right w:val="none" w:sz="0" w:space="0" w:color="auto"/>
                                          </w:divBdr>
                                          <w:divsChild>
                                            <w:div w:id="503084757">
                                              <w:marLeft w:val="0"/>
                                              <w:marRight w:val="0"/>
                                              <w:marTop w:val="0"/>
                                              <w:marBottom w:val="0"/>
                                              <w:divBdr>
                                                <w:top w:val="none" w:sz="0" w:space="0" w:color="auto"/>
                                                <w:left w:val="none" w:sz="0" w:space="0" w:color="auto"/>
                                                <w:bottom w:val="none" w:sz="0" w:space="0" w:color="auto"/>
                                                <w:right w:val="none" w:sz="0" w:space="0" w:color="auto"/>
                                              </w:divBdr>
                                              <w:divsChild>
                                                <w:div w:id="1353875132">
                                                  <w:marLeft w:val="0"/>
                                                  <w:marRight w:val="0"/>
                                                  <w:marTop w:val="0"/>
                                                  <w:marBottom w:val="0"/>
                                                  <w:divBdr>
                                                    <w:top w:val="none" w:sz="0" w:space="0" w:color="auto"/>
                                                    <w:left w:val="none" w:sz="0" w:space="0" w:color="auto"/>
                                                    <w:bottom w:val="none" w:sz="0" w:space="0" w:color="auto"/>
                                                    <w:right w:val="none" w:sz="0" w:space="0" w:color="auto"/>
                                                  </w:divBdr>
                                                  <w:divsChild>
                                                    <w:div w:id="206992678">
                                                      <w:marLeft w:val="0"/>
                                                      <w:marRight w:val="0"/>
                                                      <w:marTop w:val="0"/>
                                                      <w:marBottom w:val="0"/>
                                                      <w:divBdr>
                                                        <w:top w:val="none" w:sz="0" w:space="0" w:color="auto"/>
                                                        <w:left w:val="none" w:sz="0" w:space="0" w:color="auto"/>
                                                        <w:bottom w:val="none" w:sz="0" w:space="0" w:color="auto"/>
                                                        <w:right w:val="none" w:sz="0" w:space="0" w:color="auto"/>
                                                      </w:divBdr>
                                                      <w:divsChild>
                                                        <w:div w:id="16632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775409">
      <w:bodyDiv w:val="1"/>
      <w:marLeft w:val="0"/>
      <w:marRight w:val="0"/>
      <w:marTop w:val="0"/>
      <w:marBottom w:val="0"/>
      <w:divBdr>
        <w:top w:val="none" w:sz="0" w:space="0" w:color="auto"/>
        <w:left w:val="none" w:sz="0" w:space="0" w:color="auto"/>
        <w:bottom w:val="none" w:sz="0" w:space="0" w:color="auto"/>
        <w:right w:val="none" w:sz="0" w:space="0" w:color="auto"/>
      </w:divBdr>
      <w:divsChild>
        <w:div w:id="645668029">
          <w:marLeft w:val="0"/>
          <w:marRight w:val="0"/>
          <w:marTop w:val="0"/>
          <w:marBottom w:val="0"/>
          <w:divBdr>
            <w:top w:val="none" w:sz="0" w:space="0" w:color="auto"/>
            <w:left w:val="none" w:sz="0" w:space="0" w:color="auto"/>
            <w:bottom w:val="none" w:sz="0" w:space="0" w:color="auto"/>
            <w:right w:val="none" w:sz="0" w:space="0" w:color="auto"/>
          </w:divBdr>
        </w:div>
      </w:divsChild>
    </w:div>
    <w:div w:id="513225860">
      <w:bodyDiv w:val="1"/>
      <w:marLeft w:val="0"/>
      <w:marRight w:val="0"/>
      <w:marTop w:val="0"/>
      <w:marBottom w:val="0"/>
      <w:divBdr>
        <w:top w:val="none" w:sz="0" w:space="0" w:color="auto"/>
        <w:left w:val="none" w:sz="0" w:space="0" w:color="auto"/>
        <w:bottom w:val="none" w:sz="0" w:space="0" w:color="auto"/>
        <w:right w:val="none" w:sz="0" w:space="0" w:color="auto"/>
      </w:divBdr>
    </w:div>
    <w:div w:id="515577663">
      <w:bodyDiv w:val="1"/>
      <w:marLeft w:val="0"/>
      <w:marRight w:val="0"/>
      <w:marTop w:val="0"/>
      <w:marBottom w:val="0"/>
      <w:divBdr>
        <w:top w:val="none" w:sz="0" w:space="0" w:color="auto"/>
        <w:left w:val="none" w:sz="0" w:space="0" w:color="auto"/>
        <w:bottom w:val="none" w:sz="0" w:space="0" w:color="auto"/>
        <w:right w:val="none" w:sz="0" w:space="0" w:color="auto"/>
      </w:divBdr>
    </w:div>
    <w:div w:id="544677072">
      <w:bodyDiv w:val="1"/>
      <w:marLeft w:val="0"/>
      <w:marRight w:val="0"/>
      <w:marTop w:val="0"/>
      <w:marBottom w:val="0"/>
      <w:divBdr>
        <w:top w:val="none" w:sz="0" w:space="0" w:color="auto"/>
        <w:left w:val="none" w:sz="0" w:space="0" w:color="auto"/>
        <w:bottom w:val="none" w:sz="0" w:space="0" w:color="auto"/>
        <w:right w:val="none" w:sz="0" w:space="0" w:color="auto"/>
      </w:divBdr>
      <w:divsChild>
        <w:div w:id="844058802">
          <w:marLeft w:val="0"/>
          <w:marRight w:val="0"/>
          <w:marTop w:val="0"/>
          <w:marBottom w:val="0"/>
          <w:divBdr>
            <w:top w:val="none" w:sz="0" w:space="0" w:color="auto"/>
            <w:left w:val="none" w:sz="0" w:space="0" w:color="auto"/>
            <w:bottom w:val="none" w:sz="0" w:space="0" w:color="auto"/>
            <w:right w:val="none" w:sz="0" w:space="0" w:color="auto"/>
          </w:divBdr>
          <w:divsChild>
            <w:div w:id="154884150">
              <w:marLeft w:val="0"/>
              <w:marRight w:val="0"/>
              <w:marTop w:val="0"/>
              <w:marBottom w:val="0"/>
              <w:divBdr>
                <w:top w:val="none" w:sz="0" w:space="0" w:color="auto"/>
                <w:left w:val="none" w:sz="0" w:space="0" w:color="auto"/>
                <w:bottom w:val="none" w:sz="0" w:space="0" w:color="auto"/>
                <w:right w:val="none" w:sz="0" w:space="0" w:color="auto"/>
              </w:divBdr>
              <w:divsChild>
                <w:div w:id="1372068182">
                  <w:marLeft w:val="0"/>
                  <w:marRight w:val="0"/>
                  <w:marTop w:val="0"/>
                  <w:marBottom w:val="0"/>
                  <w:divBdr>
                    <w:top w:val="none" w:sz="0" w:space="0" w:color="auto"/>
                    <w:left w:val="none" w:sz="0" w:space="0" w:color="auto"/>
                    <w:bottom w:val="none" w:sz="0" w:space="0" w:color="auto"/>
                    <w:right w:val="none" w:sz="0" w:space="0" w:color="auto"/>
                  </w:divBdr>
                </w:div>
                <w:div w:id="189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5249">
          <w:marLeft w:val="240"/>
          <w:marRight w:val="0"/>
          <w:marTop w:val="0"/>
          <w:marBottom w:val="0"/>
          <w:divBdr>
            <w:top w:val="none" w:sz="0" w:space="0" w:color="auto"/>
            <w:left w:val="none" w:sz="0" w:space="0" w:color="auto"/>
            <w:bottom w:val="none" w:sz="0" w:space="0" w:color="auto"/>
            <w:right w:val="none" w:sz="0" w:space="0" w:color="auto"/>
          </w:divBdr>
          <w:divsChild>
            <w:div w:id="1670403067">
              <w:marLeft w:val="0"/>
              <w:marRight w:val="0"/>
              <w:marTop w:val="0"/>
              <w:marBottom w:val="0"/>
              <w:divBdr>
                <w:top w:val="none" w:sz="0" w:space="0" w:color="auto"/>
                <w:left w:val="none" w:sz="0" w:space="0" w:color="auto"/>
                <w:bottom w:val="none" w:sz="0" w:space="0" w:color="auto"/>
                <w:right w:val="none" w:sz="0" w:space="0" w:color="auto"/>
              </w:divBdr>
            </w:div>
            <w:div w:id="1914123377">
              <w:marLeft w:val="0"/>
              <w:marRight w:val="0"/>
              <w:marTop w:val="0"/>
              <w:marBottom w:val="0"/>
              <w:divBdr>
                <w:top w:val="none" w:sz="0" w:space="0" w:color="auto"/>
                <w:left w:val="none" w:sz="0" w:space="0" w:color="auto"/>
                <w:bottom w:val="none" w:sz="0" w:space="0" w:color="auto"/>
                <w:right w:val="none" w:sz="0" w:space="0" w:color="auto"/>
              </w:divBdr>
            </w:div>
          </w:divsChild>
        </w:div>
        <w:div w:id="922492894">
          <w:marLeft w:val="0"/>
          <w:marRight w:val="0"/>
          <w:marTop w:val="166"/>
          <w:marBottom w:val="166"/>
          <w:divBdr>
            <w:top w:val="none" w:sz="0" w:space="0" w:color="auto"/>
            <w:left w:val="none" w:sz="0" w:space="0" w:color="auto"/>
            <w:bottom w:val="none" w:sz="0" w:space="0" w:color="auto"/>
            <w:right w:val="none" w:sz="0" w:space="0" w:color="auto"/>
          </w:divBdr>
          <w:divsChild>
            <w:div w:id="18762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7926">
      <w:bodyDiv w:val="1"/>
      <w:marLeft w:val="0"/>
      <w:marRight w:val="0"/>
      <w:marTop w:val="0"/>
      <w:marBottom w:val="0"/>
      <w:divBdr>
        <w:top w:val="none" w:sz="0" w:space="0" w:color="auto"/>
        <w:left w:val="none" w:sz="0" w:space="0" w:color="auto"/>
        <w:bottom w:val="none" w:sz="0" w:space="0" w:color="auto"/>
        <w:right w:val="none" w:sz="0" w:space="0" w:color="auto"/>
      </w:divBdr>
      <w:divsChild>
        <w:div w:id="2438144">
          <w:marLeft w:val="0"/>
          <w:marRight w:val="0"/>
          <w:marTop w:val="0"/>
          <w:marBottom w:val="0"/>
          <w:divBdr>
            <w:top w:val="none" w:sz="0" w:space="0" w:color="auto"/>
            <w:left w:val="none" w:sz="0" w:space="0" w:color="auto"/>
            <w:bottom w:val="none" w:sz="0" w:space="0" w:color="auto"/>
            <w:right w:val="none" w:sz="0" w:space="0" w:color="auto"/>
          </w:divBdr>
          <w:divsChild>
            <w:div w:id="1034648788">
              <w:marLeft w:val="0"/>
              <w:marRight w:val="0"/>
              <w:marTop w:val="0"/>
              <w:marBottom w:val="120"/>
              <w:divBdr>
                <w:top w:val="none" w:sz="0" w:space="0" w:color="auto"/>
                <w:left w:val="none" w:sz="0" w:space="0" w:color="auto"/>
                <w:bottom w:val="none" w:sz="0" w:space="0" w:color="auto"/>
                <w:right w:val="none" w:sz="0" w:space="0" w:color="auto"/>
              </w:divBdr>
            </w:div>
          </w:divsChild>
        </w:div>
        <w:div w:id="1899513261">
          <w:marLeft w:val="0"/>
          <w:marRight w:val="0"/>
          <w:marTop w:val="0"/>
          <w:marBottom w:val="0"/>
          <w:divBdr>
            <w:top w:val="none" w:sz="0" w:space="0" w:color="auto"/>
            <w:left w:val="none" w:sz="0" w:space="0" w:color="auto"/>
            <w:bottom w:val="none" w:sz="0" w:space="0" w:color="auto"/>
            <w:right w:val="none" w:sz="0" w:space="0" w:color="auto"/>
          </w:divBdr>
        </w:div>
      </w:divsChild>
    </w:div>
    <w:div w:id="587153346">
      <w:bodyDiv w:val="1"/>
      <w:marLeft w:val="0"/>
      <w:marRight w:val="0"/>
      <w:marTop w:val="0"/>
      <w:marBottom w:val="0"/>
      <w:divBdr>
        <w:top w:val="none" w:sz="0" w:space="0" w:color="auto"/>
        <w:left w:val="none" w:sz="0" w:space="0" w:color="auto"/>
        <w:bottom w:val="none" w:sz="0" w:space="0" w:color="auto"/>
        <w:right w:val="none" w:sz="0" w:space="0" w:color="auto"/>
      </w:divBdr>
    </w:div>
    <w:div w:id="588461540">
      <w:bodyDiv w:val="1"/>
      <w:marLeft w:val="0"/>
      <w:marRight w:val="0"/>
      <w:marTop w:val="0"/>
      <w:marBottom w:val="0"/>
      <w:divBdr>
        <w:top w:val="none" w:sz="0" w:space="0" w:color="auto"/>
        <w:left w:val="none" w:sz="0" w:space="0" w:color="auto"/>
        <w:bottom w:val="none" w:sz="0" w:space="0" w:color="auto"/>
        <w:right w:val="none" w:sz="0" w:space="0" w:color="auto"/>
      </w:divBdr>
    </w:div>
    <w:div w:id="596332175">
      <w:bodyDiv w:val="1"/>
      <w:marLeft w:val="0"/>
      <w:marRight w:val="0"/>
      <w:marTop w:val="0"/>
      <w:marBottom w:val="0"/>
      <w:divBdr>
        <w:top w:val="none" w:sz="0" w:space="0" w:color="auto"/>
        <w:left w:val="none" w:sz="0" w:space="0" w:color="auto"/>
        <w:bottom w:val="none" w:sz="0" w:space="0" w:color="auto"/>
        <w:right w:val="none" w:sz="0" w:space="0" w:color="auto"/>
      </w:divBdr>
    </w:div>
    <w:div w:id="630522351">
      <w:bodyDiv w:val="1"/>
      <w:marLeft w:val="0"/>
      <w:marRight w:val="0"/>
      <w:marTop w:val="0"/>
      <w:marBottom w:val="0"/>
      <w:divBdr>
        <w:top w:val="none" w:sz="0" w:space="0" w:color="auto"/>
        <w:left w:val="none" w:sz="0" w:space="0" w:color="auto"/>
        <w:bottom w:val="none" w:sz="0" w:space="0" w:color="auto"/>
        <w:right w:val="none" w:sz="0" w:space="0" w:color="auto"/>
      </w:divBdr>
      <w:divsChild>
        <w:div w:id="1154445244">
          <w:marLeft w:val="0"/>
          <w:marRight w:val="0"/>
          <w:marTop w:val="0"/>
          <w:marBottom w:val="0"/>
          <w:divBdr>
            <w:top w:val="single" w:sz="2" w:space="0" w:color="D9D9E3"/>
            <w:left w:val="single" w:sz="2" w:space="0" w:color="D9D9E3"/>
            <w:bottom w:val="single" w:sz="2" w:space="0" w:color="D9D9E3"/>
            <w:right w:val="single" w:sz="2" w:space="0" w:color="D9D9E3"/>
          </w:divBdr>
          <w:divsChild>
            <w:div w:id="172960149">
              <w:marLeft w:val="0"/>
              <w:marRight w:val="0"/>
              <w:marTop w:val="0"/>
              <w:marBottom w:val="0"/>
              <w:divBdr>
                <w:top w:val="single" w:sz="2" w:space="0" w:color="D9D9E3"/>
                <w:left w:val="single" w:sz="2" w:space="0" w:color="D9D9E3"/>
                <w:bottom w:val="single" w:sz="2" w:space="0" w:color="D9D9E3"/>
                <w:right w:val="single" w:sz="2" w:space="0" w:color="D9D9E3"/>
              </w:divBdr>
              <w:divsChild>
                <w:div w:id="635598269">
                  <w:marLeft w:val="0"/>
                  <w:marRight w:val="0"/>
                  <w:marTop w:val="0"/>
                  <w:marBottom w:val="0"/>
                  <w:divBdr>
                    <w:top w:val="single" w:sz="2" w:space="0" w:color="D9D9E3"/>
                    <w:left w:val="single" w:sz="2" w:space="0" w:color="D9D9E3"/>
                    <w:bottom w:val="single" w:sz="2" w:space="0" w:color="D9D9E3"/>
                    <w:right w:val="single" w:sz="2" w:space="0" w:color="D9D9E3"/>
                  </w:divBdr>
                  <w:divsChild>
                    <w:div w:id="957490189">
                      <w:marLeft w:val="0"/>
                      <w:marRight w:val="0"/>
                      <w:marTop w:val="0"/>
                      <w:marBottom w:val="0"/>
                      <w:divBdr>
                        <w:top w:val="single" w:sz="2" w:space="0" w:color="D9D9E3"/>
                        <w:left w:val="single" w:sz="2" w:space="0" w:color="D9D9E3"/>
                        <w:bottom w:val="single" w:sz="2" w:space="0" w:color="D9D9E3"/>
                        <w:right w:val="single" w:sz="2" w:space="0" w:color="D9D9E3"/>
                      </w:divBdr>
                      <w:divsChild>
                        <w:div w:id="1670596411">
                          <w:marLeft w:val="0"/>
                          <w:marRight w:val="0"/>
                          <w:marTop w:val="0"/>
                          <w:marBottom w:val="0"/>
                          <w:divBdr>
                            <w:top w:val="single" w:sz="2" w:space="0" w:color="D9D9E3"/>
                            <w:left w:val="single" w:sz="2" w:space="0" w:color="D9D9E3"/>
                            <w:bottom w:val="single" w:sz="2" w:space="0" w:color="D9D9E3"/>
                            <w:right w:val="single" w:sz="2" w:space="0" w:color="D9D9E3"/>
                          </w:divBdr>
                          <w:divsChild>
                            <w:div w:id="1541866696">
                              <w:marLeft w:val="0"/>
                              <w:marRight w:val="0"/>
                              <w:marTop w:val="100"/>
                              <w:marBottom w:val="100"/>
                              <w:divBdr>
                                <w:top w:val="single" w:sz="2" w:space="0" w:color="D9D9E3"/>
                                <w:left w:val="single" w:sz="2" w:space="0" w:color="D9D9E3"/>
                                <w:bottom w:val="single" w:sz="2" w:space="0" w:color="D9D9E3"/>
                                <w:right w:val="single" w:sz="2" w:space="0" w:color="D9D9E3"/>
                              </w:divBdr>
                              <w:divsChild>
                                <w:div w:id="970478637">
                                  <w:marLeft w:val="0"/>
                                  <w:marRight w:val="0"/>
                                  <w:marTop w:val="0"/>
                                  <w:marBottom w:val="0"/>
                                  <w:divBdr>
                                    <w:top w:val="single" w:sz="2" w:space="0" w:color="D9D9E3"/>
                                    <w:left w:val="single" w:sz="2" w:space="0" w:color="D9D9E3"/>
                                    <w:bottom w:val="single" w:sz="2" w:space="0" w:color="D9D9E3"/>
                                    <w:right w:val="single" w:sz="2" w:space="0" w:color="D9D9E3"/>
                                  </w:divBdr>
                                  <w:divsChild>
                                    <w:div w:id="1152678675">
                                      <w:marLeft w:val="0"/>
                                      <w:marRight w:val="0"/>
                                      <w:marTop w:val="0"/>
                                      <w:marBottom w:val="0"/>
                                      <w:divBdr>
                                        <w:top w:val="single" w:sz="2" w:space="0" w:color="D9D9E3"/>
                                        <w:left w:val="single" w:sz="2" w:space="0" w:color="D9D9E3"/>
                                        <w:bottom w:val="single" w:sz="2" w:space="0" w:color="D9D9E3"/>
                                        <w:right w:val="single" w:sz="2" w:space="0" w:color="D9D9E3"/>
                                      </w:divBdr>
                                      <w:divsChild>
                                        <w:div w:id="998847660">
                                          <w:marLeft w:val="0"/>
                                          <w:marRight w:val="0"/>
                                          <w:marTop w:val="0"/>
                                          <w:marBottom w:val="0"/>
                                          <w:divBdr>
                                            <w:top w:val="single" w:sz="2" w:space="0" w:color="D9D9E3"/>
                                            <w:left w:val="single" w:sz="2" w:space="0" w:color="D9D9E3"/>
                                            <w:bottom w:val="single" w:sz="2" w:space="0" w:color="D9D9E3"/>
                                            <w:right w:val="single" w:sz="2" w:space="0" w:color="D9D9E3"/>
                                          </w:divBdr>
                                          <w:divsChild>
                                            <w:div w:id="1497723119">
                                              <w:marLeft w:val="0"/>
                                              <w:marRight w:val="0"/>
                                              <w:marTop w:val="0"/>
                                              <w:marBottom w:val="0"/>
                                              <w:divBdr>
                                                <w:top w:val="single" w:sz="2" w:space="0" w:color="D9D9E3"/>
                                                <w:left w:val="single" w:sz="2" w:space="0" w:color="D9D9E3"/>
                                                <w:bottom w:val="single" w:sz="2" w:space="0" w:color="D9D9E3"/>
                                                <w:right w:val="single" w:sz="2" w:space="0" w:color="D9D9E3"/>
                                              </w:divBdr>
                                              <w:divsChild>
                                                <w:div w:id="1456369224">
                                                  <w:marLeft w:val="0"/>
                                                  <w:marRight w:val="0"/>
                                                  <w:marTop w:val="0"/>
                                                  <w:marBottom w:val="0"/>
                                                  <w:divBdr>
                                                    <w:top w:val="single" w:sz="2" w:space="0" w:color="D9D9E3"/>
                                                    <w:left w:val="single" w:sz="2" w:space="0" w:color="D9D9E3"/>
                                                    <w:bottom w:val="single" w:sz="2" w:space="0" w:color="D9D9E3"/>
                                                    <w:right w:val="single" w:sz="2" w:space="0" w:color="D9D9E3"/>
                                                  </w:divBdr>
                                                  <w:divsChild>
                                                    <w:div w:id="77530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38683928">
          <w:marLeft w:val="0"/>
          <w:marRight w:val="0"/>
          <w:marTop w:val="0"/>
          <w:marBottom w:val="0"/>
          <w:divBdr>
            <w:top w:val="none" w:sz="0" w:space="0" w:color="auto"/>
            <w:left w:val="none" w:sz="0" w:space="0" w:color="auto"/>
            <w:bottom w:val="none" w:sz="0" w:space="0" w:color="auto"/>
            <w:right w:val="none" w:sz="0" w:space="0" w:color="auto"/>
          </w:divBdr>
        </w:div>
      </w:divsChild>
    </w:div>
    <w:div w:id="677463168">
      <w:bodyDiv w:val="1"/>
      <w:marLeft w:val="0"/>
      <w:marRight w:val="0"/>
      <w:marTop w:val="0"/>
      <w:marBottom w:val="0"/>
      <w:divBdr>
        <w:top w:val="none" w:sz="0" w:space="0" w:color="auto"/>
        <w:left w:val="none" w:sz="0" w:space="0" w:color="auto"/>
        <w:bottom w:val="none" w:sz="0" w:space="0" w:color="auto"/>
        <w:right w:val="none" w:sz="0" w:space="0" w:color="auto"/>
      </w:divBdr>
    </w:div>
    <w:div w:id="694812864">
      <w:bodyDiv w:val="1"/>
      <w:marLeft w:val="0"/>
      <w:marRight w:val="0"/>
      <w:marTop w:val="0"/>
      <w:marBottom w:val="0"/>
      <w:divBdr>
        <w:top w:val="none" w:sz="0" w:space="0" w:color="auto"/>
        <w:left w:val="none" w:sz="0" w:space="0" w:color="auto"/>
        <w:bottom w:val="none" w:sz="0" w:space="0" w:color="auto"/>
        <w:right w:val="none" w:sz="0" w:space="0" w:color="auto"/>
      </w:divBdr>
    </w:div>
    <w:div w:id="705329957">
      <w:bodyDiv w:val="1"/>
      <w:marLeft w:val="0"/>
      <w:marRight w:val="0"/>
      <w:marTop w:val="0"/>
      <w:marBottom w:val="0"/>
      <w:divBdr>
        <w:top w:val="none" w:sz="0" w:space="0" w:color="auto"/>
        <w:left w:val="none" w:sz="0" w:space="0" w:color="auto"/>
        <w:bottom w:val="none" w:sz="0" w:space="0" w:color="auto"/>
        <w:right w:val="none" w:sz="0" w:space="0" w:color="auto"/>
      </w:divBdr>
    </w:div>
    <w:div w:id="707414893">
      <w:bodyDiv w:val="1"/>
      <w:marLeft w:val="0"/>
      <w:marRight w:val="0"/>
      <w:marTop w:val="0"/>
      <w:marBottom w:val="0"/>
      <w:divBdr>
        <w:top w:val="none" w:sz="0" w:space="0" w:color="auto"/>
        <w:left w:val="none" w:sz="0" w:space="0" w:color="auto"/>
        <w:bottom w:val="none" w:sz="0" w:space="0" w:color="auto"/>
        <w:right w:val="none" w:sz="0" w:space="0" w:color="auto"/>
      </w:divBdr>
    </w:div>
    <w:div w:id="721485901">
      <w:bodyDiv w:val="1"/>
      <w:marLeft w:val="0"/>
      <w:marRight w:val="0"/>
      <w:marTop w:val="0"/>
      <w:marBottom w:val="0"/>
      <w:divBdr>
        <w:top w:val="none" w:sz="0" w:space="0" w:color="auto"/>
        <w:left w:val="none" w:sz="0" w:space="0" w:color="auto"/>
        <w:bottom w:val="none" w:sz="0" w:space="0" w:color="auto"/>
        <w:right w:val="none" w:sz="0" w:space="0" w:color="auto"/>
      </w:divBdr>
      <w:divsChild>
        <w:div w:id="1770924614">
          <w:marLeft w:val="0"/>
          <w:marRight w:val="0"/>
          <w:marTop w:val="0"/>
          <w:marBottom w:val="0"/>
          <w:divBdr>
            <w:top w:val="none" w:sz="0" w:space="0" w:color="auto"/>
            <w:left w:val="none" w:sz="0" w:space="0" w:color="auto"/>
            <w:bottom w:val="none" w:sz="0" w:space="0" w:color="auto"/>
            <w:right w:val="none" w:sz="0" w:space="0" w:color="auto"/>
          </w:divBdr>
          <w:divsChild>
            <w:div w:id="16875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8732">
      <w:bodyDiv w:val="1"/>
      <w:marLeft w:val="0"/>
      <w:marRight w:val="0"/>
      <w:marTop w:val="0"/>
      <w:marBottom w:val="0"/>
      <w:divBdr>
        <w:top w:val="none" w:sz="0" w:space="0" w:color="auto"/>
        <w:left w:val="none" w:sz="0" w:space="0" w:color="auto"/>
        <w:bottom w:val="none" w:sz="0" w:space="0" w:color="auto"/>
        <w:right w:val="none" w:sz="0" w:space="0" w:color="auto"/>
      </w:divBdr>
    </w:div>
    <w:div w:id="750928730">
      <w:bodyDiv w:val="1"/>
      <w:marLeft w:val="0"/>
      <w:marRight w:val="0"/>
      <w:marTop w:val="0"/>
      <w:marBottom w:val="0"/>
      <w:divBdr>
        <w:top w:val="none" w:sz="0" w:space="0" w:color="auto"/>
        <w:left w:val="none" w:sz="0" w:space="0" w:color="auto"/>
        <w:bottom w:val="none" w:sz="0" w:space="0" w:color="auto"/>
        <w:right w:val="none" w:sz="0" w:space="0" w:color="auto"/>
      </w:divBdr>
      <w:divsChild>
        <w:div w:id="1457259860">
          <w:marLeft w:val="0"/>
          <w:marRight w:val="0"/>
          <w:marTop w:val="0"/>
          <w:marBottom w:val="0"/>
          <w:divBdr>
            <w:top w:val="none" w:sz="0" w:space="0" w:color="auto"/>
            <w:left w:val="none" w:sz="0" w:space="0" w:color="auto"/>
            <w:bottom w:val="none" w:sz="0" w:space="0" w:color="auto"/>
            <w:right w:val="none" w:sz="0" w:space="0" w:color="auto"/>
          </w:divBdr>
          <w:divsChild>
            <w:div w:id="1309700403">
              <w:marLeft w:val="0"/>
              <w:marRight w:val="0"/>
              <w:marTop w:val="0"/>
              <w:marBottom w:val="0"/>
              <w:divBdr>
                <w:top w:val="none" w:sz="0" w:space="0" w:color="auto"/>
                <w:left w:val="none" w:sz="0" w:space="0" w:color="auto"/>
                <w:bottom w:val="none" w:sz="0" w:space="0" w:color="auto"/>
                <w:right w:val="none" w:sz="0" w:space="0" w:color="auto"/>
              </w:divBdr>
              <w:divsChild>
                <w:div w:id="1989628868">
                  <w:marLeft w:val="0"/>
                  <w:marRight w:val="0"/>
                  <w:marTop w:val="0"/>
                  <w:marBottom w:val="0"/>
                  <w:divBdr>
                    <w:top w:val="none" w:sz="0" w:space="0" w:color="auto"/>
                    <w:left w:val="none" w:sz="0" w:space="0" w:color="auto"/>
                    <w:bottom w:val="none" w:sz="0" w:space="0" w:color="auto"/>
                    <w:right w:val="none" w:sz="0" w:space="0" w:color="auto"/>
                  </w:divBdr>
                </w:div>
                <w:div w:id="6931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9714">
          <w:marLeft w:val="240"/>
          <w:marRight w:val="0"/>
          <w:marTop w:val="0"/>
          <w:marBottom w:val="0"/>
          <w:divBdr>
            <w:top w:val="none" w:sz="0" w:space="0" w:color="auto"/>
            <w:left w:val="none" w:sz="0" w:space="0" w:color="auto"/>
            <w:bottom w:val="none" w:sz="0" w:space="0" w:color="auto"/>
            <w:right w:val="none" w:sz="0" w:space="0" w:color="auto"/>
          </w:divBdr>
          <w:divsChild>
            <w:div w:id="1828787853">
              <w:marLeft w:val="0"/>
              <w:marRight w:val="0"/>
              <w:marTop w:val="0"/>
              <w:marBottom w:val="0"/>
              <w:divBdr>
                <w:top w:val="none" w:sz="0" w:space="0" w:color="auto"/>
                <w:left w:val="none" w:sz="0" w:space="0" w:color="auto"/>
                <w:bottom w:val="none" w:sz="0" w:space="0" w:color="auto"/>
                <w:right w:val="none" w:sz="0" w:space="0" w:color="auto"/>
              </w:divBdr>
            </w:div>
            <w:div w:id="672879757">
              <w:marLeft w:val="0"/>
              <w:marRight w:val="0"/>
              <w:marTop w:val="0"/>
              <w:marBottom w:val="0"/>
              <w:divBdr>
                <w:top w:val="none" w:sz="0" w:space="0" w:color="auto"/>
                <w:left w:val="none" w:sz="0" w:space="0" w:color="auto"/>
                <w:bottom w:val="none" w:sz="0" w:space="0" w:color="auto"/>
                <w:right w:val="none" w:sz="0" w:space="0" w:color="auto"/>
              </w:divBdr>
            </w:div>
          </w:divsChild>
        </w:div>
        <w:div w:id="1476143588">
          <w:marLeft w:val="0"/>
          <w:marRight w:val="0"/>
          <w:marTop w:val="166"/>
          <w:marBottom w:val="166"/>
          <w:divBdr>
            <w:top w:val="none" w:sz="0" w:space="0" w:color="auto"/>
            <w:left w:val="none" w:sz="0" w:space="0" w:color="auto"/>
            <w:bottom w:val="none" w:sz="0" w:space="0" w:color="auto"/>
            <w:right w:val="none" w:sz="0" w:space="0" w:color="auto"/>
          </w:divBdr>
          <w:divsChild>
            <w:div w:id="7130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59768">
      <w:bodyDiv w:val="1"/>
      <w:marLeft w:val="0"/>
      <w:marRight w:val="0"/>
      <w:marTop w:val="0"/>
      <w:marBottom w:val="0"/>
      <w:divBdr>
        <w:top w:val="none" w:sz="0" w:space="0" w:color="auto"/>
        <w:left w:val="none" w:sz="0" w:space="0" w:color="auto"/>
        <w:bottom w:val="none" w:sz="0" w:space="0" w:color="auto"/>
        <w:right w:val="none" w:sz="0" w:space="0" w:color="auto"/>
      </w:divBdr>
      <w:divsChild>
        <w:div w:id="894198530">
          <w:marLeft w:val="0"/>
          <w:marRight w:val="0"/>
          <w:marTop w:val="0"/>
          <w:marBottom w:val="150"/>
          <w:divBdr>
            <w:top w:val="none" w:sz="0" w:space="0" w:color="auto"/>
            <w:left w:val="none" w:sz="0" w:space="0" w:color="auto"/>
            <w:bottom w:val="none" w:sz="0" w:space="0" w:color="auto"/>
            <w:right w:val="none" w:sz="0" w:space="0" w:color="auto"/>
          </w:divBdr>
          <w:divsChild>
            <w:div w:id="2074883571">
              <w:marLeft w:val="0"/>
              <w:marRight w:val="0"/>
              <w:marTop w:val="0"/>
              <w:marBottom w:val="0"/>
              <w:divBdr>
                <w:top w:val="none" w:sz="0" w:space="0" w:color="auto"/>
                <w:left w:val="none" w:sz="0" w:space="0" w:color="auto"/>
                <w:bottom w:val="none" w:sz="0" w:space="0" w:color="auto"/>
                <w:right w:val="none" w:sz="0" w:space="0" w:color="auto"/>
              </w:divBdr>
              <w:divsChild>
                <w:div w:id="943150266">
                  <w:marLeft w:val="0"/>
                  <w:marRight w:val="0"/>
                  <w:marTop w:val="0"/>
                  <w:marBottom w:val="0"/>
                  <w:divBdr>
                    <w:top w:val="none" w:sz="0" w:space="0" w:color="auto"/>
                    <w:left w:val="none" w:sz="0" w:space="0" w:color="auto"/>
                    <w:bottom w:val="none" w:sz="0" w:space="0" w:color="auto"/>
                    <w:right w:val="none" w:sz="0" w:space="0" w:color="auto"/>
                  </w:divBdr>
                  <w:divsChild>
                    <w:div w:id="415832574">
                      <w:marLeft w:val="0"/>
                      <w:marRight w:val="0"/>
                      <w:marTop w:val="0"/>
                      <w:marBottom w:val="0"/>
                      <w:divBdr>
                        <w:top w:val="none" w:sz="0" w:space="0" w:color="auto"/>
                        <w:left w:val="none" w:sz="0" w:space="0" w:color="auto"/>
                        <w:bottom w:val="none" w:sz="0" w:space="0" w:color="auto"/>
                        <w:right w:val="none" w:sz="0" w:space="0" w:color="auto"/>
                      </w:divBdr>
                      <w:divsChild>
                        <w:div w:id="59058149">
                          <w:marLeft w:val="0"/>
                          <w:marRight w:val="0"/>
                          <w:marTop w:val="75"/>
                          <w:marBottom w:val="0"/>
                          <w:divBdr>
                            <w:top w:val="none" w:sz="0" w:space="0" w:color="auto"/>
                            <w:left w:val="none" w:sz="0" w:space="0" w:color="auto"/>
                            <w:bottom w:val="none" w:sz="0" w:space="0" w:color="auto"/>
                            <w:right w:val="none" w:sz="0" w:space="0" w:color="auto"/>
                          </w:divBdr>
                          <w:divsChild>
                            <w:div w:id="616108400">
                              <w:marLeft w:val="0"/>
                              <w:marRight w:val="0"/>
                              <w:marTop w:val="0"/>
                              <w:marBottom w:val="0"/>
                              <w:divBdr>
                                <w:top w:val="none" w:sz="0" w:space="0" w:color="auto"/>
                                <w:left w:val="none" w:sz="0" w:space="0" w:color="auto"/>
                                <w:bottom w:val="none" w:sz="0" w:space="0" w:color="auto"/>
                                <w:right w:val="none" w:sz="0" w:space="0" w:color="auto"/>
                              </w:divBdr>
                            </w:div>
                          </w:divsChild>
                        </w:div>
                        <w:div w:id="9544511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601492382">
          <w:marLeft w:val="0"/>
          <w:marRight w:val="0"/>
          <w:marTop w:val="0"/>
          <w:marBottom w:val="300"/>
          <w:divBdr>
            <w:top w:val="none" w:sz="0" w:space="0" w:color="auto"/>
            <w:left w:val="none" w:sz="0" w:space="0" w:color="auto"/>
            <w:bottom w:val="none" w:sz="0" w:space="0" w:color="auto"/>
            <w:right w:val="none" w:sz="0" w:space="0" w:color="auto"/>
          </w:divBdr>
          <w:divsChild>
            <w:div w:id="441341395">
              <w:marLeft w:val="0"/>
              <w:marRight w:val="0"/>
              <w:marTop w:val="0"/>
              <w:marBottom w:val="0"/>
              <w:divBdr>
                <w:top w:val="none" w:sz="0" w:space="0" w:color="auto"/>
                <w:left w:val="none" w:sz="0" w:space="0" w:color="auto"/>
                <w:bottom w:val="none" w:sz="0" w:space="0" w:color="auto"/>
                <w:right w:val="none" w:sz="0" w:space="0" w:color="auto"/>
              </w:divBdr>
              <w:divsChild>
                <w:div w:id="18231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50234">
      <w:bodyDiv w:val="1"/>
      <w:marLeft w:val="0"/>
      <w:marRight w:val="0"/>
      <w:marTop w:val="0"/>
      <w:marBottom w:val="0"/>
      <w:divBdr>
        <w:top w:val="none" w:sz="0" w:space="0" w:color="auto"/>
        <w:left w:val="none" w:sz="0" w:space="0" w:color="auto"/>
        <w:bottom w:val="none" w:sz="0" w:space="0" w:color="auto"/>
        <w:right w:val="none" w:sz="0" w:space="0" w:color="auto"/>
      </w:divBdr>
    </w:div>
    <w:div w:id="765421617">
      <w:bodyDiv w:val="1"/>
      <w:marLeft w:val="0"/>
      <w:marRight w:val="0"/>
      <w:marTop w:val="0"/>
      <w:marBottom w:val="0"/>
      <w:divBdr>
        <w:top w:val="none" w:sz="0" w:space="0" w:color="auto"/>
        <w:left w:val="none" w:sz="0" w:space="0" w:color="auto"/>
        <w:bottom w:val="none" w:sz="0" w:space="0" w:color="auto"/>
        <w:right w:val="none" w:sz="0" w:space="0" w:color="auto"/>
      </w:divBdr>
      <w:divsChild>
        <w:div w:id="418259014">
          <w:marLeft w:val="0"/>
          <w:marRight w:val="0"/>
          <w:marTop w:val="0"/>
          <w:marBottom w:val="0"/>
          <w:divBdr>
            <w:top w:val="none" w:sz="0" w:space="0" w:color="auto"/>
            <w:left w:val="none" w:sz="0" w:space="0" w:color="auto"/>
            <w:bottom w:val="none" w:sz="0" w:space="0" w:color="auto"/>
            <w:right w:val="none" w:sz="0" w:space="0" w:color="auto"/>
          </w:divBdr>
          <w:divsChild>
            <w:div w:id="1220752468">
              <w:marLeft w:val="0"/>
              <w:marRight w:val="0"/>
              <w:marTop w:val="0"/>
              <w:marBottom w:val="0"/>
              <w:divBdr>
                <w:top w:val="none" w:sz="0" w:space="0" w:color="auto"/>
                <w:left w:val="none" w:sz="0" w:space="0" w:color="auto"/>
                <w:bottom w:val="none" w:sz="0" w:space="0" w:color="auto"/>
                <w:right w:val="none" w:sz="0" w:space="0" w:color="auto"/>
              </w:divBdr>
              <w:divsChild>
                <w:div w:id="2088189284">
                  <w:marLeft w:val="0"/>
                  <w:marRight w:val="0"/>
                  <w:marTop w:val="0"/>
                  <w:marBottom w:val="0"/>
                  <w:divBdr>
                    <w:top w:val="none" w:sz="0" w:space="0" w:color="auto"/>
                    <w:left w:val="none" w:sz="0" w:space="0" w:color="auto"/>
                    <w:bottom w:val="none" w:sz="0" w:space="0" w:color="auto"/>
                    <w:right w:val="none" w:sz="0" w:space="0" w:color="auto"/>
                  </w:divBdr>
                  <w:divsChild>
                    <w:div w:id="8215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364903">
      <w:bodyDiv w:val="1"/>
      <w:marLeft w:val="0"/>
      <w:marRight w:val="0"/>
      <w:marTop w:val="0"/>
      <w:marBottom w:val="0"/>
      <w:divBdr>
        <w:top w:val="none" w:sz="0" w:space="0" w:color="auto"/>
        <w:left w:val="none" w:sz="0" w:space="0" w:color="auto"/>
        <w:bottom w:val="none" w:sz="0" w:space="0" w:color="auto"/>
        <w:right w:val="none" w:sz="0" w:space="0" w:color="auto"/>
      </w:divBdr>
    </w:div>
    <w:div w:id="779032164">
      <w:bodyDiv w:val="1"/>
      <w:marLeft w:val="0"/>
      <w:marRight w:val="0"/>
      <w:marTop w:val="0"/>
      <w:marBottom w:val="0"/>
      <w:divBdr>
        <w:top w:val="none" w:sz="0" w:space="0" w:color="auto"/>
        <w:left w:val="none" w:sz="0" w:space="0" w:color="auto"/>
        <w:bottom w:val="none" w:sz="0" w:space="0" w:color="auto"/>
        <w:right w:val="none" w:sz="0" w:space="0" w:color="auto"/>
      </w:divBdr>
    </w:div>
    <w:div w:id="786967126">
      <w:bodyDiv w:val="1"/>
      <w:marLeft w:val="0"/>
      <w:marRight w:val="0"/>
      <w:marTop w:val="0"/>
      <w:marBottom w:val="0"/>
      <w:divBdr>
        <w:top w:val="none" w:sz="0" w:space="0" w:color="auto"/>
        <w:left w:val="none" w:sz="0" w:space="0" w:color="auto"/>
        <w:bottom w:val="none" w:sz="0" w:space="0" w:color="auto"/>
        <w:right w:val="none" w:sz="0" w:space="0" w:color="auto"/>
      </w:divBdr>
    </w:div>
    <w:div w:id="795366085">
      <w:bodyDiv w:val="1"/>
      <w:marLeft w:val="0"/>
      <w:marRight w:val="0"/>
      <w:marTop w:val="0"/>
      <w:marBottom w:val="0"/>
      <w:divBdr>
        <w:top w:val="none" w:sz="0" w:space="0" w:color="auto"/>
        <w:left w:val="none" w:sz="0" w:space="0" w:color="auto"/>
        <w:bottom w:val="none" w:sz="0" w:space="0" w:color="auto"/>
        <w:right w:val="none" w:sz="0" w:space="0" w:color="auto"/>
      </w:divBdr>
    </w:div>
    <w:div w:id="841310701">
      <w:bodyDiv w:val="1"/>
      <w:marLeft w:val="0"/>
      <w:marRight w:val="0"/>
      <w:marTop w:val="0"/>
      <w:marBottom w:val="0"/>
      <w:divBdr>
        <w:top w:val="none" w:sz="0" w:space="0" w:color="auto"/>
        <w:left w:val="none" w:sz="0" w:space="0" w:color="auto"/>
        <w:bottom w:val="none" w:sz="0" w:space="0" w:color="auto"/>
        <w:right w:val="none" w:sz="0" w:space="0" w:color="auto"/>
      </w:divBdr>
    </w:div>
    <w:div w:id="848103015">
      <w:bodyDiv w:val="1"/>
      <w:marLeft w:val="0"/>
      <w:marRight w:val="0"/>
      <w:marTop w:val="0"/>
      <w:marBottom w:val="0"/>
      <w:divBdr>
        <w:top w:val="none" w:sz="0" w:space="0" w:color="auto"/>
        <w:left w:val="none" w:sz="0" w:space="0" w:color="auto"/>
        <w:bottom w:val="none" w:sz="0" w:space="0" w:color="auto"/>
        <w:right w:val="none" w:sz="0" w:space="0" w:color="auto"/>
      </w:divBdr>
    </w:div>
    <w:div w:id="881595885">
      <w:bodyDiv w:val="1"/>
      <w:marLeft w:val="0"/>
      <w:marRight w:val="0"/>
      <w:marTop w:val="0"/>
      <w:marBottom w:val="0"/>
      <w:divBdr>
        <w:top w:val="none" w:sz="0" w:space="0" w:color="auto"/>
        <w:left w:val="none" w:sz="0" w:space="0" w:color="auto"/>
        <w:bottom w:val="none" w:sz="0" w:space="0" w:color="auto"/>
        <w:right w:val="none" w:sz="0" w:space="0" w:color="auto"/>
      </w:divBdr>
    </w:div>
    <w:div w:id="895896178">
      <w:bodyDiv w:val="1"/>
      <w:marLeft w:val="0"/>
      <w:marRight w:val="0"/>
      <w:marTop w:val="0"/>
      <w:marBottom w:val="0"/>
      <w:divBdr>
        <w:top w:val="none" w:sz="0" w:space="0" w:color="auto"/>
        <w:left w:val="none" w:sz="0" w:space="0" w:color="auto"/>
        <w:bottom w:val="none" w:sz="0" w:space="0" w:color="auto"/>
        <w:right w:val="none" w:sz="0" w:space="0" w:color="auto"/>
      </w:divBdr>
    </w:div>
    <w:div w:id="901407407">
      <w:bodyDiv w:val="1"/>
      <w:marLeft w:val="0"/>
      <w:marRight w:val="0"/>
      <w:marTop w:val="0"/>
      <w:marBottom w:val="0"/>
      <w:divBdr>
        <w:top w:val="none" w:sz="0" w:space="0" w:color="auto"/>
        <w:left w:val="none" w:sz="0" w:space="0" w:color="auto"/>
        <w:bottom w:val="none" w:sz="0" w:space="0" w:color="auto"/>
        <w:right w:val="none" w:sz="0" w:space="0" w:color="auto"/>
      </w:divBdr>
    </w:div>
    <w:div w:id="925383384">
      <w:bodyDiv w:val="1"/>
      <w:marLeft w:val="0"/>
      <w:marRight w:val="0"/>
      <w:marTop w:val="0"/>
      <w:marBottom w:val="0"/>
      <w:divBdr>
        <w:top w:val="none" w:sz="0" w:space="0" w:color="auto"/>
        <w:left w:val="none" w:sz="0" w:space="0" w:color="auto"/>
        <w:bottom w:val="none" w:sz="0" w:space="0" w:color="auto"/>
        <w:right w:val="none" w:sz="0" w:space="0" w:color="auto"/>
      </w:divBdr>
      <w:divsChild>
        <w:div w:id="1969315880">
          <w:marLeft w:val="0"/>
          <w:marRight w:val="0"/>
          <w:marTop w:val="0"/>
          <w:marBottom w:val="0"/>
          <w:divBdr>
            <w:top w:val="none" w:sz="0" w:space="0" w:color="auto"/>
            <w:left w:val="none" w:sz="0" w:space="0" w:color="auto"/>
            <w:bottom w:val="none" w:sz="0" w:space="0" w:color="auto"/>
            <w:right w:val="none" w:sz="0" w:space="0" w:color="auto"/>
          </w:divBdr>
          <w:divsChild>
            <w:div w:id="482698991">
              <w:marLeft w:val="0"/>
              <w:marRight w:val="0"/>
              <w:marTop w:val="0"/>
              <w:marBottom w:val="0"/>
              <w:divBdr>
                <w:top w:val="none" w:sz="0" w:space="0" w:color="auto"/>
                <w:left w:val="none" w:sz="0" w:space="0" w:color="auto"/>
                <w:bottom w:val="none" w:sz="0" w:space="0" w:color="auto"/>
                <w:right w:val="none" w:sz="0" w:space="0" w:color="auto"/>
              </w:divBdr>
              <w:divsChild>
                <w:div w:id="1575621460">
                  <w:marLeft w:val="0"/>
                  <w:marRight w:val="0"/>
                  <w:marTop w:val="0"/>
                  <w:marBottom w:val="0"/>
                  <w:divBdr>
                    <w:top w:val="none" w:sz="0" w:space="0" w:color="auto"/>
                    <w:left w:val="none" w:sz="0" w:space="0" w:color="auto"/>
                    <w:bottom w:val="none" w:sz="0" w:space="0" w:color="auto"/>
                    <w:right w:val="none" w:sz="0" w:space="0" w:color="auto"/>
                  </w:divBdr>
                  <w:divsChild>
                    <w:div w:id="3812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959746">
          <w:marLeft w:val="0"/>
          <w:marRight w:val="0"/>
          <w:marTop w:val="0"/>
          <w:marBottom w:val="0"/>
          <w:divBdr>
            <w:top w:val="none" w:sz="0" w:space="0" w:color="auto"/>
            <w:left w:val="none" w:sz="0" w:space="0" w:color="auto"/>
            <w:bottom w:val="none" w:sz="0" w:space="0" w:color="auto"/>
            <w:right w:val="none" w:sz="0" w:space="0" w:color="auto"/>
          </w:divBdr>
          <w:divsChild>
            <w:div w:id="1936087448">
              <w:marLeft w:val="0"/>
              <w:marRight w:val="0"/>
              <w:marTop w:val="0"/>
              <w:marBottom w:val="0"/>
              <w:divBdr>
                <w:top w:val="none" w:sz="0" w:space="0" w:color="auto"/>
                <w:left w:val="none" w:sz="0" w:space="0" w:color="auto"/>
                <w:bottom w:val="none" w:sz="0" w:space="0" w:color="auto"/>
                <w:right w:val="none" w:sz="0" w:space="0" w:color="auto"/>
              </w:divBdr>
              <w:divsChild>
                <w:div w:id="1696540854">
                  <w:marLeft w:val="0"/>
                  <w:marRight w:val="0"/>
                  <w:marTop w:val="0"/>
                  <w:marBottom w:val="0"/>
                  <w:divBdr>
                    <w:top w:val="none" w:sz="0" w:space="0" w:color="auto"/>
                    <w:left w:val="none" w:sz="0" w:space="0" w:color="auto"/>
                    <w:bottom w:val="none" w:sz="0" w:space="0" w:color="auto"/>
                    <w:right w:val="none" w:sz="0" w:space="0" w:color="auto"/>
                  </w:divBdr>
                  <w:divsChild>
                    <w:div w:id="20139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931258">
      <w:bodyDiv w:val="1"/>
      <w:marLeft w:val="0"/>
      <w:marRight w:val="0"/>
      <w:marTop w:val="0"/>
      <w:marBottom w:val="0"/>
      <w:divBdr>
        <w:top w:val="none" w:sz="0" w:space="0" w:color="auto"/>
        <w:left w:val="none" w:sz="0" w:space="0" w:color="auto"/>
        <w:bottom w:val="none" w:sz="0" w:space="0" w:color="auto"/>
        <w:right w:val="none" w:sz="0" w:space="0" w:color="auto"/>
      </w:divBdr>
    </w:div>
    <w:div w:id="934945611">
      <w:bodyDiv w:val="1"/>
      <w:marLeft w:val="0"/>
      <w:marRight w:val="0"/>
      <w:marTop w:val="0"/>
      <w:marBottom w:val="0"/>
      <w:divBdr>
        <w:top w:val="none" w:sz="0" w:space="0" w:color="auto"/>
        <w:left w:val="none" w:sz="0" w:space="0" w:color="auto"/>
        <w:bottom w:val="none" w:sz="0" w:space="0" w:color="auto"/>
        <w:right w:val="none" w:sz="0" w:space="0" w:color="auto"/>
      </w:divBdr>
    </w:div>
    <w:div w:id="948900688">
      <w:bodyDiv w:val="1"/>
      <w:marLeft w:val="0"/>
      <w:marRight w:val="0"/>
      <w:marTop w:val="0"/>
      <w:marBottom w:val="0"/>
      <w:divBdr>
        <w:top w:val="none" w:sz="0" w:space="0" w:color="auto"/>
        <w:left w:val="none" w:sz="0" w:space="0" w:color="auto"/>
        <w:bottom w:val="none" w:sz="0" w:space="0" w:color="auto"/>
        <w:right w:val="none" w:sz="0" w:space="0" w:color="auto"/>
      </w:divBdr>
    </w:div>
    <w:div w:id="974485706">
      <w:bodyDiv w:val="1"/>
      <w:marLeft w:val="0"/>
      <w:marRight w:val="0"/>
      <w:marTop w:val="0"/>
      <w:marBottom w:val="0"/>
      <w:divBdr>
        <w:top w:val="none" w:sz="0" w:space="0" w:color="auto"/>
        <w:left w:val="none" w:sz="0" w:space="0" w:color="auto"/>
        <w:bottom w:val="none" w:sz="0" w:space="0" w:color="auto"/>
        <w:right w:val="none" w:sz="0" w:space="0" w:color="auto"/>
      </w:divBdr>
    </w:div>
    <w:div w:id="996106432">
      <w:bodyDiv w:val="1"/>
      <w:marLeft w:val="0"/>
      <w:marRight w:val="0"/>
      <w:marTop w:val="0"/>
      <w:marBottom w:val="0"/>
      <w:divBdr>
        <w:top w:val="none" w:sz="0" w:space="0" w:color="auto"/>
        <w:left w:val="none" w:sz="0" w:space="0" w:color="auto"/>
        <w:bottom w:val="none" w:sz="0" w:space="0" w:color="auto"/>
        <w:right w:val="none" w:sz="0" w:space="0" w:color="auto"/>
      </w:divBdr>
      <w:divsChild>
        <w:div w:id="1352301649">
          <w:marLeft w:val="0"/>
          <w:marRight w:val="0"/>
          <w:marTop w:val="0"/>
          <w:marBottom w:val="0"/>
          <w:divBdr>
            <w:top w:val="none" w:sz="0" w:space="0" w:color="auto"/>
            <w:left w:val="none" w:sz="0" w:space="0" w:color="auto"/>
            <w:bottom w:val="none" w:sz="0" w:space="0" w:color="auto"/>
            <w:right w:val="none" w:sz="0" w:space="0" w:color="auto"/>
          </w:divBdr>
          <w:divsChild>
            <w:div w:id="186067289">
              <w:marLeft w:val="0"/>
              <w:marRight w:val="0"/>
              <w:marTop w:val="0"/>
              <w:marBottom w:val="0"/>
              <w:divBdr>
                <w:top w:val="none" w:sz="0" w:space="0" w:color="auto"/>
                <w:left w:val="none" w:sz="0" w:space="0" w:color="auto"/>
                <w:bottom w:val="none" w:sz="0" w:space="0" w:color="auto"/>
                <w:right w:val="none" w:sz="0" w:space="0" w:color="auto"/>
              </w:divBdr>
              <w:divsChild>
                <w:div w:id="1824733802">
                  <w:marLeft w:val="0"/>
                  <w:marRight w:val="0"/>
                  <w:marTop w:val="0"/>
                  <w:marBottom w:val="0"/>
                  <w:divBdr>
                    <w:top w:val="none" w:sz="0" w:space="0" w:color="auto"/>
                    <w:left w:val="none" w:sz="0" w:space="0" w:color="auto"/>
                    <w:bottom w:val="none" w:sz="0" w:space="0" w:color="auto"/>
                    <w:right w:val="none" w:sz="0" w:space="0" w:color="auto"/>
                  </w:divBdr>
                  <w:divsChild>
                    <w:div w:id="18584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09142">
          <w:marLeft w:val="0"/>
          <w:marRight w:val="0"/>
          <w:marTop w:val="0"/>
          <w:marBottom w:val="0"/>
          <w:divBdr>
            <w:top w:val="none" w:sz="0" w:space="0" w:color="auto"/>
            <w:left w:val="none" w:sz="0" w:space="0" w:color="auto"/>
            <w:bottom w:val="none" w:sz="0" w:space="0" w:color="auto"/>
            <w:right w:val="none" w:sz="0" w:space="0" w:color="auto"/>
          </w:divBdr>
          <w:divsChild>
            <w:div w:id="1943147865">
              <w:marLeft w:val="0"/>
              <w:marRight w:val="0"/>
              <w:marTop w:val="0"/>
              <w:marBottom w:val="0"/>
              <w:divBdr>
                <w:top w:val="none" w:sz="0" w:space="0" w:color="auto"/>
                <w:left w:val="none" w:sz="0" w:space="0" w:color="auto"/>
                <w:bottom w:val="none" w:sz="0" w:space="0" w:color="auto"/>
                <w:right w:val="none" w:sz="0" w:space="0" w:color="auto"/>
              </w:divBdr>
              <w:divsChild>
                <w:div w:id="165558139">
                  <w:marLeft w:val="0"/>
                  <w:marRight w:val="0"/>
                  <w:marTop w:val="0"/>
                  <w:marBottom w:val="0"/>
                  <w:divBdr>
                    <w:top w:val="none" w:sz="0" w:space="0" w:color="auto"/>
                    <w:left w:val="none" w:sz="0" w:space="0" w:color="auto"/>
                    <w:bottom w:val="none" w:sz="0" w:space="0" w:color="auto"/>
                    <w:right w:val="none" w:sz="0" w:space="0" w:color="auto"/>
                  </w:divBdr>
                  <w:divsChild>
                    <w:div w:id="12990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92182">
      <w:bodyDiv w:val="1"/>
      <w:marLeft w:val="0"/>
      <w:marRight w:val="0"/>
      <w:marTop w:val="0"/>
      <w:marBottom w:val="0"/>
      <w:divBdr>
        <w:top w:val="none" w:sz="0" w:space="0" w:color="auto"/>
        <w:left w:val="none" w:sz="0" w:space="0" w:color="auto"/>
        <w:bottom w:val="none" w:sz="0" w:space="0" w:color="auto"/>
        <w:right w:val="none" w:sz="0" w:space="0" w:color="auto"/>
      </w:divBdr>
    </w:div>
    <w:div w:id="1033916935">
      <w:bodyDiv w:val="1"/>
      <w:marLeft w:val="0"/>
      <w:marRight w:val="0"/>
      <w:marTop w:val="0"/>
      <w:marBottom w:val="0"/>
      <w:divBdr>
        <w:top w:val="none" w:sz="0" w:space="0" w:color="auto"/>
        <w:left w:val="none" w:sz="0" w:space="0" w:color="auto"/>
        <w:bottom w:val="none" w:sz="0" w:space="0" w:color="auto"/>
        <w:right w:val="none" w:sz="0" w:space="0" w:color="auto"/>
      </w:divBdr>
      <w:divsChild>
        <w:div w:id="130249541">
          <w:marLeft w:val="0"/>
          <w:marRight w:val="0"/>
          <w:marTop w:val="0"/>
          <w:marBottom w:val="0"/>
          <w:divBdr>
            <w:top w:val="none" w:sz="0" w:space="0" w:color="auto"/>
            <w:left w:val="none" w:sz="0" w:space="0" w:color="auto"/>
            <w:bottom w:val="none" w:sz="0" w:space="0" w:color="auto"/>
            <w:right w:val="none" w:sz="0" w:space="0" w:color="auto"/>
          </w:divBdr>
          <w:divsChild>
            <w:div w:id="2052263917">
              <w:marLeft w:val="0"/>
              <w:marRight w:val="0"/>
              <w:marTop w:val="0"/>
              <w:marBottom w:val="0"/>
              <w:divBdr>
                <w:top w:val="none" w:sz="0" w:space="0" w:color="auto"/>
                <w:left w:val="none" w:sz="0" w:space="0" w:color="auto"/>
                <w:bottom w:val="none" w:sz="0" w:space="0" w:color="auto"/>
                <w:right w:val="none" w:sz="0" w:space="0" w:color="auto"/>
              </w:divBdr>
              <w:divsChild>
                <w:div w:id="2051108958">
                  <w:marLeft w:val="0"/>
                  <w:marRight w:val="0"/>
                  <w:marTop w:val="0"/>
                  <w:marBottom w:val="0"/>
                  <w:divBdr>
                    <w:top w:val="none" w:sz="0" w:space="0" w:color="auto"/>
                    <w:left w:val="none" w:sz="0" w:space="0" w:color="auto"/>
                    <w:bottom w:val="none" w:sz="0" w:space="0" w:color="auto"/>
                    <w:right w:val="none" w:sz="0" w:space="0" w:color="auto"/>
                  </w:divBdr>
                  <w:divsChild>
                    <w:div w:id="1353149010">
                      <w:marLeft w:val="0"/>
                      <w:marRight w:val="0"/>
                      <w:marTop w:val="0"/>
                      <w:marBottom w:val="0"/>
                      <w:divBdr>
                        <w:top w:val="none" w:sz="0" w:space="0" w:color="auto"/>
                        <w:left w:val="none" w:sz="0" w:space="0" w:color="auto"/>
                        <w:bottom w:val="none" w:sz="0" w:space="0" w:color="auto"/>
                        <w:right w:val="none" w:sz="0" w:space="0" w:color="auto"/>
                      </w:divBdr>
                      <w:divsChild>
                        <w:div w:id="603879474">
                          <w:marLeft w:val="0"/>
                          <w:marRight w:val="0"/>
                          <w:marTop w:val="0"/>
                          <w:marBottom w:val="0"/>
                          <w:divBdr>
                            <w:top w:val="none" w:sz="0" w:space="0" w:color="auto"/>
                            <w:left w:val="none" w:sz="0" w:space="0" w:color="auto"/>
                            <w:bottom w:val="none" w:sz="0" w:space="0" w:color="auto"/>
                            <w:right w:val="none" w:sz="0" w:space="0" w:color="auto"/>
                          </w:divBdr>
                          <w:divsChild>
                            <w:div w:id="19122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346219">
      <w:bodyDiv w:val="1"/>
      <w:marLeft w:val="0"/>
      <w:marRight w:val="0"/>
      <w:marTop w:val="0"/>
      <w:marBottom w:val="0"/>
      <w:divBdr>
        <w:top w:val="none" w:sz="0" w:space="0" w:color="auto"/>
        <w:left w:val="none" w:sz="0" w:space="0" w:color="auto"/>
        <w:bottom w:val="none" w:sz="0" w:space="0" w:color="auto"/>
        <w:right w:val="none" w:sz="0" w:space="0" w:color="auto"/>
      </w:divBdr>
    </w:div>
    <w:div w:id="1043291924">
      <w:bodyDiv w:val="1"/>
      <w:marLeft w:val="0"/>
      <w:marRight w:val="0"/>
      <w:marTop w:val="0"/>
      <w:marBottom w:val="0"/>
      <w:divBdr>
        <w:top w:val="none" w:sz="0" w:space="0" w:color="auto"/>
        <w:left w:val="none" w:sz="0" w:space="0" w:color="auto"/>
        <w:bottom w:val="none" w:sz="0" w:space="0" w:color="auto"/>
        <w:right w:val="none" w:sz="0" w:space="0" w:color="auto"/>
      </w:divBdr>
    </w:div>
    <w:div w:id="1050963187">
      <w:bodyDiv w:val="1"/>
      <w:marLeft w:val="0"/>
      <w:marRight w:val="0"/>
      <w:marTop w:val="0"/>
      <w:marBottom w:val="0"/>
      <w:divBdr>
        <w:top w:val="none" w:sz="0" w:space="0" w:color="auto"/>
        <w:left w:val="none" w:sz="0" w:space="0" w:color="auto"/>
        <w:bottom w:val="none" w:sz="0" w:space="0" w:color="auto"/>
        <w:right w:val="none" w:sz="0" w:space="0" w:color="auto"/>
      </w:divBdr>
    </w:div>
    <w:div w:id="1113132451">
      <w:bodyDiv w:val="1"/>
      <w:marLeft w:val="0"/>
      <w:marRight w:val="0"/>
      <w:marTop w:val="0"/>
      <w:marBottom w:val="0"/>
      <w:divBdr>
        <w:top w:val="none" w:sz="0" w:space="0" w:color="auto"/>
        <w:left w:val="none" w:sz="0" w:space="0" w:color="auto"/>
        <w:bottom w:val="none" w:sz="0" w:space="0" w:color="auto"/>
        <w:right w:val="none" w:sz="0" w:space="0" w:color="auto"/>
      </w:divBdr>
      <w:divsChild>
        <w:div w:id="1390038202">
          <w:marLeft w:val="0"/>
          <w:marRight w:val="0"/>
          <w:marTop w:val="0"/>
          <w:marBottom w:val="0"/>
          <w:divBdr>
            <w:top w:val="none" w:sz="0" w:space="0" w:color="auto"/>
            <w:left w:val="none" w:sz="0" w:space="0" w:color="auto"/>
            <w:bottom w:val="none" w:sz="0" w:space="0" w:color="auto"/>
            <w:right w:val="none" w:sz="0" w:space="0" w:color="auto"/>
          </w:divBdr>
          <w:divsChild>
            <w:div w:id="1597058040">
              <w:marLeft w:val="0"/>
              <w:marRight w:val="0"/>
              <w:marTop w:val="0"/>
              <w:marBottom w:val="0"/>
              <w:divBdr>
                <w:top w:val="none" w:sz="0" w:space="0" w:color="auto"/>
                <w:left w:val="none" w:sz="0" w:space="0" w:color="auto"/>
                <w:bottom w:val="none" w:sz="0" w:space="0" w:color="auto"/>
                <w:right w:val="none" w:sz="0" w:space="0" w:color="auto"/>
              </w:divBdr>
              <w:divsChild>
                <w:div w:id="1046177151">
                  <w:marLeft w:val="0"/>
                  <w:marRight w:val="0"/>
                  <w:marTop w:val="0"/>
                  <w:marBottom w:val="0"/>
                  <w:divBdr>
                    <w:top w:val="none" w:sz="0" w:space="0" w:color="auto"/>
                    <w:left w:val="none" w:sz="0" w:space="0" w:color="auto"/>
                    <w:bottom w:val="none" w:sz="0" w:space="0" w:color="auto"/>
                    <w:right w:val="none" w:sz="0" w:space="0" w:color="auto"/>
                  </w:divBdr>
                  <w:divsChild>
                    <w:div w:id="1239485823">
                      <w:marLeft w:val="0"/>
                      <w:marRight w:val="0"/>
                      <w:marTop w:val="0"/>
                      <w:marBottom w:val="0"/>
                      <w:divBdr>
                        <w:top w:val="none" w:sz="0" w:space="0" w:color="auto"/>
                        <w:left w:val="none" w:sz="0" w:space="0" w:color="auto"/>
                        <w:bottom w:val="none" w:sz="0" w:space="0" w:color="auto"/>
                        <w:right w:val="none" w:sz="0" w:space="0" w:color="auto"/>
                      </w:divBdr>
                      <w:divsChild>
                        <w:div w:id="1713964835">
                          <w:marLeft w:val="0"/>
                          <w:marRight w:val="0"/>
                          <w:marTop w:val="0"/>
                          <w:marBottom w:val="0"/>
                          <w:divBdr>
                            <w:top w:val="none" w:sz="0" w:space="0" w:color="auto"/>
                            <w:left w:val="none" w:sz="0" w:space="0" w:color="auto"/>
                            <w:bottom w:val="none" w:sz="0" w:space="0" w:color="auto"/>
                            <w:right w:val="none" w:sz="0" w:space="0" w:color="auto"/>
                          </w:divBdr>
                          <w:divsChild>
                            <w:div w:id="1402750597">
                              <w:marLeft w:val="0"/>
                              <w:marRight w:val="0"/>
                              <w:marTop w:val="0"/>
                              <w:marBottom w:val="0"/>
                              <w:divBdr>
                                <w:top w:val="none" w:sz="0" w:space="0" w:color="auto"/>
                                <w:left w:val="none" w:sz="0" w:space="0" w:color="auto"/>
                                <w:bottom w:val="none" w:sz="0" w:space="0" w:color="auto"/>
                                <w:right w:val="none" w:sz="0" w:space="0" w:color="auto"/>
                              </w:divBdr>
                              <w:divsChild>
                                <w:div w:id="442919465">
                                  <w:marLeft w:val="0"/>
                                  <w:marRight w:val="0"/>
                                  <w:marTop w:val="0"/>
                                  <w:marBottom w:val="0"/>
                                  <w:divBdr>
                                    <w:top w:val="none" w:sz="0" w:space="0" w:color="auto"/>
                                    <w:left w:val="none" w:sz="0" w:space="0" w:color="auto"/>
                                    <w:bottom w:val="none" w:sz="0" w:space="0" w:color="auto"/>
                                    <w:right w:val="none" w:sz="0" w:space="0" w:color="auto"/>
                                  </w:divBdr>
                                  <w:divsChild>
                                    <w:div w:id="591474588">
                                      <w:marLeft w:val="0"/>
                                      <w:marRight w:val="0"/>
                                      <w:marTop w:val="0"/>
                                      <w:marBottom w:val="0"/>
                                      <w:divBdr>
                                        <w:top w:val="none" w:sz="0" w:space="0" w:color="auto"/>
                                        <w:left w:val="none" w:sz="0" w:space="0" w:color="auto"/>
                                        <w:bottom w:val="none" w:sz="0" w:space="0" w:color="auto"/>
                                        <w:right w:val="none" w:sz="0" w:space="0" w:color="auto"/>
                                      </w:divBdr>
                                      <w:divsChild>
                                        <w:div w:id="1796092779">
                                          <w:marLeft w:val="0"/>
                                          <w:marRight w:val="0"/>
                                          <w:marTop w:val="0"/>
                                          <w:marBottom w:val="0"/>
                                          <w:divBdr>
                                            <w:top w:val="none" w:sz="0" w:space="0" w:color="auto"/>
                                            <w:left w:val="none" w:sz="0" w:space="0" w:color="auto"/>
                                            <w:bottom w:val="none" w:sz="0" w:space="0" w:color="auto"/>
                                            <w:right w:val="none" w:sz="0" w:space="0" w:color="auto"/>
                                          </w:divBdr>
                                          <w:divsChild>
                                            <w:div w:id="186453743">
                                              <w:marLeft w:val="0"/>
                                              <w:marRight w:val="0"/>
                                              <w:marTop w:val="0"/>
                                              <w:marBottom w:val="0"/>
                                              <w:divBdr>
                                                <w:top w:val="none" w:sz="0" w:space="0" w:color="auto"/>
                                                <w:left w:val="none" w:sz="0" w:space="0" w:color="auto"/>
                                                <w:bottom w:val="none" w:sz="0" w:space="0" w:color="auto"/>
                                                <w:right w:val="none" w:sz="0" w:space="0" w:color="auto"/>
                                              </w:divBdr>
                                              <w:divsChild>
                                                <w:div w:id="917594219">
                                                  <w:marLeft w:val="0"/>
                                                  <w:marRight w:val="0"/>
                                                  <w:marTop w:val="0"/>
                                                  <w:marBottom w:val="0"/>
                                                  <w:divBdr>
                                                    <w:top w:val="none" w:sz="0" w:space="0" w:color="auto"/>
                                                    <w:left w:val="none" w:sz="0" w:space="0" w:color="auto"/>
                                                    <w:bottom w:val="none" w:sz="0" w:space="0" w:color="auto"/>
                                                    <w:right w:val="none" w:sz="0" w:space="0" w:color="auto"/>
                                                  </w:divBdr>
                                                  <w:divsChild>
                                                    <w:div w:id="1645163415">
                                                      <w:marLeft w:val="0"/>
                                                      <w:marRight w:val="0"/>
                                                      <w:marTop w:val="0"/>
                                                      <w:marBottom w:val="0"/>
                                                      <w:divBdr>
                                                        <w:top w:val="none" w:sz="0" w:space="0" w:color="auto"/>
                                                        <w:left w:val="none" w:sz="0" w:space="0" w:color="auto"/>
                                                        <w:bottom w:val="none" w:sz="0" w:space="0" w:color="auto"/>
                                                        <w:right w:val="none" w:sz="0" w:space="0" w:color="auto"/>
                                                      </w:divBdr>
                                                      <w:divsChild>
                                                        <w:div w:id="1126966267">
                                                          <w:marLeft w:val="0"/>
                                                          <w:marRight w:val="0"/>
                                                          <w:marTop w:val="0"/>
                                                          <w:marBottom w:val="0"/>
                                                          <w:divBdr>
                                                            <w:top w:val="none" w:sz="0" w:space="0" w:color="auto"/>
                                                            <w:left w:val="none" w:sz="0" w:space="0" w:color="auto"/>
                                                            <w:bottom w:val="none" w:sz="0" w:space="0" w:color="auto"/>
                                                            <w:right w:val="none" w:sz="0" w:space="0" w:color="auto"/>
                                                          </w:divBdr>
                                                          <w:divsChild>
                                                            <w:div w:id="194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107508">
          <w:marLeft w:val="0"/>
          <w:marRight w:val="0"/>
          <w:marTop w:val="0"/>
          <w:marBottom w:val="0"/>
          <w:divBdr>
            <w:top w:val="none" w:sz="0" w:space="0" w:color="auto"/>
            <w:left w:val="none" w:sz="0" w:space="0" w:color="auto"/>
            <w:bottom w:val="none" w:sz="0" w:space="0" w:color="auto"/>
            <w:right w:val="none" w:sz="0" w:space="0" w:color="auto"/>
          </w:divBdr>
          <w:divsChild>
            <w:div w:id="214313338">
              <w:marLeft w:val="0"/>
              <w:marRight w:val="0"/>
              <w:marTop w:val="0"/>
              <w:marBottom w:val="0"/>
              <w:divBdr>
                <w:top w:val="none" w:sz="0" w:space="0" w:color="auto"/>
                <w:left w:val="none" w:sz="0" w:space="0" w:color="auto"/>
                <w:bottom w:val="none" w:sz="0" w:space="0" w:color="auto"/>
                <w:right w:val="none" w:sz="0" w:space="0" w:color="auto"/>
              </w:divBdr>
              <w:divsChild>
                <w:div w:id="4586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827015">
      <w:bodyDiv w:val="1"/>
      <w:marLeft w:val="0"/>
      <w:marRight w:val="0"/>
      <w:marTop w:val="0"/>
      <w:marBottom w:val="0"/>
      <w:divBdr>
        <w:top w:val="none" w:sz="0" w:space="0" w:color="auto"/>
        <w:left w:val="none" w:sz="0" w:space="0" w:color="auto"/>
        <w:bottom w:val="none" w:sz="0" w:space="0" w:color="auto"/>
        <w:right w:val="none" w:sz="0" w:space="0" w:color="auto"/>
      </w:divBdr>
      <w:divsChild>
        <w:div w:id="801968058">
          <w:marLeft w:val="0"/>
          <w:marRight w:val="0"/>
          <w:marTop w:val="0"/>
          <w:marBottom w:val="0"/>
          <w:divBdr>
            <w:top w:val="none" w:sz="0" w:space="0" w:color="auto"/>
            <w:left w:val="none" w:sz="0" w:space="0" w:color="auto"/>
            <w:bottom w:val="none" w:sz="0" w:space="0" w:color="auto"/>
            <w:right w:val="none" w:sz="0" w:space="0" w:color="auto"/>
          </w:divBdr>
          <w:divsChild>
            <w:div w:id="364644367">
              <w:marLeft w:val="0"/>
              <w:marRight w:val="0"/>
              <w:marTop w:val="0"/>
              <w:marBottom w:val="0"/>
              <w:divBdr>
                <w:top w:val="none" w:sz="0" w:space="0" w:color="auto"/>
                <w:left w:val="none" w:sz="0" w:space="0" w:color="auto"/>
                <w:bottom w:val="none" w:sz="0" w:space="0" w:color="auto"/>
                <w:right w:val="none" w:sz="0" w:space="0" w:color="auto"/>
              </w:divBdr>
              <w:divsChild>
                <w:div w:id="1666976322">
                  <w:marLeft w:val="0"/>
                  <w:marRight w:val="0"/>
                  <w:marTop w:val="0"/>
                  <w:marBottom w:val="0"/>
                  <w:divBdr>
                    <w:top w:val="none" w:sz="0" w:space="0" w:color="auto"/>
                    <w:left w:val="none" w:sz="0" w:space="0" w:color="auto"/>
                    <w:bottom w:val="none" w:sz="0" w:space="0" w:color="auto"/>
                    <w:right w:val="none" w:sz="0" w:space="0" w:color="auto"/>
                  </w:divBdr>
                </w:div>
                <w:div w:id="110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4067">
          <w:marLeft w:val="240"/>
          <w:marRight w:val="0"/>
          <w:marTop w:val="0"/>
          <w:marBottom w:val="0"/>
          <w:divBdr>
            <w:top w:val="none" w:sz="0" w:space="0" w:color="auto"/>
            <w:left w:val="none" w:sz="0" w:space="0" w:color="auto"/>
            <w:bottom w:val="none" w:sz="0" w:space="0" w:color="auto"/>
            <w:right w:val="none" w:sz="0" w:space="0" w:color="auto"/>
          </w:divBdr>
          <w:divsChild>
            <w:div w:id="1822185652">
              <w:marLeft w:val="0"/>
              <w:marRight w:val="0"/>
              <w:marTop w:val="0"/>
              <w:marBottom w:val="0"/>
              <w:divBdr>
                <w:top w:val="none" w:sz="0" w:space="0" w:color="auto"/>
                <w:left w:val="none" w:sz="0" w:space="0" w:color="auto"/>
                <w:bottom w:val="none" w:sz="0" w:space="0" w:color="auto"/>
                <w:right w:val="none" w:sz="0" w:space="0" w:color="auto"/>
              </w:divBdr>
            </w:div>
            <w:div w:id="71583131">
              <w:marLeft w:val="0"/>
              <w:marRight w:val="0"/>
              <w:marTop w:val="0"/>
              <w:marBottom w:val="0"/>
              <w:divBdr>
                <w:top w:val="none" w:sz="0" w:space="0" w:color="auto"/>
                <w:left w:val="none" w:sz="0" w:space="0" w:color="auto"/>
                <w:bottom w:val="none" w:sz="0" w:space="0" w:color="auto"/>
                <w:right w:val="none" w:sz="0" w:space="0" w:color="auto"/>
              </w:divBdr>
            </w:div>
          </w:divsChild>
        </w:div>
        <w:div w:id="2007171304">
          <w:marLeft w:val="0"/>
          <w:marRight w:val="0"/>
          <w:marTop w:val="166"/>
          <w:marBottom w:val="166"/>
          <w:divBdr>
            <w:top w:val="none" w:sz="0" w:space="0" w:color="auto"/>
            <w:left w:val="none" w:sz="0" w:space="0" w:color="auto"/>
            <w:bottom w:val="none" w:sz="0" w:space="0" w:color="auto"/>
            <w:right w:val="none" w:sz="0" w:space="0" w:color="auto"/>
          </w:divBdr>
          <w:divsChild>
            <w:div w:id="11019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85018">
      <w:bodyDiv w:val="1"/>
      <w:marLeft w:val="0"/>
      <w:marRight w:val="0"/>
      <w:marTop w:val="0"/>
      <w:marBottom w:val="0"/>
      <w:divBdr>
        <w:top w:val="none" w:sz="0" w:space="0" w:color="auto"/>
        <w:left w:val="none" w:sz="0" w:space="0" w:color="auto"/>
        <w:bottom w:val="none" w:sz="0" w:space="0" w:color="auto"/>
        <w:right w:val="none" w:sz="0" w:space="0" w:color="auto"/>
      </w:divBdr>
    </w:div>
    <w:div w:id="1138960122">
      <w:bodyDiv w:val="1"/>
      <w:marLeft w:val="0"/>
      <w:marRight w:val="0"/>
      <w:marTop w:val="0"/>
      <w:marBottom w:val="0"/>
      <w:divBdr>
        <w:top w:val="none" w:sz="0" w:space="0" w:color="auto"/>
        <w:left w:val="none" w:sz="0" w:space="0" w:color="auto"/>
        <w:bottom w:val="none" w:sz="0" w:space="0" w:color="auto"/>
        <w:right w:val="none" w:sz="0" w:space="0" w:color="auto"/>
      </w:divBdr>
    </w:div>
    <w:div w:id="1164510689">
      <w:bodyDiv w:val="1"/>
      <w:marLeft w:val="0"/>
      <w:marRight w:val="0"/>
      <w:marTop w:val="0"/>
      <w:marBottom w:val="0"/>
      <w:divBdr>
        <w:top w:val="none" w:sz="0" w:space="0" w:color="auto"/>
        <w:left w:val="none" w:sz="0" w:space="0" w:color="auto"/>
        <w:bottom w:val="none" w:sz="0" w:space="0" w:color="auto"/>
        <w:right w:val="none" w:sz="0" w:space="0" w:color="auto"/>
      </w:divBdr>
    </w:div>
    <w:div w:id="1170681440">
      <w:bodyDiv w:val="1"/>
      <w:marLeft w:val="0"/>
      <w:marRight w:val="0"/>
      <w:marTop w:val="0"/>
      <w:marBottom w:val="0"/>
      <w:divBdr>
        <w:top w:val="none" w:sz="0" w:space="0" w:color="auto"/>
        <w:left w:val="none" w:sz="0" w:space="0" w:color="auto"/>
        <w:bottom w:val="none" w:sz="0" w:space="0" w:color="auto"/>
        <w:right w:val="none" w:sz="0" w:space="0" w:color="auto"/>
      </w:divBdr>
      <w:divsChild>
        <w:div w:id="543521212">
          <w:marLeft w:val="0"/>
          <w:marRight w:val="0"/>
          <w:marTop w:val="0"/>
          <w:marBottom w:val="0"/>
          <w:divBdr>
            <w:top w:val="none" w:sz="0" w:space="0" w:color="auto"/>
            <w:left w:val="none" w:sz="0" w:space="0" w:color="auto"/>
            <w:bottom w:val="none" w:sz="0" w:space="0" w:color="auto"/>
            <w:right w:val="none" w:sz="0" w:space="0" w:color="auto"/>
          </w:divBdr>
          <w:divsChild>
            <w:div w:id="78454050">
              <w:marLeft w:val="0"/>
              <w:marRight w:val="0"/>
              <w:marTop w:val="0"/>
              <w:marBottom w:val="0"/>
              <w:divBdr>
                <w:top w:val="none" w:sz="0" w:space="0" w:color="auto"/>
                <w:left w:val="none" w:sz="0" w:space="0" w:color="auto"/>
                <w:bottom w:val="none" w:sz="0" w:space="0" w:color="auto"/>
                <w:right w:val="none" w:sz="0" w:space="0" w:color="auto"/>
              </w:divBdr>
              <w:divsChild>
                <w:div w:id="1049570931">
                  <w:marLeft w:val="0"/>
                  <w:marRight w:val="0"/>
                  <w:marTop w:val="0"/>
                  <w:marBottom w:val="0"/>
                  <w:divBdr>
                    <w:top w:val="none" w:sz="0" w:space="0" w:color="auto"/>
                    <w:left w:val="none" w:sz="0" w:space="0" w:color="auto"/>
                    <w:bottom w:val="none" w:sz="0" w:space="0" w:color="auto"/>
                    <w:right w:val="none" w:sz="0" w:space="0" w:color="auto"/>
                  </w:divBdr>
                  <w:divsChild>
                    <w:div w:id="5094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14469">
          <w:marLeft w:val="0"/>
          <w:marRight w:val="0"/>
          <w:marTop w:val="0"/>
          <w:marBottom w:val="0"/>
          <w:divBdr>
            <w:top w:val="none" w:sz="0" w:space="0" w:color="auto"/>
            <w:left w:val="none" w:sz="0" w:space="0" w:color="auto"/>
            <w:bottom w:val="none" w:sz="0" w:space="0" w:color="auto"/>
            <w:right w:val="none" w:sz="0" w:space="0" w:color="auto"/>
          </w:divBdr>
          <w:divsChild>
            <w:div w:id="849026777">
              <w:marLeft w:val="0"/>
              <w:marRight w:val="0"/>
              <w:marTop w:val="0"/>
              <w:marBottom w:val="0"/>
              <w:divBdr>
                <w:top w:val="none" w:sz="0" w:space="0" w:color="auto"/>
                <w:left w:val="none" w:sz="0" w:space="0" w:color="auto"/>
                <w:bottom w:val="none" w:sz="0" w:space="0" w:color="auto"/>
                <w:right w:val="none" w:sz="0" w:space="0" w:color="auto"/>
              </w:divBdr>
              <w:divsChild>
                <w:div w:id="13277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87539">
      <w:bodyDiv w:val="1"/>
      <w:marLeft w:val="0"/>
      <w:marRight w:val="0"/>
      <w:marTop w:val="0"/>
      <w:marBottom w:val="0"/>
      <w:divBdr>
        <w:top w:val="none" w:sz="0" w:space="0" w:color="auto"/>
        <w:left w:val="none" w:sz="0" w:space="0" w:color="auto"/>
        <w:bottom w:val="none" w:sz="0" w:space="0" w:color="auto"/>
        <w:right w:val="none" w:sz="0" w:space="0" w:color="auto"/>
      </w:divBdr>
    </w:div>
    <w:div w:id="1196502876">
      <w:bodyDiv w:val="1"/>
      <w:marLeft w:val="0"/>
      <w:marRight w:val="0"/>
      <w:marTop w:val="0"/>
      <w:marBottom w:val="0"/>
      <w:divBdr>
        <w:top w:val="none" w:sz="0" w:space="0" w:color="auto"/>
        <w:left w:val="none" w:sz="0" w:space="0" w:color="auto"/>
        <w:bottom w:val="none" w:sz="0" w:space="0" w:color="auto"/>
        <w:right w:val="none" w:sz="0" w:space="0" w:color="auto"/>
      </w:divBdr>
    </w:div>
    <w:div w:id="1242450940">
      <w:bodyDiv w:val="1"/>
      <w:marLeft w:val="0"/>
      <w:marRight w:val="0"/>
      <w:marTop w:val="0"/>
      <w:marBottom w:val="0"/>
      <w:divBdr>
        <w:top w:val="none" w:sz="0" w:space="0" w:color="auto"/>
        <w:left w:val="none" w:sz="0" w:space="0" w:color="auto"/>
        <w:bottom w:val="none" w:sz="0" w:space="0" w:color="auto"/>
        <w:right w:val="none" w:sz="0" w:space="0" w:color="auto"/>
      </w:divBdr>
    </w:div>
    <w:div w:id="1257129267">
      <w:bodyDiv w:val="1"/>
      <w:marLeft w:val="0"/>
      <w:marRight w:val="0"/>
      <w:marTop w:val="0"/>
      <w:marBottom w:val="0"/>
      <w:divBdr>
        <w:top w:val="none" w:sz="0" w:space="0" w:color="auto"/>
        <w:left w:val="none" w:sz="0" w:space="0" w:color="auto"/>
        <w:bottom w:val="none" w:sz="0" w:space="0" w:color="auto"/>
        <w:right w:val="none" w:sz="0" w:space="0" w:color="auto"/>
      </w:divBdr>
    </w:div>
    <w:div w:id="1259676761">
      <w:bodyDiv w:val="1"/>
      <w:marLeft w:val="0"/>
      <w:marRight w:val="0"/>
      <w:marTop w:val="0"/>
      <w:marBottom w:val="0"/>
      <w:divBdr>
        <w:top w:val="none" w:sz="0" w:space="0" w:color="auto"/>
        <w:left w:val="none" w:sz="0" w:space="0" w:color="auto"/>
        <w:bottom w:val="none" w:sz="0" w:space="0" w:color="auto"/>
        <w:right w:val="none" w:sz="0" w:space="0" w:color="auto"/>
      </w:divBdr>
    </w:div>
    <w:div w:id="1268001947">
      <w:bodyDiv w:val="1"/>
      <w:marLeft w:val="0"/>
      <w:marRight w:val="0"/>
      <w:marTop w:val="0"/>
      <w:marBottom w:val="0"/>
      <w:divBdr>
        <w:top w:val="none" w:sz="0" w:space="0" w:color="auto"/>
        <w:left w:val="none" w:sz="0" w:space="0" w:color="auto"/>
        <w:bottom w:val="none" w:sz="0" w:space="0" w:color="auto"/>
        <w:right w:val="none" w:sz="0" w:space="0" w:color="auto"/>
      </w:divBdr>
      <w:divsChild>
        <w:div w:id="1028608491">
          <w:marLeft w:val="0"/>
          <w:marRight w:val="0"/>
          <w:marTop w:val="0"/>
          <w:marBottom w:val="0"/>
          <w:divBdr>
            <w:top w:val="none" w:sz="0" w:space="0" w:color="auto"/>
            <w:left w:val="none" w:sz="0" w:space="0" w:color="auto"/>
            <w:bottom w:val="none" w:sz="0" w:space="0" w:color="auto"/>
            <w:right w:val="none" w:sz="0" w:space="0" w:color="auto"/>
          </w:divBdr>
          <w:divsChild>
            <w:div w:id="1941717185">
              <w:marLeft w:val="0"/>
              <w:marRight w:val="0"/>
              <w:marTop w:val="0"/>
              <w:marBottom w:val="0"/>
              <w:divBdr>
                <w:top w:val="none" w:sz="0" w:space="0" w:color="auto"/>
                <w:left w:val="none" w:sz="0" w:space="0" w:color="auto"/>
                <w:bottom w:val="none" w:sz="0" w:space="0" w:color="auto"/>
                <w:right w:val="none" w:sz="0" w:space="0" w:color="auto"/>
              </w:divBdr>
              <w:divsChild>
                <w:div w:id="1961765640">
                  <w:marLeft w:val="0"/>
                  <w:marRight w:val="0"/>
                  <w:marTop w:val="0"/>
                  <w:marBottom w:val="0"/>
                  <w:divBdr>
                    <w:top w:val="none" w:sz="0" w:space="0" w:color="auto"/>
                    <w:left w:val="none" w:sz="0" w:space="0" w:color="auto"/>
                    <w:bottom w:val="none" w:sz="0" w:space="0" w:color="auto"/>
                    <w:right w:val="none" w:sz="0" w:space="0" w:color="auto"/>
                  </w:divBdr>
                  <w:divsChild>
                    <w:div w:id="1983583069">
                      <w:marLeft w:val="0"/>
                      <w:marRight w:val="0"/>
                      <w:marTop w:val="0"/>
                      <w:marBottom w:val="0"/>
                      <w:divBdr>
                        <w:top w:val="none" w:sz="0" w:space="0" w:color="auto"/>
                        <w:left w:val="none" w:sz="0" w:space="0" w:color="auto"/>
                        <w:bottom w:val="none" w:sz="0" w:space="0" w:color="auto"/>
                        <w:right w:val="none" w:sz="0" w:space="0" w:color="auto"/>
                      </w:divBdr>
                      <w:divsChild>
                        <w:div w:id="694425988">
                          <w:marLeft w:val="0"/>
                          <w:marRight w:val="0"/>
                          <w:marTop w:val="0"/>
                          <w:marBottom w:val="0"/>
                          <w:divBdr>
                            <w:top w:val="none" w:sz="0" w:space="0" w:color="auto"/>
                            <w:left w:val="none" w:sz="0" w:space="0" w:color="auto"/>
                            <w:bottom w:val="none" w:sz="0" w:space="0" w:color="auto"/>
                            <w:right w:val="none" w:sz="0" w:space="0" w:color="auto"/>
                          </w:divBdr>
                          <w:divsChild>
                            <w:div w:id="14129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582429">
      <w:bodyDiv w:val="1"/>
      <w:marLeft w:val="0"/>
      <w:marRight w:val="0"/>
      <w:marTop w:val="0"/>
      <w:marBottom w:val="0"/>
      <w:divBdr>
        <w:top w:val="none" w:sz="0" w:space="0" w:color="auto"/>
        <w:left w:val="none" w:sz="0" w:space="0" w:color="auto"/>
        <w:bottom w:val="none" w:sz="0" w:space="0" w:color="auto"/>
        <w:right w:val="none" w:sz="0" w:space="0" w:color="auto"/>
      </w:divBdr>
    </w:div>
    <w:div w:id="1320114608">
      <w:bodyDiv w:val="1"/>
      <w:marLeft w:val="0"/>
      <w:marRight w:val="0"/>
      <w:marTop w:val="0"/>
      <w:marBottom w:val="0"/>
      <w:divBdr>
        <w:top w:val="none" w:sz="0" w:space="0" w:color="auto"/>
        <w:left w:val="none" w:sz="0" w:space="0" w:color="auto"/>
        <w:bottom w:val="none" w:sz="0" w:space="0" w:color="auto"/>
        <w:right w:val="none" w:sz="0" w:space="0" w:color="auto"/>
      </w:divBdr>
    </w:div>
    <w:div w:id="1370453177">
      <w:bodyDiv w:val="1"/>
      <w:marLeft w:val="0"/>
      <w:marRight w:val="0"/>
      <w:marTop w:val="0"/>
      <w:marBottom w:val="0"/>
      <w:divBdr>
        <w:top w:val="none" w:sz="0" w:space="0" w:color="auto"/>
        <w:left w:val="none" w:sz="0" w:space="0" w:color="auto"/>
        <w:bottom w:val="none" w:sz="0" w:space="0" w:color="auto"/>
        <w:right w:val="none" w:sz="0" w:space="0" w:color="auto"/>
      </w:divBdr>
    </w:div>
    <w:div w:id="1371807460">
      <w:bodyDiv w:val="1"/>
      <w:marLeft w:val="0"/>
      <w:marRight w:val="0"/>
      <w:marTop w:val="0"/>
      <w:marBottom w:val="0"/>
      <w:divBdr>
        <w:top w:val="none" w:sz="0" w:space="0" w:color="auto"/>
        <w:left w:val="none" w:sz="0" w:space="0" w:color="auto"/>
        <w:bottom w:val="none" w:sz="0" w:space="0" w:color="auto"/>
        <w:right w:val="none" w:sz="0" w:space="0" w:color="auto"/>
      </w:divBdr>
    </w:div>
    <w:div w:id="1385830876">
      <w:bodyDiv w:val="1"/>
      <w:marLeft w:val="0"/>
      <w:marRight w:val="0"/>
      <w:marTop w:val="0"/>
      <w:marBottom w:val="0"/>
      <w:divBdr>
        <w:top w:val="none" w:sz="0" w:space="0" w:color="auto"/>
        <w:left w:val="none" w:sz="0" w:space="0" w:color="auto"/>
        <w:bottom w:val="none" w:sz="0" w:space="0" w:color="auto"/>
        <w:right w:val="none" w:sz="0" w:space="0" w:color="auto"/>
      </w:divBdr>
      <w:divsChild>
        <w:div w:id="87502790">
          <w:marLeft w:val="0"/>
          <w:marRight w:val="0"/>
          <w:marTop w:val="0"/>
          <w:marBottom w:val="0"/>
          <w:divBdr>
            <w:top w:val="none" w:sz="0" w:space="0" w:color="auto"/>
            <w:left w:val="none" w:sz="0" w:space="0" w:color="auto"/>
            <w:bottom w:val="none" w:sz="0" w:space="0" w:color="auto"/>
            <w:right w:val="none" w:sz="0" w:space="0" w:color="auto"/>
          </w:divBdr>
          <w:divsChild>
            <w:div w:id="1981108553">
              <w:marLeft w:val="0"/>
              <w:marRight w:val="0"/>
              <w:marTop w:val="0"/>
              <w:marBottom w:val="0"/>
              <w:divBdr>
                <w:top w:val="none" w:sz="0" w:space="0" w:color="auto"/>
                <w:left w:val="none" w:sz="0" w:space="0" w:color="auto"/>
                <w:bottom w:val="none" w:sz="0" w:space="0" w:color="auto"/>
                <w:right w:val="none" w:sz="0" w:space="0" w:color="auto"/>
              </w:divBdr>
              <w:divsChild>
                <w:div w:id="250820788">
                  <w:marLeft w:val="0"/>
                  <w:marRight w:val="0"/>
                  <w:marTop w:val="0"/>
                  <w:marBottom w:val="0"/>
                  <w:divBdr>
                    <w:top w:val="none" w:sz="0" w:space="0" w:color="auto"/>
                    <w:left w:val="none" w:sz="0" w:space="0" w:color="auto"/>
                    <w:bottom w:val="none" w:sz="0" w:space="0" w:color="auto"/>
                    <w:right w:val="none" w:sz="0" w:space="0" w:color="auto"/>
                  </w:divBdr>
                  <w:divsChild>
                    <w:div w:id="1123960133">
                      <w:marLeft w:val="0"/>
                      <w:marRight w:val="0"/>
                      <w:marTop w:val="0"/>
                      <w:marBottom w:val="0"/>
                      <w:divBdr>
                        <w:top w:val="none" w:sz="0" w:space="0" w:color="auto"/>
                        <w:left w:val="none" w:sz="0" w:space="0" w:color="auto"/>
                        <w:bottom w:val="none" w:sz="0" w:space="0" w:color="auto"/>
                        <w:right w:val="none" w:sz="0" w:space="0" w:color="auto"/>
                      </w:divBdr>
                      <w:divsChild>
                        <w:div w:id="2094278807">
                          <w:marLeft w:val="0"/>
                          <w:marRight w:val="0"/>
                          <w:marTop w:val="0"/>
                          <w:marBottom w:val="0"/>
                          <w:divBdr>
                            <w:top w:val="none" w:sz="0" w:space="0" w:color="auto"/>
                            <w:left w:val="none" w:sz="0" w:space="0" w:color="auto"/>
                            <w:bottom w:val="none" w:sz="0" w:space="0" w:color="auto"/>
                            <w:right w:val="none" w:sz="0" w:space="0" w:color="auto"/>
                          </w:divBdr>
                          <w:divsChild>
                            <w:div w:id="11060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121012">
      <w:bodyDiv w:val="1"/>
      <w:marLeft w:val="0"/>
      <w:marRight w:val="0"/>
      <w:marTop w:val="0"/>
      <w:marBottom w:val="0"/>
      <w:divBdr>
        <w:top w:val="none" w:sz="0" w:space="0" w:color="auto"/>
        <w:left w:val="none" w:sz="0" w:space="0" w:color="auto"/>
        <w:bottom w:val="none" w:sz="0" w:space="0" w:color="auto"/>
        <w:right w:val="none" w:sz="0" w:space="0" w:color="auto"/>
      </w:divBdr>
    </w:div>
    <w:div w:id="1420909491">
      <w:bodyDiv w:val="1"/>
      <w:marLeft w:val="0"/>
      <w:marRight w:val="0"/>
      <w:marTop w:val="0"/>
      <w:marBottom w:val="0"/>
      <w:divBdr>
        <w:top w:val="none" w:sz="0" w:space="0" w:color="auto"/>
        <w:left w:val="none" w:sz="0" w:space="0" w:color="auto"/>
        <w:bottom w:val="none" w:sz="0" w:space="0" w:color="auto"/>
        <w:right w:val="none" w:sz="0" w:space="0" w:color="auto"/>
      </w:divBdr>
    </w:div>
    <w:div w:id="1436100665">
      <w:bodyDiv w:val="1"/>
      <w:marLeft w:val="0"/>
      <w:marRight w:val="0"/>
      <w:marTop w:val="0"/>
      <w:marBottom w:val="0"/>
      <w:divBdr>
        <w:top w:val="none" w:sz="0" w:space="0" w:color="auto"/>
        <w:left w:val="none" w:sz="0" w:space="0" w:color="auto"/>
        <w:bottom w:val="none" w:sz="0" w:space="0" w:color="auto"/>
        <w:right w:val="none" w:sz="0" w:space="0" w:color="auto"/>
      </w:divBdr>
    </w:div>
    <w:div w:id="1450587896">
      <w:bodyDiv w:val="1"/>
      <w:marLeft w:val="0"/>
      <w:marRight w:val="0"/>
      <w:marTop w:val="0"/>
      <w:marBottom w:val="0"/>
      <w:divBdr>
        <w:top w:val="none" w:sz="0" w:space="0" w:color="auto"/>
        <w:left w:val="none" w:sz="0" w:space="0" w:color="auto"/>
        <w:bottom w:val="none" w:sz="0" w:space="0" w:color="auto"/>
        <w:right w:val="none" w:sz="0" w:space="0" w:color="auto"/>
      </w:divBdr>
    </w:div>
    <w:div w:id="1484008759">
      <w:bodyDiv w:val="1"/>
      <w:marLeft w:val="0"/>
      <w:marRight w:val="0"/>
      <w:marTop w:val="0"/>
      <w:marBottom w:val="0"/>
      <w:divBdr>
        <w:top w:val="none" w:sz="0" w:space="0" w:color="auto"/>
        <w:left w:val="none" w:sz="0" w:space="0" w:color="auto"/>
        <w:bottom w:val="none" w:sz="0" w:space="0" w:color="auto"/>
        <w:right w:val="none" w:sz="0" w:space="0" w:color="auto"/>
      </w:divBdr>
    </w:div>
    <w:div w:id="1493835911">
      <w:bodyDiv w:val="1"/>
      <w:marLeft w:val="0"/>
      <w:marRight w:val="0"/>
      <w:marTop w:val="0"/>
      <w:marBottom w:val="0"/>
      <w:divBdr>
        <w:top w:val="none" w:sz="0" w:space="0" w:color="auto"/>
        <w:left w:val="none" w:sz="0" w:space="0" w:color="auto"/>
        <w:bottom w:val="none" w:sz="0" w:space="0" w:color="auto"/>
        <w:right w:val="none" w:sz="0" w:space="0" w:color="auto"/>
      </w:divBdr>
    </w:div>
    <w:div w:id="1499615109">
      <w:bodyDiv w:val="1"/>
      <w:marLeft w:val="0"/>
      <w:marRight w:val="0"/>
      <w:marTop w:val="0"/>
      <w:marBottom w:val="0"/>
      <w:divBdr>
        <w:top w:val="none" w:sz="0" w:space="0" w:color="auto"/>
        <w:left w:val="none" w:sz="0" w:space="0" w:color="auto"/>
        <w:bottom w:val="none" w:sz="0" w:space="0" w:color="auto"/>
        <w:right w:val="none" w:sz="0" w:space="0" w:color="auto"/>
      </w:divBdr>
    </w:div>
    <w:div w:id="1507793194">
      <w:bodyDiv w:val="1"/>
      <w:marLeft w:val="0"/>
      <w:marRight w:val="0"/>
      <w:marTop w:val="0"/>
      <w:marBottom w:val="0"/>
      <w:divBdr>
        <w:top w:val="none" w:sz="0" w:space="0" w:color="auto"/>
        <w:left w:val="none" w:sz="0" w:space="0" w:color="auto"/>
        <w:bottom w:val="none" w:sz="0" w:space="0" w:color="auto"/>
        <w:right w:val="none" w:sz="0" w:space="0" w:color="auto"/>
      </w:divBdr>
    </w:div>
    <w:div w:id="1518233345">
      <w:bodyDiv w:val="1"/>
      <w:marLeft w:val="0"/>
      <w:marRight w:val="0"/>
      <w:marTop w:val="0"/>
      <w:marBottom w:val="0"/>
      <w:divBdr>
        <w:top w:val="none" w:sz="0" w:space="0" w:color="auto"/>
        <w:left w:val="none" w:sz="0" w:space="0" w:color="auto"/>
        <w:bottom w:val="none" w:sz="0" w:space="0" w:color="auto"/>
        <w:right w:val="none" w:sz="0" w:space="0" w:color="auto"/>
      </w:divBdr>
    </w:div>
    <w:div w:id="1560558973">
      <w:bodyDiv w:val="1"/>
      <w:marLeft w:val="0"/>
      <w:marRight w:val="0"/>
      <w:marTop w:val="0"/>
      <w:marBottom w:val="0"/>
      <w:divBdr>
        <w:top w:val="none" w:sz="0" w:space="0" w:color="auto"/>
        <w:left w:val="none" w:sz="0" w:space="0" w:color="auto"/>
        <w:bottom w:val="none" w:sz="0" w:space="0" w:color="auto"/>
        <w:right w:val="none" w:sz="0" w:space="0" w:color="auto"/>
      </w:divBdr>
    </w:div>
    <w:div w:id="1564025062">
      <w:bodyDiv w:val="1"/>
      <w:marLeft w:val="0"/>
      <w:marRight w:val="0"/>
      <w:marTop w:val="0"/>
      <w:marBottom w:val="0"/>
      <w:divBdr>
        <w:top w:val="none" w:sz="0" w:space="0" w:color="auto"/>
        <w:left w:val="none" w:sz="0" w:space="0" w:color="auto"/>
        <w:bottom w:val="none" w:sz="0" w:space="0" w:color="auto"/>
        <w:right w:val="none" w:sz="0" w:space="0" w:color="auto"/>
      </w:divBdr>
    </w:div>
    <w:div w:id="1576622637">
      <w:bodyDiv w:val="1"/>
      <w:marLeft w:val="0"/>
      <w:marRight w:val="0"/>
      <w:marTop w:val="0"/>
      <w:marBottom w:val="0"/>
      <w:divBdr>
        <w:top w:val="none" w:sz="0" w:space="0" w:color="auto"/>
        <w:left w:val="none" w:sz="0" w:space="0" w:color="auto"/>
        <w:bottom w:val="none" w:sz="0" w:space="0" w:color="auto"/>
        <w:right w:val="none" w:sz="0" w:space="0" w:color="auto"/>
      </w:divBdr>
    </w:div>
    <w:div w:id="1578126618">
      <w:bodyDiv w:val="1"/>
      <w:marLeft w:val="0"/>
      <w:marRight w:val="0"/>
      <w:marTop w:val="0"/>
      <w:marBottom w:val="0"/>
      <w:divBdr>
        <w:top w:val="none" w:sz="0" w:space="0" w:color="auto"/>
        <w:left w:val="none" w:sz="0" w:space="0" w:color="auto"/>
        <w:bottom w:val="none" w:sz="0" w:space="0" w:color="auto"/>
        <w:right w:val="none" w:sz="0" w:space="0" w:color="auto"/>
      </w:divBdr>
    </w:div>
    <w:div w:id="1584148158">
      <w:bodyDiv w:val="1"/>
      <w:marLeft w:val="0"/>
      <w:marRight w:val="0"/>
      <w:marTop w:val="0"/>
      <w:marBottom w:val="0"/>
      <w:divBdr>
        <w:top w:val="none" w:sz="0" w:space="0" w:color="auto"/>
        <w:left w:val="none" w:sz="0" w:space="0" w:color="auto"/>
        <w:bottom w:val="none" w:sz="0" w:space="0" w:color="auto"/>
        <w:right w:val="none" w:sz="0" w:space="0" w:color="auto"/>
      </w:divBdr>
      <w:divsChild>
        <w:div w:id="1897931005">
          <w:marLeft w:val="0"/>
          <w:marRight w:val="0"/>
          <w:marTop w:val="0"/>
          <w:marBottom w:val="0"/>
          <w:divBdr>
            <w:top w:val="single" w:sz="2" w:space="0" w:color="D9D9E3"/>
            <w:left w:val="single" w:sz="2" w:space="0" w:color="D9D9E3"/>
            <w:bottom w:val="single" w:sz="2" w:space="0" w:color="D9D9E3"/>
            <w:right w:val="single" w:sz="2" w:space="0" w:color="D9D9E3"/>
          </w:divBdr>
          <w:divsChild>
            <w:div w:id="1641302091">
              <w:marLeft w:val="0"/>
              <w:marRight w:val="0"/>
              <w:marTop w:val="0"/>
              <w:marBottom w:val="0"/>
              <w:divBdr>
                <w:top w:val="single" w:sz="2" w:space="0" w:color="D9D9E3"/>
                <w:left w:val="single" w:sz="2" w:space="0" w:color="D9D9E3"/>
                <w:bottom w:val="single" w:sz="2" w:space="0" w:color="D9D9E3"/>
                <w:right w:val="single" w:sz="2" w:space="0" w:color="D9D9E3"/>
              </w:divBdr>
              <w:divsChild>
                <w:div w:id="116027079">
                  <w:marLeft w:val="0"/>
                  <w:marRight w:val="0"/>
                  <w:marTop w:val="0"/>
                  <w:marBottom w:val="0"/>
                  <w:divBdr>
                    <w:top w:val="single" w:sz="2" w:space="0" w:color="D9D9E3"/>
                    <w:left w:val="single" w:sz="2" w:space="0" w:color="D9D9E3"/>
                    <w:bottom w:val="single" w:sz="2" w:space="0" w:color="D9D9E3"/>
                    <w:right w:val="single" w:sz="2" w:space="0" w:color="D9D9E3"/>
                  </w:divBdr>
                  <w:divsChild>
                    <w:div w:id="1106074033">
                      <w:marLeft w:val="0"/>
                      <w:marRight w:val="0"/>
                      <w:marTop w:val="0"/>
                      <w:marBottom w:val="0"/>
                      <w:divBdr>
                        <w:top w:val="single" w:sz="2" w:space="0" w:color="D9D9E3"/>
                        <w:left w:val="single" w:sz="2" w:space="0" w:color="D9D9E3"/>
                        <w:bottom w:val="single" w:sz="2" w:space="0" w:color="D9D9E3"/>
                        <w:right w:val="single" w:sz="2" w:space="0" w:color="D9D9E3"/>
                      </w:divBdr>
                      <w:divsChild>
                        <w:div w:id="1580820672">
                          <w:marLeft w:val="0"/>
                          <w:marRight w:val="0"/>
                          <w:marTop w:val="0"/>
                          <w:marBottom w:val="0"/>
                          <w:divBdr>
                            <w:top w:val="single" w:sz="2" w:space="0" w:color="D9D9E3"/>
                            <w:left w:val="single" w:sz="2" w:space="0" w:color="D9D9E3"/>
                            <w:bottom w:val="single" w:sz="2" w:space="0" w:color="D9D9E3"/>
                            <w:right w:val="single" w:sz="2" w:space="0" w:color="D9D9E3"/>
                          </w:divBdr>
                          <w:divsChild>
                            <w:div w:id="2092503964">
                              <w:marLeft w:val="0"/>
                              <w:marRight w:val="0"/>
                              <w:marTop w:val="100"/>
                              <w:marBottom w:val="100"/>
                              <w:divBdr>
                                <w:top w:val="single" w:sz="2" w:space="0" w:color="D9D9E3"/>
                                <w:left w:val="single" w:sz="2" w:space="0" w:color="D9D9E3"/>
                                <w:bottom w:val="single" w:sz="2" w:space="0" w:color="D9D9E3"/>
                                <w:right w:val="single" w:sz="2" w:space="0" w:color="D9D9E3"/>
                              </w:divBdr>
                              <w:divsChild>
                                <w:div w:id="984627684">
                                  <w:marLeft w:val="0"/>
                                  <w:marRight w:val="0"/>
                                  <w:marTop w:val="0"/>
                                  <w:marBottom w:val="0"/>
                                  <w:divBdr>
                                    <w:top w:val="single" w:sz="2" w:space="0" w:color="D9D9E3"/>
                                    <w:left w:val="single" w:sz="2" w:space="0" w:color="D9D9E3"/>
                                    <w:bottom w:val="single" w:sz="2" w:space="0" w:color="D9D9E3"/>
                                    <w:right w:val="single" w:sz="2" w:space="0" w:color="D9D9E3"/>
                                  </w:divBdr>
                                  <w:divsChild>
                                    <w:div w:id="1880773823">
                                      <w:marLeft w:val="0"/>
                                      <w:marRight w:val="0"/>
                                      <w:marTop w:val="0"/>
                                      <w:marBottom w:val="0"/>
                                      <w:divBdr>
                                        <w:top w:val="single" w:sz="2" w:space="0" w:color="D9D9E3"/>
                                        <w:left w:val="single" w:sz="2" w:space="0" w:color="D9D9E3"/>
                                        <w:bottom w:val="single" w:sz="2" w:space="0" w:color="D9D9E3"/>
                                        <w:right w:val="single" w:sz="2" w:space="0" w:color="D9D9E3"/>
                                      </w:divBdr>
                                      <w:divsChild>
                                        <w:div w:id="1979799588">
                                          <w:marLeft w:val="0"/>
                                          <w:marRight w:val="0"/>
                                          <w:marTop w:val="0"/>
                                          <w:marBottom w:val="0"/>
                                          <w:divBdr>
                                            <w:top w:val="single" w:sz="2" w:space="0" w:color="D9D9E3"/>
                                            <w:left w:val="single" w:sz="2" w:space="0" w:color="D9D9E3"/>
                                            <w:bottom w:val="single" w:sz="2" w:space="0" w:color="D9D9E3"/>
                                            <w:right w:val="single" w:sz="2" w:space="0" w:color="D9D9E3"/>
                                          </w:divBdr>
                                          <w:divsChild>
                                            <w:div w:id="1641572626">
                                              <w:marLeft w:val="0"/>
                                              <w:marRight w:val="0"/>
                                              <w:marTop w:val="0"/>
                                              <w:marBottom w:val="0"/>
                                              <w:divBdr>
                                                <w:top w:val="single" w:sz="2" w:space="0" w:color="D9D9E3"/>
                                                <w:left w:val="single" w:sz="2" w:space="0" w:color="D9D9E3"/>
                                                <w:bottom w:val="single" w:sz="2" w:space="0" w:color="D9D9E3"/>
                                                <w:right w:val="single" w:sz="2" w:space="0" w:color="D9D9E3"/>
                                              </w:divBdr>
                                              <w:divsChild>
                                                <w:div w:id="162473015">
                                                  <w:marLeft w:val="0"/>
                                                  <w:marRight w:val="0"/>
                                                  <w:marTop w:val="0"/>
                                                  <w:marBottom w:val="0"/>
                                                  <w:divBdr>
                                                    <w:top w:val="single" w:sz="2" w:space="0" w:color="D9D9E3"/>
                                                    <w:left w:val="single" w:sz="2" w:space="0" w:color="D9D9E3"/>
                                                    <w:bottom w:val="single" w:sz="2" w:space="0" w:color="D9D9E3"/>
                                                    <w:right w:val="single" w:sz="2" w:space="0" w:color="D9D9E3"/>
                                                  </w:divBdr>
                                                  <w:divsChild>
                                                    <w:div w:id="1192180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0501551">
          <w:marLeft w:val="0"/>
          <w:marRight w:val="0"/>
          <w:marTop w:val="0"/>
          <w:marBottom w:val="0"/>
          <w:divBdr>
            <w:top w:val="none" w:sz="0" w:space="0" w:color="auto"/>
            <w:left w:val="none" w:sz="0" w:space="0" w:color="auto"/>
            <w:bottom w:val="none" w:sz="0" w:space="0" w:color="auto"/>
            <w:right w:val="none" w:sz="0" w:space="0" w:color="auto"/>
          </w:divBdr>
        </w:div>
      </w:divsChild>
    </w:div>
    <w:div w:id="1652370613">
      <w:bodyDiv w:val="1"/>
      <w:marLeft w:val="0"/>
      <w:marRight w:val="0"/>
      <w:marTop w:val="0"/>
      <w:marBottom w:val="0"/>
      <w:divBdr>
        <w:top w:val="none" w:sz="0" w:space="0" w:color="auto"/>
        <w:left w:val="none" w:sz="0" w:space="0" w:color="auto"/>
        <w:bottom w:val="none" w:sz="0" w:space="0" w:color="auto"/>
        <w:right w:val="none" w:sz="0" w:space="0" w:color="auto"/>
      </w:divBdr>
    </w:div>
    <w:div w:id="1653369282">
      <w:bodyDiv w:val="1"/>
      <w:marLeft w:val="0"/>
      <w:marRight w:val="0"/>
      <w:marTop w:val="0"/>
      <w:marBottom w:val="0"/>
      <w:divBdr>
        <w:top w:val="none" w:sz="0" w:space="0" w:color="auto"/>
        <w:left w:val="none" w:sz="0" w:space="0" w:color="auto"/>
        <w:bottom w:val="none" w:sz="0" w:space="0" w:color="auto"/>
        <w:right w:val="none" w:sz="0" w:space="0" w:color="auto"/>
      </w:divBdr>
    </w:div>
    <w:div w:id="1693993952">
      <w:bodyDiv w:val="1"/>
      <w:marLeft w:val="0"/>
      <w:marRight w:val="0"/>
      <w:marTop w:val="0"/>
      <w:marBottom w:val="0"/>
      <w:divBdr>
        <w:top w:val="none" w:sz="0" w:space="0" w:color="auto"/>
        <w:left w:val="none" w:sz="0" w:space="0" w:color="auto"/>
        <w:bottom w:val="none" w:sz="0" w:space="0" w:color="auto"/>
        <w:right w:val="none" w:sz="0" w:space="0" w:color="auto"/>
      </w:divBdr>
    </w:div>
    <w:div w:id="1716075652">
      <w:bodyDiv w:val="1"/>
      <w:marLeft w:val="0"/>
      <w:marRight w:val="0"/>
      <w:marTop w:val="0"/>
      <w:marBottom w:val="0"/>
      <w:divBdr>
        <w:top w:val="none" w:sz="0" w:space="0" w:color="auto"/>
        <w:left w:val="none" w:sz="0" w:space="0" w:color="auto"/>
        <w:bottom w:val="none" w:sz="0" w:space="0" w:color="auto"/>
        <w:right w:val="none" w:sz="0" w:space="0" w:color="auto"/>
      </w:divBdr>
    </w:div>
    <w:div w:id="1718359029">
      <w:bodyDiv w:val="1"/>
      <w:marLeft w:val="0"/>
      <w:marRight w:val="0"/>
      <w:marTop w:val="0"/>
      <w:marBottom w:val="0"/>
      <w:divBdr>
        <w:top w:val="none" w:sz="0" w:space="0" w:color="auto"/>
        <w:left w:val="none" w:sz="0" w:space="0" w:color="auto"/>
        <w:bottom w:val="none" w:sz="0" w:space="0" w:color="auto"/>
        <w:right w:val="none" w:sz="0" w:space="0" w:color="auto"/>
      </w:divBdr>
    </w:div>
    <w:div w:id="1722096298">
      <w:bodyDiv w:val="1"/>
      <w:marLeft w:val="0"/>
      <w:marRight w:val="0"/>
      <w:marTop w:val="0"/>
      <w:marBottom w:val="0"/>
      <w:divBdr>
        <w:top w:val="none" w:sz="0" w:space="0" w:color="auto"/>
        <w:left w:val="none" w:sz="0" w:space="0" w:color="auto"/>
        <w:bottom w:val="none" w:sz="0" w:space="0" w:color="auto"/>
        <w:right w:val="none" w:sz="0" w:space="0" w:color="auto"/>
      </w:divBdr>
    </w:div>
    <w:div w:id="1745906525">
      <w:bodyDiv w:val="1"/>
      <w:marLeft w:val="0"/>
      <w:marRight w:val="0"/>
      <w:marTop w:val="0"/>
      <w:marBottom w:val="0"/>
      <w:divBdr>
        <w:top w:val="none" w:sz="0" w:space="0" w:color="auto"/>
        <w:left w:val="none" w:sz="0" w:space="0" w:color="auto"/>
        <w:bottom w:val="none" w:sz="0" w:space="0" w:color="auto"/>
        <w:right w:val="none" w:sz="0" w:space="0" w:color="auto"/>
      </w:divBdr>
    </w:div>
    <w:div w:id="1756245605">
      <w:bodyDiv w:val="1"/>
      <w:marLeft w:val="0"/>
      <w:marRight w:val="0"/>
      <w:marTop w:val="0"/>
      <w:marBottom w:val="0"/>
      <w:divBdr>
        <w:top w:val="none" w:sz="0" w:space="0" w:color="auto"/>
        <w:left w:val="none" w:sz="0" w:space="0" w:color="auto"/>
        <w:bottom w:val="none" w:sz="0" w:space="0" w:color="auto"/>
        <w:right w:val="none" w:sz="0" w:space="0" w:color="auto"/>
      </w:divBdr>
    </w:div>
    <w:div w:id="1763989171">
      <w:bodyDiv w:val="1"/>
      <w:marLeft w:val="0"/>
      <w:marRight w:val="0"/>
      <w:marTop w:val="0"/>
      <w:marBottom w:val="0"/>
      <w:divBdr>
        <w:top w:val="none" w:sz="0" w:space="0" w:color="auto"/>
        <w:left w:val="none" w:sz="0" w:space="0" w:color="auto"/>
        <w:bottom w:val="none" w:sz="0" w:space="0" w:color="auto"/>
        <w:right w:val="none" w:sz="0" w:space="0" w:color="auto"/>
      </w:divBdr>
      <w:divsChild>
        <w:div w:id="1992634911">
          <w:marLeft w:val="0"/>
          <w:marRight w:val="0"/>
          <w:marTop w:val="0"/>
          <w:marBottom w:val="0"/>
          <w:divBdr>
            <w:top w:val="none" w:sz="0" w:space="0" w:color="auto"/>
            <w:left w:val="none" w:sz="0" w:space="0" w:color="auto"/>
            <w:bottom w:val="none" w:sz="0" w:space="0" w:color="auto"/>
            <w:right w:val="none" w:sz="0" w:space="0" w:color="auto"/>
          </w:divBdr>
          <w:divsChild>
            <w:div w:id="379015740">
              <w:marLeft w:val="0"/>
              <w:marRight w:val="0"/>
              <w:marTop w:val="0"/>
              <w:marBottom w:val="0"/>
              <w:divBdr>
                <w:top w:val="none" w:sz="0" w:space="0" w:color="auto"/>
                <w:left w:val="none" w:sz="0" w:space="0" w:color="auto"/>
                <w:bottom w:val="none" w:sz="0" w:space="0" w:color="auto"/>
                <w:right w:val="none" w:sz="0" w:space="0" w:color="auto"/>
              </w:divBdr>
              <w:divsChild>
                <w:div w:id="2009400718">
                  <w:marLeft w:val="0"/>
                  <w:marRight w:val="0"/>
                  <w:marTop w:val="0"/>
                  <w:marBottom w:val="0"/>
                  <w:divBdr>
                    <w:top w:val="none" w:sz="0" w:space="0" w:color="auto"/>
                    <w:left w:val="none" w:sz="0" w:space="0" w:color="auto"/>
                    <w:bottom w:val="none" w:sz="0" w:space="0" w:color="auto"/>
                    <w:right w:val="none" w:sz="0" w:space="0" w:color="auto"/>
                  </w:divBdr>
                  <w:divsChild>
                    <w:div w:id="653879406">
                      <w:marLeft w:val="0"/>
                      <w:marRight w:val="0"/>
                      <w:marTop w:val="0"/>
                      <w:marBottom w:val="0"/>
                      <w:divBdr>
                        <w:top w:val="none" w:sz="0" w:space="0" w:color="auto"/>
                        <w:left w:val="none" w:sz="0" w:space="0" w:color="auto"/>
                        <w:bottom w:val="none" w:sz="0" w:space="0" w:color="auto"/>
                        <w:right w:val="none" w:sz="0" w:space="0" w:color="auto"/>
                      </w:divBdr>
                      <w:divsChild>
                        <w:div w:id="746147316">
                          <w:marLeft w:val="0"/>
                          <w:marRight w:val="0"/>
                          <w:marTop w:val="0"/>
                          <w:marBottom w:val="0"/>
                          <w:divBdr>
                            <w:top w:val="none" w:sz="0" w:space="0" w:color="auto"/>
                            <w:left w:val="none" w:sz="0" w:space="0" w:color="auto"/>
                            <w:bottom w:val="none" w:sz="0" w:space="0" w:color="auto"/>
                            <w:right w:val="none" w:sz="0" w:space="0" w:color="auto"/>
                          </w:divBdr>
                          <w:divsChild>
                            <w:div w:id="1460344444">
                              <w:marLeft w:val="0"/>
                              <w:marRight w:val="0"/>
                              <w:marTop w:val="0"/>
                              <w:marBottom w:val="0"/>
                              <w:divBdr>
                                <w:top w:val="none" w:sz="0" w:space="0" w:color="auto"/>
                                <w:left w:val="none" w:sz="0" w:space="0" w:color="auto"/>
                                <w:bottom w:val="none" w:sz="0" w:space="0" w:color="auto"/>
                                <w:right w:val="none" w:sz="0" w:space="0" w:color="auto"/>
                              </w:divBdr>
                              <w:divsChild>
                                <w:div w:id="617680068">
                                  <w:marLeft w:val="0"/>
                                  <w:marRight w:val="0"/>
                                  <w:marTop w:val="0"/>
                                  <w:marBottom w:val="0"/>
                                  <w:divBdr>
                                    <w:top w:val="none" w:sz="0" w:space="0" w:color="auto"/>
                                    <w:left w:val="none" w:sz="0" w:space="0" w:color="auto"/>
                                    <w:bottom w:val="none" w:sz="0" w:space="0" w:color="auto"/>
                                    <w:right w:val="none" w:sz="0" w:space="0" w:color="auto"/>
                                  </w:divBdr>
                                  <w:divsChild>
                                    <w:div w:id="1417707146">
                                      <w:marLeft w:val="0"/>
                                      <w:marRight w:val="0"/>
                                      <w:marTop w:val="0"/>
                                      <w:marBottom w:val="0"/>
                                      <w:divBdr>
                                        <w:top w:val="none" w:sz="0" w:space="0" w:color="auto"/>
                                        <w:left w:val="none" w:sz="0" w:space="0" w:color="auto"/>
                                        <w:bottom w:val="none" w:sz="0" w:space="0" w:color="auto"/>
                                        <w:right w:val="none" w:sz="0" w:space="0" w:color="auto"/>
                                      </w:divBdr>
                                      <w:divsChild>
                                        <w:div w:id="2137867915">
                                          <w:marLeft w:val="0"/>
                                          <w:marRight w:val="0"/>
                                          <w:marTop w:val="0"/>
                                          <w:marBottom w:val="0"/>
                                          <w:divBdr>
                                            <w:top w:val="none" w:sz="0" w:space="0" w:color="auto"/>
                                            <w:left w:val="none" w:sz="0" w:space="0" w:color="auto"/>
                                            <w:bottom w:val="none" w:sz="0" w:space="0" w:color="auto"/>
                                            <w:right w:val="none" w:sz="0" w:space="0" w:color="auto"/>
                                          </w:divBdr>
                                          <w:divsChild>
                                            <w:div w:id="1370490377">
                                              <w:marLeft w:val="0"/>
                                              <w:marRight w:val="0"/>
                                              <w:marTop w:val="0"/>
                                              <w:marBottom w:val="0"/>
                                              <w:divBdr>
                                                <w:top w:val="none" w:sz="0" w:space="0" w:color="auto"/>
                                                <w:left w:val="none" w:sz="0" w:space="0" w:color="auto"/>
                                                <w:bottom w:val="none" w:sz="0" w:space="0" w:color="auto"/>
                                                <w:right w:val="none" w:sz="0" w:space="0" w:color="auto"/>
                                              </w:divBdr>
                                              <w:divsChild>
                                                <w:div w:id="1901359174">
                                                  <w:marLeft w:val="0"/>
                                                  <w:marRight w:val="0"/>
                                                  <w:marTop w:val="0"/>
                                                  <w:marBottom w:val="0"/>
                                                  <w:divBdr>
                                                    <w:top w:val="none" w:sz="0" w:space="0" w:color="auto"/>
                                                    <w:left w:val="none" w:sz="0" w:space="0" w:color="auto"/>
                                                    <w:bottom w:val="none" w:sz="0" w:space="0" w:color="auto"/>
                                                    <w:right w:val="none" w:sz="0" w:space="0" w:color="auto"/>
                                                  </w:divBdr>
                                                  <w:divsChild>
                                                    <w:div w:id="1993019970">
                                                      <w:marLeft w:val="0"/>
                                                      <w:marRight w:val="0"/>
                                                      <w:marTop w:val="0"/>
                                                      <w:marBottom w:val="0"/>
                                                      <w:divBdr>
                                                        <w:top w:val="none" w:sz="0" w:space="0" w:color="auto"/>
                                                        <w:left w:val="none" w:sz="0" w:space="0" w:color="auto"/>
                                                        <w:bottom w:val="none" w:sz="0" w:space="0" w:color="auto"/>
                                                        <w:right w:val="none" w:sz="0" w:space="0" w:color="auto"/>
                                                      </w:divBdr>
                                                      <w:divsChild>
                                                        <w:div w:id="69523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4227177">
      <w:bodyDiv w:val="1"/>
      <w:marLeft w:val="0"/>
      <w:marRight w:val="0"/>
      <w:marTop w:val="0"/>
      <w:marBottom w:val="0"/>
      <w:divBdr>
        <w:top w:val="none" w:sz="0" w:space="0" w:color="auto"/>
        <w:left w:val="none" w:sz="0" w:space="0" w:color="auto"/>
        <w:bottom w:val="none" w:sz="0" w:space="0" w:color="auto"/>
        <w:right w:val="none" w:sz="0" w:space="0" w:color="auto"/>
      </w:divBdr>
    </w:div>
    <w:div w:id="1790129373">
      <w:bodyDiv w:val="1"/>
      <w:marLeft w:val="0"/>
      <w:marRight w:val="0"/>
      <w:marTop w:val="0"/>
      <w:marBottom w:val="0"/>
      <w:divBdr>
        <w:top w:val="none" w:sz="0" w:space="0" w:color="auto"/>
        <w:left w:val="none" w:sz="0" w:space="0" w:color="auto"/>
        <w:bottom w:val="none" w:sz="0" w:space="0" w:color="auto"/>
        <w:right w:val="none" w:sz="0" w:space="0" w:color="auto"/>
      </w:divBdr>
      <w:divsChild>
        <w:div w:id="1460418180">
          <w:marLeft w:val="0"/>
          <w:marRight w:val="0"/>
          <w:marTop w:val="0"/>
          <w:marBottom w:val="0"/>
          <w:divBdr>
            <w:top w:val="none" w:sz="0" w:space="0" w:color="auto"/>
            <w:left w:val="none" w:sz="0" w:space="0" w:color="auto"/>
            <w:bottom w:val="none" w:sz="0" w:space="0" w:color="auto"/>
            <w:right w:val="none" w:sz="0" w:space="0" w:color="auto"/>
          </w:divBdr>
          <w:divsChild>
            <w:div w:id="779224166">
              <w:marLeft w:val="0"/>
              <w:marRight w:val="0"/>
              <w:marTop w:val="0"/>
              <w:marBottom w:val="0"/>
              <w:divBdr>
                <w:top w:val="none" w:sz="0" w:space="0" w:color="auto"/>
                <w:left w:val="none" w:sz="0" w:space="0" w:color="auto"/>
                <w:bottom w:val="none" w:sz="0" w:space="0" w:color="auto"/>
                <w:right w:val="none" w:sz="0" w:space="0" w:color="auto"/>
              </w:divBdr>
              <w:divsChild>
                <w:div w:id="1790970889">
                  <w:marLeft w:val="0"/>
                  <w:marRight w:val="0"/>
                  <w:marTop w:val="0"/>
                  <w:marBottom w:val="0"/>
                  <w:divBdr>
                    <w:top w:val="none" w:sz="0" w:space="0" w:color="auto"/>
                    <w:left w:val="none" w:sz="0" w:space="0" w:color="auto"/>
                    <w:bottom w:val="none" w:sz="0" w:space="0" w:color="auto"/>
                    <w:right w:val="none" w:sz="0" w:space="0" w:color="auto"/>
                  </w:divBdr>
                  <w:divsChild>
                    <w:div w:id="428349981">
                      <w:marLeft w:val="0"/>
                      <w:marRight w:val="0"/>
                      <w:marTop w:val="0"/>
                      <w:marBottom w:val="0"/>
                      <w:divBdr>
                        <w:top w:val="none" w:sz="0" w:space="0" w:color="auto"/>
                        <w:left w:val="none" w:sz="0" w:space="0" w:color="auto"/>
                        <w:bottom w:val="none" w:sz="0" w:space="0" w:color="auto"/>
                        <w:right w:val="none" w:sz="0" w:space="0" w:color="auto"/>
                      </w:divBdr>
                      <w:divsChild>
                        <w:div w:id="1660113850">
                          <w:marLeft w:val="0"/>
                          <w:marRight w:val="0"/>
                          <w:marTop w:val="0"/>
                          <w:marBottom w:val="0"/>
                          <w:divBdr>
                            <w:top w:val="none" w:sz="0" w:space="0" w:color="auto"/>
                            <w:left w:val="none" w:sz="0" w:space="0" w:color="auto"/>
                            <w:bottom w:val="none" w:sz="0" w:space="0" w:color="auto"/>
                            <w:right w:val="none" w:sz="0" w:space="0" w:color="auto"/>
                          </w:divBdr>
                          <w:divsChild>
                            <w:div w:id="180555042">
                              <w:marLeft w:val="0"/>
                              <w:marRight w:val="0"/>
                              <w:marTop w:val="0"/>
                              <w:marBottom w:val="0"/>
                              <w:divBdr>
                                <w:top w:val="none" w:sz="0" w:space="0" w:color="auto"/>
                                <w:left w:val="none" w:sz="0" w:space="0" w:color="auto"/>
                                <w:bottom w:val="none" w:sz="0" w:space="0" w:color="auto"/>
                                <w:right w:val="none" w:sz="0" w:space="0" w:color="auto"/>
                              </w:divBdr>
                              <w:divsChild>
                                <w:div w:id="1626504041">
                                  <w:marLeft w:val="0"/>
                                  <w:marRight w:val="0"/>
                                  <w:marTop w:val="0"/>
                                  <w:marBottom w:val="0"/>
                                  <w:divBdr>
                                    <w:top w:val="none" w:sz="0" w:space="0" w:color="auto"/>
                                    <w:left w:val="none" w:sz="0" w:space="0" w:color="auto"/>
                                    <w:bottom w:val="none" w:sz="0" w:space="0" w:color="auto"/>
                                    <w:right w:val="none" w:sz="0" w:space="0" w:color="auto"/>
                                  </w:divBdr>
                                  <w:divsChild>
                                    <w:div w:id="1702973428">
                                      <w:marLeft w:val="0"/>
                                      <w:marRight w:val="0"/>
                                      <w:marTop w:val="0"/>
                                      <w:marBottom w:val="0"/>
                                      <w:divBdr>
                                        <w:top w:val="none" w:sz="0" w:space="0" w:color="auto"/>
                                        <w:left w:val="none" w:sz="0" w:space="0" w:color="auto"/>
                                        <w:bottom w:val="none" w:sz="0" w:space="0" w:color="auto"/>
                                        <w:right w:val="none" w:sz="0" w:space="0" w:color="auto"/>
                                      </w:divBdr>
                                      <w:divsChild>
                                        <w:div w:id="311838798">
                                          <w:marLeft w:val="0"/>
                                          <w:marRight w:val="0"/>
                                          <w:marTop w:val="0"/>
                                          <w:marBottom w:val="0"/>
                                          <w:divBdr>
                                            <w:top w:val="none" w:sz="0" w:space="0" w:color="auto"/>
                                            <w:left w:val="none" w:sz="0" w:space="0" w:color="auto"/>
                                            <w:bottom w:val="none" w:sz="0" w:space="0" w:color="auto"/>
                                            <w:right w:val="none" w:sz="0" w:space="0" w:color="auto"/>
                                          </w:divBdr>
                                          <w:divsChild>
                                            <w:div w:id="1290159573">
                                              <w:marLeft w:val="0"/>
                                              <w:marRight w:val="0"/>
                                              <w:marTop w:val="0"/>
                                              <w:marBottom w:val="0"/>
                                              <w:divBdr>
                                                <w:top w:val="none" w:sz="0" w:space="0" w:color="auto"/>
                                                <w:left w:val="none" w:sz="0" w:space="0" w:color="auto"/>
                                                <w:bottom w:val="none" w:sz="0" w:space="0" w:color="auto"/>
                                                <w:right w:val="none" w:sz="0" w:space="0" w:color="auto"/>
                                              </w:divBdr>
                                              <w:divsChild>
                                                <w:div w:id="76098084">
                                                  <w:marLeft w:val="0"/>
                                                  <w:marRight w:val="0"/>
                                                  <w:marTop w:val="0"/>
                                                  <w:marBottom w:val="0"/>
                                                  <w:divBdr>
                                                    <w:top w:val="none" w:sz="0" w:space="0" w:color="auto"/>
                                                    <w:left w:val="none" w:sz="0" w:space="0" w:color="auto"/>
                                                    <w:bottom w:val="none" w:sz="0" w:space="0" w:color="auto"/>
                                                    <w:right w:val="none" w:sz="0" w:space="0" w:color="auto"/>
                                                  </w:divBdr>
                                                  <w:divsChild>
                                                    <w:div w:id="1123696484">
                                                      <w:marLeft w:val="0"/>
                                                      <w:marRight w:val="0"/>
                                                      <w:marTop w:val="0"/>
                                                      <w:marBottom w:val="0"/>
                                                      <w:divBdr>
                                                        <w:top w:val="none" w:sz="0" w:space="0" w:color="auto"/>
                                                        <w:left w:val="none" w:sz="0" w:space="0" w:color="auto"/>
                                                        <w:bottom w:val="none" w:sz="0" w:space="0" w:color="auto"/>
                                                        <w:right w:val="none" w:sz="0" w:space="0" w:color="auto"/>
                                                      </w:divBdr>
                                                      <w:divsChild>
                                                        <w:div w:id="1503885536">
                                                          <w:marLeft w:val="0"/>
                                                          <w:marRight w:val="0"/>
                                                          <w:marTop w:val="0"/>
                                                          <w:marBottom w:val="0"/>
                                                          <w:divBdr>
                                                            <w:top w:val="none" w:sz="0" w:space="0" w:color="auto"/>
                                                            <w:left w:val="none" w:sz="0" w:space="0" w:color="auto"/>
                                                            <w:bottom w:val="none" w:sz="0" w:space="0" w:color="auto"/>
                                                            <w:right w:val="none" w:sz="0" w:space="0" w:color="auto"/>
                                                          </w:divBdr>
                                                          <w:divsChild>
                                                            <w:div w:id="17382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941009">
          <w:marLeft w:val="0"/>
          <w:marRight w:val="0"/>
          <w:marTop w:val="0"/>
          <w:marBottom w:val="0"/>
          <w:divBdr>
            <w:top w:val="none" w:sz="0" w:space="0" w:color="auto"/>
            <w:left w:val="none" w:sz="0" w:space="0" w:color="auto"/>
            <w:bottom w:val="none" w:sz="0" w:space="0" w:color="auto"/>
            <w:right w:val="none" w:sz="0" w:space="0" w:color="auto"/>
          </w:divBdr>
          <w:divsChild>
            <w:div w:id="1582328935">
              <w:marLeft w:val="0"/>
              <w:marRight w:val="0"/>
              <w:marTop w:val="0"/>
              <w:marBottom w:val="0"/>
              <w:divBdr>
                <w:top w:val="none" w:sz="0" w:space="0" w:color="auto"/>
                <w:left w:val="none" w:sz="0" w:space="0" w:color="auto"/>
                <w:bottom w:val="none" w:sz="0" w:space="0" w:color="auto"/>
                <w:right w:val="none" w:sz="0" w:space="0" w:color="auto"/>
              </w:divBdr>
              <w:divsChild>
                <w:div w:id="19315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83583">
      <w:bodyDiv w:val="1"/>
      <w:marLeft w:val="0"/>
      <w:marRight w:val="0"/>
      <w:marTop w:val="0"/>
      <w:marBottom w:val="0"/>
      <w:divBdr>
        <w:top w:val="none" w:sz="0" w:space="0" w:color="auto"/>
        <w:left w:val="none" w:sz="0" w:space="0" w:color="auto"/>
        <w:bottom w:val="none" w:sz="0" w:space="0" w:color="auto"/>
        <w:right w:val="none" w:sz="0" w:space="0" w:color="auto"/>
      </w:divBdr>
    </w:div>
    <w:div w:id="1798328228">
      <w:bodyDiv w:val="1"/>
      <w:marLeft w:val="0"/>
      <w:marRight w:val="0"/>
      <w:marTop w:val="0"/>
      <w:marBottom w:val="0"/>
      <w:divBdr>
        <w:top w:val="none" w:sz="0" w:space="0" w:color="auto"/>
        <w:left w:val="none" w:sz="0" w:space="0" w:color="auto"/>
        <w:bottom w:val="none" w:sz="0" w:space="0" w:color="auto"/>
        <w:right w:val="none" w:sz="0" w:space="0" w:color="auto"/>
      </w:divBdr>
    </w:div>
    <w:div w:id="1798915511">
      <w:bodyDiv w:val="1"/>
      <w:marLeft w:val="0"/>
      <w:marRight w:val="0"/>
      <w:marTop w:val="0"/>
      <w:marBottom w:val="0"/>
      <w:divBdr>
        <w:top w:val="none" w:sz="0" w:space="0" w:color="auto"/>
        <w:left w:val="none" w:sz="0" w:space="0" w:color="auto"/>
        <w:bottom w:val="none" w:sz="0" w:space="0" w:color="auto"/>
        <w:right w:val="none" w:sz="0" w:space="0" w:color="auto"/>
      </w:divBdr>
      <w:divsChild>
        <w:div w:id="906846520">
          <w:marLeft w:val="0"/>
          <w:marRight w:val="0"/>
          <w:marTop w:val="0"/>
          <w:marBottom w:val="0"/>
          <w:divBdr>
            <w:top w:val="none" w:sz="0" w:space="0" w:color="auto"/>
            <w:left w:val="none" w:sz="0" w:space="0" w:color="auto"/>
            <w:bottom w:val="none" w:sz="0" w:space="0" w:color="auto"/>
            <w:right w:val="none" w:sz="0" w:space="0" w:color="auto"/>
          </w:divBdr>
        </w:div>
        <w:div w:id="1031418518">
          <w:marLeft w:val="0"/>
          <w:marRight w:val="0"/>
          <w:marTop w:val="0"/>
          <w:marBottom w:val="0"/>
          <w:divBdr>
            <w:top w:val="none" w:sz="0" w:space="0" w:color="auto"/>
            <w:left w:val="none" w:sz="0" w:space="0" w:color="auto"/>
            <w:bottom w:val="none" w:sz="0" w:space="0" w:color="auto"/>
            <w:right w:val="none" w:sz="0" w:space="0" w:color="auto"/>
          </w:divBdr>
        </w:div>
        <w:div w:id="1013217819">
          <w:marLeft w:val="0"/>
          <w:marRight w:val="0"/>
          <w:marTop w:val="0"/>
          <w:marBottom w:val="0"/>
          <w:divBdr>
            <w:top w:val="none" w:sz="0" w:space="0" w:color="auto"/>
            <w:left w:val="none" w:sz="0" w:space="0" w:color="auto"/>
            <w:bottom w:val="none" w:sz="0" w:space="0" w:color="auto"/>
            <w:right w:val="none" w:sz="0" w:space="0" w:color="auto"/>
          </w:divBdr>
        </w:div>
        <w:div w:id="101339022">
          <w:marLeft w:val="0"/>
          <w:marRight w:val="0"/>
          <w:marTop w:val="0"/>
          <w:marBottom w:val="0"/>
          <w:divBdr>
            <w:top w:val="none" w:sz="0" w:space="0" w:color="auto"/>
            <w:left w:val="none" w:sz="0" w:space="0" w:color="auto"/>
            <w:bottom w:val="none" w:sz="0" w:space="0" w:color="auto"/>
            <w:right w:val="none" w:sz="0" w:space="0" w:color="auto"/>
          </w:divBdr>
        </w:div>
      </w:divsChild>
    </w:div>
    <w:div w:id="1813326513">
      <w:bodyDiv w:val="1"/>
      <w:marLeft w:val="0"/>
      <w:marRight w:val="0"/>
      <w:marTop w:val="0"/>
      <w:marBottom w:val="0"/>
      <w:divBdr>
        <w:top w:val="none" w:sz="0" w:space="0" w:color="auto"/>
        <w:left w:val="none" w:sz="0" w:space="0" w:color="auto"/>
        <w:bottom w:val="none" w:sz="0" w:space="0" w:color="auto"/>
        <w:right w:val="none" w:sz="0" w:space="0" w:color="auto"/>
      </w:divBdr>
    </w:div>
    <w:div w:id="1868326676">
      <w:bodyDiv w:val="1"/>
      <w:marLeft w:val="0"/>
      <w:marRight w:val="0"/>
      <w:marTop w:val="0"/>
      <w:marBottom w:val="0"/>
      <w:divBdr>
        <w:top w:val="none" w:sz="0" w:space="0" w:color="auto"/>
        <w:left w:val="none" w:sz="0" w:space="0" w:color="auto"/>
        <w:bottom w:val="none" w:sz="0" w:space="0" w:color="auto"/>
        <w:right w:val="none" w:sz="0" w:space="0" w:color="auto"/>
      </w:divBdr>
      <w:divsChild>
        <w:div w:id="1589003773">
          <w:marLeft w:val="0"/>
          <w:marRight w:val="0"/>
          <w:marTop w:val="0"/>
          <w:marBottom w:val="0"/>
          <w:divBdr>
            <w:top w:val="none" w:sz="0" w:space="0" w:color="auto"/>
            <w:left w:val="none" w:sz="0" w:space="0" w:color="auto"/>
            <w:bottom w:val="none" w:sz="0" w:space="0" w:color="auto"/>
            <w:right w:val="none" w:sz="0" w:space="0" w:color="auto"/>
          </w:divBdr>
          <w:divsChild>
            <w:div w:id="1936940304">
              <w:marLeft w:val="0"/>
              <w:marRight w:val="0"/>
              <w:marTop w:val="0"/>
              <w:marBottom w:val="120"/>
              <w:divBdr>
                <w:top w:val="none" w:sz="0" w:space="0" w:color="auto"/>
                <w:left w:val="none" w:sz="0" w:space="0" w:color="auto"/>
                <w:bottom w:val="none" w:sz="0" w:space="0" w:color="auto"/>
                <w:right w:val="none" w:sz="0" w:space="0" w:color="auto"/>
              </w:divBdr>
            </w:div>
          </w:divsChild>
        </w:div>
        <w:div w:id="142896382">
          <w:marLeft w:val="0"/>
          <w:marRight w:val="0"/>
          <w:marTop w:val="0"/>
          <w:marBottom w:val="0"/>
          <w:divBdr>
            <w:top w:val="none" w:sz="0" w:space="0" w:color="auto"/>
            <w:left w:val="none" w:sz="0" w:space="0" w:color="auto"/>
            <w:bottom w:val="none" w:sz="0" w:space="0" w:color="auto"/>
            <w:right w:val="none" w:sz="0" w:space="0" w:color="auto"/>
          </w:divBdr>
        </w:div>
      </w:divsChild>
    </w:div>
    <w:div w:id="1916083235">
      <w:bodyDiv w:val="1"/>
      <w:marLeft w:val="0"/>
      <w:marRight w:val="0"/>
      <w:marTop w:val="0"/>
      <w:marBottom w:val="0"/>
      <w:divBdr>
        <w:top w:val="none" w:sz="0" w:space="0" w:color="auto"/>
        <w:left w:val="none" w:sz="0" w:space="0" w:color="auto"/>
        <w:bottom w:val="none" w:sz="0" w:space="0" w:color="auto"/>
        <w:right w:val="none" w:sz="0" w:space="0" w:color="auto"/>
      </w:divBdr>
    </w:div>
    <w:div w:id="1944606622">
      <w:bodyDiv w:val="1"/>
      <w:marLeft w:val="0"/>
      <w:marRight w:val="0"/>
      <w:marTop w:val="0"/>
      <w:marBottom w:val="0"/>
      <w:divBdr>
        <w:top w:val="none" w:sz="0" w:space="0" w:color="auto"/>
        <w:left w:val="none" w:sz="0" w:space="0" w:color="auto"/>
        <w:bottom w:val="none" w:sz="0" w:space="0" w:color="auto"/>
        <w:right w:val="none" w:sz="0" w:space="0" w:color="auto"/>
      </w:divBdr>
    </w:div>
    <w:div w:id="1992252236">
      <w:bodyDiv w:val="1"/>
      <w:marLeft w:val="0"/>
      <w:marRight w:val="0"/>
      <w:marTop w:val="0"/>
      <w:marBottom w:val="0"/>
      <w:divBdr>
        <w:top w:val="none" w:sz="0" w:space="0" w:color="auto"/>
        <w:left w:val="none" w:sz="0" w:space="0" w:color="auto"/>
        <w:bottom w:val="none" w:sz="0" w:space="0" w:color="auto"/>
        <w:right w:val="none" w:sz="0" w:space="0" w:color="auto"/>
      </w:divBdr>
    </w:div>
    <w:div w:id="1992826735">
      <w:bodyDiv w:val="1"/>
      <w:marLeft w:val="0"/>
      <w:marRight w:val="0"/>
      <w:marTop w:val="0"/>
      <w:marBottom w:val="0"/>
      <w:divBdr>
        <w:top w:val="none" w:sz="0" w:space="0" w:color="auto"/>
        <w:left w:val="none" w:sz="0" w:space="0" w:color="auto"/>
        <w:bottom w:val="none" w:sz="0" w:space="0" w:color="auto"/>
        <w:right w:val="none" w:sz="0" w:space="0" w:color="auto"/>
      </w:divBdr>
    </w:div>
    <w:div w:id="1994983472">
      <w:bodyDiv w:val="1"/>
      <w:marLeft w:val="0"/>
      <w:marRight w:val="0"/>
      <w:marTop w:val="0"/>
      <w:marBottom w:val="0"/>
      <w:divBdr>
        <w:top w:val="none" w:sz="0" w:space="0" w:color="auto"/>
        <w:left w:val="none" w:sz="0" w:space="0" w:color="auto"/>
        <w:bottom w:val="none" w:sz="0" w:space="0" w:color="auto"/>
        <w:right w:val="none" w:sz="0" w:space="0" w:color="auto"/>
      </w:divBdr>
    </w:div>
    <w:div w:id="1998877015">
      <w:bodyDiv w:val="1"/>
      <w:marLeft w:val="0"/>
      <w:marRight w:val="0"/>
      <w:marTop w:val="0"/>
      <w:marBottom w:val="0"/>
      <w:divBdr>
        <w:top w:val="none" w:sz="0" w:space="0" w:color="auto"/>
        <w:left w:val="none" w:sz="0" w:space="0" w:color="auto"/>
        <w:bottom w:val="none" w:sz="0" w:space="0" w:color="auto"/>
        <w:right w:val="none" w:sz="0" w:space="0" w:color="auto"/>
      </w:divBdr>
    </w:div>
    <w:div w:id="2005165990">
      <w:bodyDiv w:val="1"/>
      <w:marLeft w:val="0"/>
      <w:marRight w:val="0"/>
      <w:marTop w:val="0"/>
      <w:marBottom w:val="0"/>
      <w:divBdr>
        <w:top w:val="none" w:sz="0" w:space="0" w:color="auto"/>
        <w:left w:val="none" w:sz="0" w:space="0" w:color="auto"/>
        <w:bottom w:val="none" w:sz="0" w:space="0" w:color="auto"/>
        <w:right w:val="none" w:sz="0" w:space="0" w:color="auto"/>
      </w:divBdr>
      <w:divsChild>
        <w:div w:id="1375957535">
          <w:marLeft w:val="0"/>
          <w:marRight w:val="0"/>
          <w:marTop w:val="0"/>
          <w:marBottom w:val="0"/>
          <w:divBdr>
            <w:top w:val="none" w:sz="0" w:space="0" w:color="auto"/>
            <w:left w:val="none" w:sz="0" w:space="0" w:color="auto"/>
            <w:bottom w:val="none" w:sz="0" w:space="0" w:color="auto"/>
            <w:right w:val="none" w:sz="0" w:space="0" w:color="auto"/>
          </w:divBdr>
          <w:divsChild>
            <w:div w:id="1716663865">
              <w:marLeft w:val="0"/>
              <w:marRight w:val="0"/>
              <w:marTop w:val="0"/>
              <w:marBottom w:val="0"/>
              <w:divBdr>
                <w:top w:val="none" w:sz="0" w:space="0" w:color="auto"/>
                <w:left w:val="none" w:sz="0" w:space="0" w:color="auto"/>
                <w:bottom w:val="none" w:sz="0" w:space="0" w:color="auto"/>
                <w:right w:val="none" w:sz="0" w:space="0" w:color="auto"/>
              </w:divBdr>
              <w:divsChild>
                <w:div w:id="823202994">
                  <w:marLeft w:val="0"/>
                  <w:marRight w:val="0"/>
                  <w:marTop w:val="0"/>
                  <w:marBottom w:val="0"/>
                  <w:divBdr>
                    <w:top w:val="none" w:sz="0" w:space="0" w:color="auto"/>
                    <w:left w:val="none" w:sz="0" w:space="0" w:color="auto"/>
                    <w:bottom w:val="none" w:sz="0" w:space="0" w:color="auto"/>
                    <w:right w:val="none" w:sz="0" w:space="0" w:color="auto"/>
                  </w:divBdr>
                </w:div>
                <w:div w:id="834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9505">
          <w:marLeft w:val="240"/>
          <w:marRight w:val="0"/>
          <w:marTop w:val="0"/>
          <w:marBottom w:val="0"/>
          <w:divBdr>
            <w:top w:val="none" w:sz="0" w:space="0" w:color="auto"/>
            <w:left w:val="none" w:sz="0" w:space="0" w:color="auto"/>
            <w:bottom w:val="none" w:sz="0" w:space="0" w:color="auto"/>
            <w:right w:val="none" w:sz="0" w:space="0" w:color="auto"/>
          </w:divBdr>
          <w:divsChild>
            <w:div w:id="1055469763">
              <w:marLeft w:val="0"/>
              <w:marRight w:val="0"/>
              <w:marTop w:val="0"/>
              <w:marBottom w:val="0"/>
              <w:divBdr>
                <w:top w:val="none" w:sz="0" w:space="0" w:color="auto"/>
                <w:left w:val="none" w:sz="0" w:space="0" w:color="auto"/>
                <w:bottom w:val="none" w:sz="0" w:space="0" w:color="auto"/>
                <w:right w:val="none" w:sz="0" w:space="0" w:color="auto"/>
              </w:divBdr>
            </w:div>
            <w:div w:id="992442059">
              <w:marLeft w:val="0"/>
              <w:marRight w:val="0"/>
              <w:marTop w:val="0"/>
              <w:marBottom w:val="0"/>
              <w:divBdr>
                <w:top w:val="none" w:sz="0" w:space="0" w:color="auto"/>
                <w:left w:val="none" w:sz="0" w:space="0" w:color="auto"/>
                <w:bottom w:val="none" w:sz="0" w:space="0" w:color="auto"/>
                <w:right w:val="none" w:sz="0" w:space="0" w:color="auto"/>
              </w:divBdr>
            </w:div>
          </w:divsChild>
        </w:div>
        <w:div w:id="132255721">
          <w:marLeft w:val="0"/>
          <w:marRight w:val="0"/>
          <w:marTop w:val="166"/>
          <w:marBottom w:val="166"/>
          <w:divBdr>
            <w:top w:val="none" w:sz="0" w:space="0" w:color="auto"/>
            <w:left w:val="none" w:sz="0" w:space="0" w:color="auto"/>
            <w:bottom w:val="none" w:sz="0" w:space="0" w:color="auto"/>
            <w:right w:val="none" w:sz="0" w:space="0" w:color="auto"/>
          </w:divBdr>
          <w:divsChild>
            <w:div w:id="11188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6215">
      <w:bodyDiv w:val="1"/>
      <w:marLeft w:val="0"/>
      <w:marRight w:val="0"/>
      <w:marTop w:val="0"/>
      <w:marBottom w:val="0"/>
      <w:divBdr>
        <w:top w:val="none" w:sz="0" w:space="0" w:color="auto"/>
        <w:left w:val="none" w:sz="0" w:space="0" w:color="auto"/>
        <w:bottom w:val="none" w:sz="0" w:space="0" w:color="auto"/>
        <w:right w:val="none" w:sz="0" w:space="0" w:color="auto"/>
      </w:divBdr>
      <w:divsChild>
        <w:div w:id="1628507060">
          <w:marLeft w:val="0"/>
          <w:marRight w:val="0"/>
          <w:marTop w:val="0"/>
          <w:marBottom w:val="150"/>
          <w:divBdr>
            <w:top w:val="none" w:sz="0" w:space="0" w:color="auto"/>
            <w:left w:val="none" w:sz="0" w:space="0" w:color="auto"/>
            <w:bottom w:val="none" w:sz="0" w:space="0" w:color="auto"/>
            <w:right w:val="none" w:sz="0" w:space="0" w:color="auto"/>
          </w:divBdr>
          <w:divsChild>
            <w:div w:id="972517850">
              <w:marLeft w:val="0"/>
              <w:marRight w:val="0"/>
              <w:marTop w:val="0"/>
              <w:marBottom w:val="0"/>
              <w:divBdr>
                <w:top w:val="none" w:sz="0" w:space="0" w:color="auto"/>
                <w:left w:val="none" w:sz="0" w:space="0" w:color="auto"/>
                <w:bottom w:val="none" w:sz="0" w:space="0" w:color="auto"/>
                <w:right w:val="none" w:sz="0" w:space="0" w:color="auto"/>
              </w:divBdr>
              <w:divsChild>
                <w:div w:id="305553833">
                  <w:marLeft w:val="0"/>
                  <w:marRight w:val="0"/>
                  <w:marTop w:val="0"/>
                  <w:marBottom w:val="0"/>
                  <w:divBdr>
                    <w:top w:val="none" w:sz="0" w:space="0" w:color="auto"/>
                    <w:left w:val="none" w:sz="0" w:space="0" w:color="auto"/>
                    <w:bottom w:val="none" w:sz="0" w:space="0" w:color="auto"/>
                    <w:right w:val="none" w:sz="0" w:space="0" w:color="auto"/>
                  </w:divBdr>
                  <w:divsChild>
                    <w:div w:id="1940092907">
                      <w:marLeft w:val="0"/>
                      <w:marRight w:val="0"/>
                      <w:marTop w:val="0"/>
                      <w:marBottom w:val="0"/>
                      <w:divBdr>
                        <w:top w:val="none" w:sz="0" w:space="0" w:color="auto"/>
                        <w:left w:val="none" w:sz="0" w:space="0" w:color="auto"/>
                        <w:bottom w:val="none" w:sz="0" w:space="0" w:color="auto"/>
                        <w:right w:val="none" w:sz="0" w:space="0" w:color="auto"/>
                      </w:divBdr>
                      <w:divsChild>
                        <w:div w:id="1242258406">
                          <w:marLeft w:val="0"/>
                          <w:marRight w:val="0"/>
                          <w:marTop w:val="75"/>
                          <w:marBottom w:val="0"/>
                          <w:divBdr>
                            <w:top w:val="none" w:sz="0" w:space="0" w:color="auto"/>
                            <w:left w:val="none" w:sz="0" w:space="0" w:color="auto"/>
                            <w:bottom w:val="none" w:sz="0" w:space="0" w:color="auto"/>
                            <w:right w:val="none" w:sz="0" w:space="0" w:color="auto"/>
                          </w:divBdr>
                          <w:divsChild>
                            <w:div w:id="1219244571">
                              <w:marLeft w:val="0"/>
                              <w:marRight w:val="0"/>
                              <w:marTop w:val="0"/>
                              <w:marBottom w:val="0"/>
                              <w:divBdr>
                                <w:top w:val="none" w:sz="0" w:space="0" w:color="auto"/>
                                <w:left w:val="none" w:sz="0" w:space="0" w:color="auto"/>
                                <w:bottom w:val="none" w:sz="0" w:space="0" w:color="auto"/>
                                <w:right w:val="none" w:sz="0" w:space="0" w:color="auto"/>
                              </w:divBdr>
                            </w:div>
                          </w:divsChild>
                        </w:div>
                        <w:div w:id="75165739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2146580410">
          <w:marLeft w:val="0"/>
          <w:marRight w:val="0"/>
          <w:marTop w:val="0"/>
          <w:marBottom w:val="300"/>
          <w:divBdr>
            <w:top w:val="none" w:sz="0" w:space="0" w:color="auto"/>
            <w:left w:val="none" w:sz="0" w:space="0" w:color="auto"/>
            <w:bottom w:val="none" w:sz="0" w:space="0" w:color="auto"/>
            <w:right w:val="none" w:sz="0" w:space="0" w:color="auto"/>
          </w:divBdr>
          <w:divsChild>
            <w:div w:id="121192342">
              <w:marLeft w:val="0"/>
              <w:marRight w:val="0"/>
              <w:marTop w:val="0"/>
              <w:marBottom w:val="0"/>
              <w:divBdr>
                <w:top w:val="none" w:sz="0" w:space="0" w:color="auto"/>
                <w:left w:val="none" w:sz="0" w:space="0" w:color="auto"/>
                <w:bottom w:val="none" w:sz="0" w:space="0" w:color="auto"/>
                <w:right w:val="none" w:sz="0" w:space="0" w:color="auto"/>
              </w:divBdr>
              <w:divsChild>
                <w:div w:id="947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03752">
      <w:bodyDiv w:val="1"/>
      <w:marLeft w:val="0"/>
      <w:marRight w:val="0"/>
      <w:marTop w:val="0"/>
      <w:marBottom w:val="0"/>
      <w:divBdr>
        <w:top w:val="none" w:sz="0" w:space="0" w:color="auto"/>
        <w:left w:val="none" w:sz="0" w:space="0" w:color="auto"/>
        <w:bottom w:val="none" w:sz="0" w:space="0" w:color="auto"/>
        <w:right w:val="none" w:sz="0" w:space="0" w:color="auto"/>
      </w:divBdr>
      <w:divsChild>
        <w:div w:id="587352847">
          <w:marLeft w:val="0"/>
          <w:marRight w:val="0"/>
          <w:marTop w:val="0"/>
          <w:marBottom w:val="0"/>
          <w:divBdr>
            <w:top w:val="none" w:sz="0" w:space="0" w:color="auto"/>
            <w:left w:val="none" w:sz="0" w:space="0" w:color="auto"/>
            <w:bottom w:val="none" w:sz="0" w:space="0" w:color="auto"/>
            <w:right w:val="none" w:sz="0" w:space="0" w:color="auto"/>
          </w:divBdr>
          <w:divsChild>
            <w:div w:id="22288607">
              <w:marLeft w:val="0"/>
              <w:marRight w:val="0"/>
              <w:marTop w:val="0"/>
              <w:marBottom w:val="0"/>
              <w:divBdr>
                <w:top w:val="none" w:sz="0" w:space="0" w:color="auto"/>
                <w:left w:val="none" w:sz="0" w:space="0" w:color="auto"/>
                <w:bottom w:val="none" w:sz="0" w:space="0" w:color="auto"/>
                <w:right w:val="none" w:sz="0" w:space="0" w:color="auto"/>
              </w:divBdr>
              <w:divsChild>
                <w:div w:id="333917848">
                  <w:marLeft w:val="0"/>
                  <w:marRight w:val="0"/>
                  <w:marTop w:val="0"/>
                  <w:marBottom w:val="0"/>
                  <w:divBdr>
                    <w:top w:val="none" w:sz="0" w:space="0" w:color="auto"/>
                    <w:left w:val="none" w:sz="0" w:space="0" w:color="auto"/>
                    <w:bottom w:val="none" w:sz="0" w:space="0" w:color="auto"/>
                    <w:right w:val="none" w:sz="0" w:space="0" w:color="auto"/>
                  </w:divBdr>
                  <w:divsChild>
                    <w:div w:id="530925140">
                      <w:marLeft w:val="0"/>
                      <w:marRight w:val="0"/>
                      <w:marTop w:val="0"/>
                      <w:marBottom w:val="0"/>
                      <w:divBdr>
                        <w:top w:val="none" w:sz="0" w:space="0" w:color="auto"/>
                        <w:left w:val="none" w:sz="0" w:space="0" w:color="auto"/>
                        <w:bottom w:val="none" w:sz="0" w:space="0" w:color="auto"/>
                        <w:right w:val="none" w:sz="0" w:space="0" w:color="auto"/>
                      </w:divBdr>
                      <w:divsChild>
                        <w:div w:id="3985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80928">
          <w:marLeft w:val="0"/>
          <w:marRight w:val="0"/>
          <w:marTop w:val="0"/>
          <w:marBottom w:val="0"/>
          <w:divBdr>
            <w:top w:val="none" w:sz="0" w:space="0" w:color="auto"/>
            <w:left w:val="none" w:sz="0" w:space="0" w:color="auto"/>
            <w:bottom w:val="none" w:sz="0" w:space="0" w:color="auto"/>
            <w:right w:val="none" w:sz="0" w:space="0" w:color="auto"/>
          </w:divBdr>
          <w:divsChild>
            <w:div w:id="439952621">
              <w:marLeft w:val="0"/>
              <w:marRight w:val="0"/>
              <w:marTop w:val="0"/>
              <w:marBottom w:val="0"/>
              <w:divBdr>
                <w:top w:val="none" w:sz="0" w:space="0" w:color="auto"/>
                <w:left w:val="none" w:sz="0" w:space="0" w:color="auto"/>
                <w:bottom w:val="none" w:sz="0" w:space="0" w:color="auto"/>
                <w:right w:val="none" w:sz="0" w:space="0" w:color="auto"/>
              </w:divBdr>
              <w:divsChild>
                <w:div w:id="313409010">
                  <w:marLeft w:val="0"/>
                  <w:marRight w:val="0"/>
                  <w:marTop w:val="0"/>
                  <w:marBottom w:val="0"/>
                  <w:divBdr>
                    <w:top w:val="none" w:sz="0" w:space="0" w:color="auto"/>
                    <w:left w:val="none" w:sz="0" w:space="0" w:color="auto"/>
                    <w:bottom w:val="none" w:sz="0" w:space="0" w:color="auto"/>
                    <w:right w:val="none" w:sz="0" w:space="0" w:color="auto"/>
                  </w:divBdr>
                  <w:divsChild>
                    <w:div w:id="361826035">
                      <w:marLeft w:val="0"/>
                      <w:marRight w:val="0"/>
                      <w:marTop w:val="0"/>
                      <w:marBottom w:val="0"/>
                      <w:divBdr>
                        <w:top w:val="none" w:sz="0" w:space="0" w:color="auto"/>
                        <w:left w:val="none" w:sz="0" w:space="0" w:color="auto"/>
                        <w:bottom w:val="none" w:sz="0" w:space="0" w:color="auto"/>
                        <w:right w:val="none" w:sz="0" w:space="0" w:color="auto"/>
                      </w:divBdr>
                      <w:divsChild>
                        <w:div w:id="2005205850">
                          <w:marLeft w:val="0"/>
                          <w:marRight w:val="0"/>
                          <w:marTop w:val="0"/>
                          <w:marBottom w:val="0"/>
                          <w:divBdr>
                            <w:top w:val="none" w:sz="0" w:space="0" w:color="auto"/>
                            <w:left w:val="none" w:sz="0" w:space="0" w:color="auto"/>
                            <w:bottom w:val="none" w:sz="0" w:space="0" w:color="auto"/>
                            <w:right w:val="none" w:sz="0" w:space="0" w:color="auto"/>
                          </w:divBdr>
                          <w:divsChild>
                            <w:div w:id="2135905396">
                              <w:marLeft w:val="0"/>
                              <w:marRight w:val="0"/>
                              <w:marTop w:val="0"/>
                              <w:marBottom w:val="0"/>
                              <w:divBdr>
                                <w:top w:val="none" w:sz="0" w:space="0" w:color="auto"/>
                                <w:left w:val="none" w:sz="0" w:space="0" w:color="auto"/>
                                <w:bottom w:val="none" w:sz="0" w:space="0" w:color="auto"/>
                                <w:right w:val="none" w:sz="0" w:space="0" w:color="auto"/>
                              </w:divBdr>
                              <w:divsChild>
                                <w:div w:id="4497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450392">
      <w:bodyDiv w:val="1"/>
      <w:marLeft w:val="0"/>
      <w:marRight w:val="0"/>
      <w:marTop w:val="0"/>
      <w:marBottom w:val="0"/>
      <w:divBdr>
        <w:top w:val="none" w:sz="0" w:space="0" w:color="auto"/>
        <w:left w:val="none" w:sz="0" w:space="0" w:color="auto"/>
        <w:bottom w:val="none" w:sz="0" w:space="0" w:color="auto"/>
        <w:right w:val="none" w:sz="0" w:space="0" w:color="auto"/>
      </w:divBdr>
    </w:div>
    <w:div w:id="2035882544">
      <w:bodyDiv w:val="1"/>
      <w:marLeft w:val="0"/>
      <w:marRight w:val="0"/>
      <w:marTop w:val="0"/>
      <w:marBottom w:val="0"/>
      <w:divBdr>
        <w:top w:val="none" w:sz="0" w:space="0" w:color="auto"/>
        <w:left w:val="none" w:sz="0" w:space="0" w:color="auto"/>
        <w:bottom w:val="none" w:sz="0" w:space="0" w:color="auto"/>
        <w:right w:val="none" w:sz="0" w:space="0" w:color="auto"/>
      </w:divBdr>
    </w:div>
    <w:div w:id="2046099691">
      <w:bodyDiv w:val="1"/>
      <w:marLeft w:val="0"/>
      <w:marRight w:val="0"/>
      <w:marTop w:val="0"/>
      <w:marBottom w:val="0"/>
      <w:divBdr>
        <w:top w:val="none" w:sz="0" w:space="0" w:color="auto"/>
        <w:left w:val="none" w:sz="0" w:space="0" w:color="auto"/>
        <w:bottom w:val="none" w:sz="0" w:space="0" w:color="auto"/>
        <w:right w:val="none" w:sz="0" w:space="0" w:color="auto"/>
      </w:divBdr>
      <w:divsChild>
        <w:div w:id="657734240">
          <w:marLeft w:val="0"/>
          <w:marRight w:val="0"/>
          <w:marTop w:val="0"/>
          <w:marBottom w:val="0"/>
          <w:divBdr>
            <w:top w:val="none" w:sz="0" w:space="0" w:color="auto"/>
            <w:left w:val="none" w:sz="0" w:space="0" w:color="auto"/>
            <w:bottom w:val="none" w:sz="0" w:space="0" w:color="auto"/>
            <w:right w:val="none" w:sz="0" w:space="0" w:color="auto"/>
          </w:divBdr>
          <w:divsChild>
            <w:div w:id="927930381">
              <w:marLeft w:val="0"/>
              <w:marRight w:val="0"/>
              <w:marTop w:val="0"/>
              <w:marBottom w:val="0"/>
              <w:divBdr>
                <w:top w:val="none" w:sz="0" w:space="0" w:color="auto"/>
                <w:left w:val="none" w:sz="0" w:space="0" w:color="auto"/>
                <w:bottom w:val="none" w:sz="0" w:space="0" w:color="auto"/>
                <w:right w:val="none" w:sz="0" w:space="0" w:color="auto"/>
              </w:divBdr>
              <w:divsChild>
                <w:div w:id="1584489020">
                  <w:marLeft w:val="0"/>
                  <w:marRight w:val="0"/>
                  <w:marTop w:val="0"/>
                  <w:marBottom w:val="0"/>
                  <w:divBdr>
                    <w:top w:val="none" w:sz="0" w:space="0" w:color="auto"/>
                    <w:left w:val="none" w:sz="0" w:space="0" w:color="auto"/>
                    <w:bottom w:val="none" w:sz="0" w:space="0" w:color="auto"/>
                    <w:right w:val="none" w:sz="0" w:space="0" w:color="auto"/>
                  </w:divBdr>
                  <w:divsChild>
                    <w:div w:id="43255120">
                      <w:marLeft w:val="0"/>
                      <w:marRight w:val="0"/>
                      <w:marTop w:val="0"/>
                      <w:marBottom w:val="0"/>
                      <w:divBdr>
                        <w:top w:val="none" w:sz="0" w:space="0" w:color="auto"/>
                        <w:left w:val="none" w:sz="0" w:space="0" w:color="auto"/>
                        <w:bottom w:val="none" w:sz="0" w:space="0" w:color="auto"/>
                        <w:right w:val="none" w:sz="0" w:space="0" w:color="auto"/>
                      </w:divBdr>
                      <w:divsChild>
                        <w:div w:id="514270100">
                          <w:marLeft w:val="0"/>
                          <w:marRight w:val="0"/>
                          <w:marTop w:val="0"/>
                          <w:marBottom w:val="0"/>
                          <w:divBdr>
                            <w:top w:val="none" w:sz="0" w:space="0" w:color="auto"/>
                            <w:left w:val="none" w:sz="0" w:space="0" w:color="auto"/>
                            <w:bottom w:val="none" w:sz="0" w:space="0" w:color="auto"/>
                            <w:right w:val="none" w:sz="0" w:space="0" w:color="auto"/>
                          </w:divBdr>
                          <w:divsChild>
                            <w:div w:id="688071396">
                              <w:marLeft w:val="0"/>
                              <w:marRight w:val="0"/>
                              <w:marTop w:val="0"/>
                              <w:marBottom w:val="0"/>
                              <w:divBdr>
                                <w:top w:val="none" w:sz="0" w:space="0" w:color="auto"/>
                                <w:left w:val="none" w:sz="0" w:space="0" w:color="auto"/>
                                <w:bottom w:val="none" w:sz="0" w:space="0" w:color="auto"/>
                                <w:right w:val="none" w:sz="0" w:space="0" w:color="auto"/>
                              </w:divBdr>
                              <w:divsChild>
                                <w:div w:id="1935741564">
                                  <w:marLeft w:val="0"/>
                                  <w:marRight w:val="0"/>
                                  <w:marTop w:val="0"/>
                                  <w:marBottom w:val="0"/>
                                  <w:divBdr>
                                    <w:top w:val="none" w:sz="0" w:space="0" w:color="auto"/>
                                    <w:left w:val="none" w:sz="0" w:space="0" w:color="auto"/>
                                    <w:bottom w:val="none" w:sz="0" w:space="0" w:color="auto"/>
                                    <w:right w:val="none" w:sz="0" w:space="0" w:color="auto"/>
                                  </w:divBdr>
                                  <w:divsChild>
                                    <w:div w:id="1362129941">
                                      <w:marLeft w:val="0"/>
                                      <w:marRight w:val="0"/>
                                      <w:marTop w:val="0"/>
                                      <w:marBottom w:val="0"/>
                                      <w:divBdr>
                                        <w:top w:val="none" w:sz="0" w:space="0" w:color="auto"/>
                                        <w:left w:val="none" w:sz="0" w:space="0" w:color="auto"/>
                                        <w:bottom w:val="none" w:sz="0" w:space="0" w:color="auto"/>
                                        <w:right w:val="none" w:sz="0" w:space="0" w:color="auto"/>
                                      </w:divBdr>
                                      <w:divsChild>
                                        <w:div w:id="1236015465">
                                          <w:marLeft w:val="0"/>
                                          <w:marRight w:val="0"/>
                                          <w:marTop w:val="0"/>
                                          <w:marBottom w:val="0"/>
                                          <w:divBdr>
                                            <w:top w:val="none" w:sz="0" w:space="0" w:color="auto"/>
                                            <w:left w:val="none" w:sz="0" w:space="0" w:color="auto"/>
                                            <w:bottom w:val="none" w:sz="0" w:space="0" w:color="auto"/>
                                            <w:right w:val="none" w:sz="0" w:space="0" w:color="auto"/>
                                          </w:divBdr>
                                          <w:divsChild>
                                            <w:div w:id="9645408">
                                              <w:marLeft w:val="0"/>
                                              <w:marRight w:val="0"/>
                                              <w:marTop w:val="0"/>
                                              <w:marBottom w:val="0"/>
                                              <w:divBdr>
                                                <w:top w:val="none" w:sz="0" w:space="0" w:color="auto"/>
                                                <w:left w:val="none" w:sz="0" w:space="0" w:color="auto"/>
                                                <w:bottom w:val="none" w:sz="0" w:space="0" w:color="auto"/>
                                                <w:right w:val="none" w:sz="0" w:space="0" w:color="auto"/>
                                              </w:divBdr>
                                              <w:divsChild>
                                                <w:div w:id="924806061">
                                                  <w:marLeft w:val="0"/>
                                                  <w:marRight w:val="0"/>
                                                  <w:marTop w:val="0"/>
                                                  <w:marBottom w:val="0"/>
                                                  <w:divBdr>
                                                    <w:top w:val="none" w:sz="0" w:space="0" w:color="auto"/>
                                                    <w:left w:val="none" w:sz="0" w:space="0" w:color="auto"/>
                                                    <w:bottom w:val="none" w:sz="0" w:space="0" w:color="auto"/>
                                                    <w:right w:val="none" w:sz="0" w:space="0" w:color="auto"/>
                                                  </w:divBdr>
                                                  <w:divsChild>
                                                    <w:div w:id="967009949">
                                                      <w:marLeft w:val="0"/>
                                                      <w:marRight w:val="0"/>
                                                      <w:marTop w:val="0"/>
                                                      <w:marBottom w:val="0"/>
                                                      <w:divBdr>
                                                        <w:top w:val="none" w:sz="0" w:space="0" w:color="auto"/>
                                                        <w:left w:val="none" w:sz="0" w:space="0" w:color="auto"/>
                                                        <w:bottom w:val="none" w:sz="0" w:space="0" w:color="auto"/>
                                                        <w:right w:val="none" w:sz="0" w:space="0" w:color="auto"/>
                                                      </w:divBdr>
                                                      <w:divsChild>
                                                        <w:div w:id="708721936">
                                                          <w:marLeft w:val="0"/>
                                                          <w:marRight w:val="0"/>
                                                          <w:marTop w:val="0"/>
                                                          <w:marBottom w:val="0"/>
                                                          <w:divBdr>
                                                            <w:top w:val="none" w:sz="0" w:space="0" w:color="auto"/>
                                                            <w:left w:val="none" w:sz="0" w:space="0" w:color="auto"/>
                                                            <w:bottom w:val="none" w:sz="0" w:space="0" w:color="auto"/>
                                                            <w:right w:val="none" w:sz="0" w:space="0" w:color="auto"/>
                                                          </w:divBdr>
                                                          <w:divsChild>
                                                            <w:div w:id="14954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143368">
          <w:marLeft w:val="0"/>
          <w:marRight w:val="0"/>
          <w:marTop w:val="0"/>
          <w:marBottom w:val="0"/>
          <w:divBdr>
            <w:top w:val="none" w:sz="0" w:space="0" w:color="auto"/>
            <w:left w:val="none" w:sz="0" w:space="0" w:color="auto"/>
            <w:bottom w:val="none" w:sz="0" w:space="0" w:color="auto"/>
            <w:right w:val="none" w:sz="0" w:space="0" w:color="auto"/>
          </w:divBdr>
          <w:divsChild>
            <w:div w:id="679088520">
              <w:marLeft w:val="0"/>
              <w:marRight w:val="0"/>
              <w:marTop w:val="0"/>
              <w:marBottom w:val="0"/>
              <w:divBdr>
                <w:top w:val="none" w:sz="0" w:space="0" w:color="auto"/>
                <w:left w:val="none" w:sz="0" w:space="0" w:color="auto"/>
                <w:bottom w:val="none" w:sz="0" w:space="0" w:color="auto"/>
                <w:right w:val="none" w:sz="0" w:space="0" w:color="auto"/>
              </w:divBdr>
              <w:divsChild>
                <w:div w:id="1147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45671">
      <w:bodyDiv w:val="1"/>
      <w:marLeft w:val="0"/>
      <w:marRight w:val="0"/>
      <w:marTop w:val="0"/>
      <w:marBottom w:val="0"/>
      <w:divBdr>
        <w:top w:val="none" w:sz="0" w:space="0" w:color="auto"/>
        <w:left w:val="none" w:sz="0" w:space="0" w:color="auto"/>
        <w:bottom w:val="none" w:sz="0" w:space="0" w:color="auto"/>
        <w:right w:val="none" w:sz="0" w:space="0" w:color="auto"/>
      </w:divBdr>
    </w:div>
    <w:div w:id="2088189835">
      <w:bodyDiv w:val="1"/>
      <w:marLeft w:val="0"/>
      <w:marRight w:val="0"/>
      <w:marTop w:val="0"/>
      <w:marBottom w:val="0"/>
      <w:divBdr>
        <w:top w:val="none" w:sz="0" w:space="0" w:color="auto"/>
        <w:left w:val="none" w:sz="0" w:space="0" w:color="auto"/>
        <w:bottom w:val="none" w:sz="0" w:space="0" w:color="auto"/>
        <w:right w:val="none" w:sz="0" w:space="0" w:color="auto"/>
      </w:divBdr>
    </w:div>
    <w:div w:id="2094162251">
      <w:bodyDiv w:val="1"/>
      <w:marLeft w:val="0"/>
      <w:marRight w:val="0"/>
      <w:marTop w:val="0"/>
      <w:marBottom w:val="0"/>
      <w:divBdr>
        <w:top w:val="none" w:sz="0" w:space="0" w:color="auto"/>
        <w:left w:val="none" w:sz="0" w:space="0" w:color="auto"/>
        <w:bottom w:val="none" w:sz="0" w:space="0" w:color="auto"/>
        <w:right w:val="none" w:sz="0" w:space="0" w:color="auto"/>
      </w:divBdr>
      <w:divsChild>
        <w:div w:id="412625762">
          <w:marLeft w:val="0"/>
          <w:marRight w:val="0"/>
          <w:marTop w:val="0"/>
          <w:marBottom w:val="0"/>
          <w:divBdr>
            <w:top w:val="none" w:sz="0" w:space="0" w:color="auto"/>
            <w:left w:val="none" w:sz="0" w:space="0" w:color="auto"/>
            <w:bottom w:val="none" w:sz="0" w:space="0" w:color="auto"/>
            <w:right w:val="none" w:sz="0" w:space="0" w:color="auto"/>
          </w:divBdr>
          <w:divsChild>
            <w:div w:id="901715473">
              <w:marLeft w:val="0"/>
              <w:marRight w:val="0"/>
              <w:marTop w:val="0"/>
              <w:marBottom w:val="120"/>
              <w:divBdr>
                <w:top w:val="none" w:sz="0" w:space="0" w:color="auto"/>
                <w:left w:val="none" w:sz="0" w:space="0" w:color="auto"/>
                <w:bottom w:val="none" w:sz="0" w:space="0" w:color="auto"/>
                <w:right w:val="none" w:sz="0" w:space="0" w:color="auto"/>
              </w:divBdr>
            </w:div>
          </w:divsChild>
        </w:div>
        <w:div w:id="1908765227">
          <w:marLeft w:val="0"/>
          <w:marRight w:val="0"/>
          <w:marTop w:val="0"/>
          <w:marBottom w:val="0"/>
          <w:divBdr>
            <w:top w:val="none" w:sz="0" w:space="0" w:color="auto"/>
            <w:left w:val="none" w:sz="0" w:space="0" w:color="auto"/>
            <w:bottom w:val="none" w:sz="0" w:space="0" w:color="auto"/>
            <w:right w:val="none" w:sz="0" w:space="0" w:color="auto"/>
          </w:divBdr>
        </w:div>
      </w:divsChild>
    </w:div>
    <w:div w:id="2100365144">
      <w:bodyDiv w:val="1"/>
      <w:marLeft w:val="0"/>
      <w:marRight w:val="0"/>
      <w:marTop w:val="0"/>
      <w:marBottom w:val="0"/>
      <w:divBdr>
        <w:top w:val="none" w:sz="0" w:space="0" w:color="auto"/>
        <w:left w:val="none" w:sz="0" w:space="0" w:color="auto"/>
        <w:bottom w:val="none" w:sz="0" w:space="0" w:color="auto"/>
        <w:right w:val="none" w:sz="0" w:space="0" w:color="auto"/>
      </w:divBdr>
    </w:div>
    <w:div w:id="2144224400">
      <w:bodyDiv w:val="1"/>
      <w:marLeft w:val="0"/>
      <w:marRight w:val="0"/>
      <w:marTop w:val="0"/>
      <w:marBottom w:val="0"/>
      <w:divBdr>
        <w:top w:val="none" w:sz="0" w:space="0" w:color="auto"/>
        <w:left w:val="none" w:sz="0" w:space="0" w:color="auto"/>
        <w:bottom w:val="none" w:sz="0" w:space="0" w:color="auto"/>
        <w:right w:val="none" w:sz="0" w:space="0" w:color="auto"/>
      </w:divBdr>
      <w:divsChild>
        <w:div w:id="903027200">
          <w:marLeft w:val="0"/>
          <w:marRight w:val="0"/>
          <w:marTop w:val="0"/>
          <w:marBottom w:val="120"/>
          <w:divBdr>
            <w:top w:val="none" w:sz="0" w:space="0" w:color="auto"/>
            <w:left w:val="none" w:sz="0" w:space="0" w:color="auto"/>
            <w:bottom w:val="none" w:sz="0" w:space="0" w:color="auto"/>
            <w:right w:val="none" w:sz="0" w:space="0" w:color="auto"/>
          </w:divBdr>
          <w:divsChild>
            <w:div w:id="473523188">
              <w:marLeft w:val="0"/>
              <w:marRight w:val="0"/>
              <w:marTop w:val="0"/>
              <w:marBottom w:val="0"/>
              <w:divBdr>
                <w:top w:val="none" w:sz="0" w:space="0" w:color="auto"/>
                <w:left w:val="none" w:sz="0" w:space="0" w:color="auto"/>
                <w:bottom w:val="none" w:sz="0" w:space="0" w:color="auto"/>
                <w:right w:val="none" w:sz="0" w:space="0" w:color="auto"/>
              </w:divBdr>
              <w:divsChild>
                <w:div w:id="1057247415">
                  <w:marLeft w:val="0"/>
                  <w:marRight w:val="0"/>
                  <w:marTop w:val="0"/>
                  <w:marBottom w:val="0"/>
                  <w:divBdr>
                    <w:top w:val="none" w:sz="0" w:space="0" w:color="auto"/>
                    <w:left w:val="none" w:sz="0" w:space="0" w:color="auto"/>
                    <w:bottom w:val="none" w:sz="0" w:space="0" w:color="auto"/>
                    <w:right w:val="none" w:sz="0" w:space="0" w:color="auto"/>
                  </w:divBdr>
                  <w:divsChild>
                    <w:div w:id="3999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ldogkoi.zsolt@med.u-szeged.h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alays/EHV-1-dynami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vectorbuilder.com/tool/sequence-alignment.html"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github.com/zsolt-balazs/LoRTIA"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C738E-ADB5-4913-B16A-244834229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34919</Words>
  <Characters>199039</Characters>
  <Application>Microsoft Office Word</Application>
  <DocSecurity>0</DocSecurity>
  <Lines>1658</Lines>
  <Paragraphs>466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SZTE</dc:creator>
  <cp:lastModifiedBy>kakukb.biotech@gmail.com</cp:lastModifiedBy>
  <cp:revision>4</cp:revision>
  <dcterms:created xsi:type="dcterms:W3CDTF">2025-02-21T11:57:00Z</dcterms:created>
  <dcterms:modified xsi:type="dcterms:W3CDTF">2025-02-21T11:59:00Z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ZOTERO_PREF_1">
    <vt:lpwstr>&lt;data data-version="3" zotero-version="6.0.36"&gt;&lt;session id="VREhPDvH"/&gt;&lt;style id="http://www.zotero.org/styles/plos-one" hasBibliography="1" bibliographyStyleHasBeenSet="1"/&gt;&lt;prefs&gt;&lt;pref name="fieldType" value="Field"/&gt;&lt;/prefs&gt;&lt;/data&gt;</vt:lpwstr>
  </property>
</Properties>
</file>