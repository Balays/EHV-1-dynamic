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79539" w14:textId="77777777" w:rsidR="0027506F" w:rsidRPr="008814E3" w:rsidRDefault="0027506F" w:rsidP="00573600">
      <w:pPr>
        <w:pStyle w:val="AuthorList"/>
        <w:spacing w:before="0" w:after="120"/>
        <w:jc w:val="center"/>
        <w:rPr>
          <w:sz w:val="32"/>
        </w:rPr>
      </w:pPr>
      <w:r w:rsidRPr="008814E3">
        <w:rPr>
          <w:sz w:val="32"/>
        </w:rPr>
        <w:t xml:space="preserve">Mapping the Temporal Transcriptomic Signature of a Viral Pathogen through CAGE and </w:t>
      </w:r>
      <w:proofErr w:type="spellStart"/>
      <w:r w:rsidRPr="008814E3">
        <w:rPr>
          <w:sz w:val="32"/>
        </w:rPr>
        <w:t>Nanopore</w:t>
      </w:r>
      <w:proofErr w:type="spellEnd"/>
      <w:r w:rsidRPr="008814E3">
        <w:rPr>
          <w:sz w:val="32"/>
        </w:rPr>
        <w:t xml:space="preserve"> sequencing</w:t>
      </w:r>
    </w:p>
    <w:p w14:paraId="0B96A996" w14:textId="6BDE528A" w:rsidR="009F1F42" w:rsidRPr="008814E3" w:rsidRDefault="00F90860" w:rsidP="00573600">
      <w:pPr>
        <w:pStyle w:val="AuthorList"/>
        <w:spacing w:before="0" w:after="120"/>
        <w:jc w:val="both"/>
        <w:rPr>
          <w:b w:val="0"/>
          <w:vertAlign w:val="superscript"/>
        </w:rPr>
      </w:pPr>
      <w:proofErr w:type="spellStart"/>
      <w:r w:rsidRPr="008814E3">
        <w:rPr>
          <w:b w:val="0"/>
        </w:rPr>
        <w:t>Dóra</w:t>
      </w:r>
      <w:proofErr w:type="spellEnd"/>
      <w:r w:rsidRPr="008814E3">
        <w:rPr>
          <w:b w:val="0"/>
        </w:rPr>
        <w:t xml:space="preserve"> Tombácz</w:t>
      </w:r>
      <w:ins w:id="0" w:author="Tombácz Dóra" w:date="2025-02-20T20:47:00Z">
        <w:r w:rsidR="00692F90">
          <w:rPr>
            <w:b w:val="0"/>
            <w:vertAlign w:val="superscript"/>
          </w:rPr>
          <w:t>1</w:t>
        </w:r>
      </w:ins>
      <w:r w:rsidRPr="008814E3">
        <w:rPr>
          <w:b w:val="0"/>
        </w:rPr>
        <w:t xml:space="preserve">, </w:t>
      </w:r>
      <w:proofErr w:type="spellStart"/>
      <w:r w:rsidR="00C17539" w:rsidRPr="008814E3">
        <w:rPr>
          <w:b w:val="0"/>
        </w:rPr>
        <w:t>Balázs</w:t>
      </w:r>
      <w:proofErr w:type="spellEnd"/>
      <w:r w:rsidR="00C17539" w:rsidRPr="008814E3">
        <w:rPr>
          <w:b w:val="0"/>
        </w:rPr>
        <w:t xml:space="preserve"> Kakuk</w:t>
      </w:r>
      <w:ins w:id="1" w:author="Tombácz Dóra" w:date="2025-02-20T20:47:00Z">
        <w:r w:rsidR="00692F90">
          <w:rPr>
            <w:b w:val="0"/>
            <w:vertAlign w:val="superscript"/>
          </w:rPr>
          <w:t>1</w:t>
        </w:r>
      </w:ins>
      <w:r w:rsidR="00C17539" w:rsidRPr="008814E3">
        <w:rPr>
          <w:b w:val="0"/>
        </w:rPr>
        <w:t xml:space="preserve">, </w:t>
      </w:r>
      <w:proofErr w:type="spellStart"/>
      <w:r w:rsidR="00317CE6" w:rsidRPr="008814E3">
        <w:rPr>
          <w:b w:val="0"/>
        </w:rPr>
        <w:t>Gábor</w:t>
      </w:r>
      <w:proofErr w:type="spellEnd"/>
      <w:r w:rsidR="00317CE6" w:rsidRPr="008814E3">
        <w:rPr>
          <w:b w:val="0"/>
        </w:rPr>
        <w:t xml:space="preserve"> Torma</w:t>
      </w:r>
      <w:ins w:id="2" w:author="Tombácz Dóra" w:date="2025-02-20T20:47:00Z">
        <w:r w:rsidR="00692F90">
          <w:rPr>
            <w:b w:val="0"/>
            <w:vertAlign w:val="superscript"/>
          </w:rPr>
          <w:t>1</w:t>
        </w:r>
      </w:ins>
      <w:r w:rsidR="00317CE6" w:rsidRPr="008814E3">
        <w:rPr>
          <w:b w:val="0"/>
        </w:rPr>
        <w:t xml:space="preserve">, </w:t>
      </w:r>
      <w:proofErr w:type="spellStart"/>
      <w:r w:rsidR="00B637B7" w:rsidRPr="008814E3">
        <w:rPr>
          <w:b w:val="0"/>
        </w:rPr>
        <w:t>Ádám</w:t>
      </w:r>
      <w:proofErr w:type="spellEnd"/>
      <w:r w:rsidR="00B637B7" w:rsidRPr="008814E3">
        <w:rPr>
          <w:b w:val="0"/>
        </w:rPr>
        <w:t xml:space="preserve"> Fülöp</w:t>
      </w:r>
      <w:ins w:id="3" w:author="Tombácz Dóra" w:date="2025-02-20T20:47:00Z">
        <w:r w:rsidR="00692F90">
          <w:rPr>
            <w:b w:val="0"/>
            <w:vertAlign w:val="superscript"/>
          </w:rPr>
          <w:t>1</w:t>
        </w:r>
      </w:ins>
      <w:r w:rsidR="0013619B" w:rsidRPr="008814E3">
        <w:rPr>
          <w:b w:val="0"/>
        </w:rPr>
        <w:t xml:space="preserve">, </w:t>
      </w:r>
      <w:proofErr w:type="spellStart"/>
      <w:r w:rsidR="003867E8" w:rsidRPr="008814E3">
        <w:rPr>
          <w:b w:val="0"/>
        </w:rPr>
        <w:t>Ákos</w:t>
      </w:r>
      <w:proofErr w:type="spellEnd"/>
      <w:r w:rsidR="003867E8" w:rsidRPr="008814E3">
        <w:rPr>
          <w:b w:val="0"/>
        </w:rPr>
        <w:t xml:space="preserve"> Dörmő</w:t>
      </w:r>
      <w:ins w:id="4" w:author="Tombácz Dóra" w:date="2025-02-20T20:47:00Z">
        <w:r w:rsidR="00692F90">
          <w:rPr>
            <w:b w:val="0"/>
            <w:vertAlign w:val="superscript"/>
          </w:rPr>
          <w:t>1</w:t>
        </w:r>
      </w:ins>
      <w:r w:rsidR="00E7644D" w:rsidRPr="008814E3">
        <w:rPr>
          <w:b w:val="0"/>
        </w:rPr>
        <w:t>,</w:t>
      </w:r>
      <w:r w:rsidR="004532E3" w:rsidRPr="008814E3">
        <w:rPr>
          <w:b w:val="0"/>
        </w:rPr>
        <w:t xml:space="preserve"> </w:t>
      </w:r>
      <w:proofErr w:type="spellStart"/>
      <w:r w:rsidR="004532E3" w:rsidRPr="008814E3">
        <w:rPr>
          <w:b w:val="0"/>
        </w:rPr>
        <w:t>Gábor</w:t>
      </w:r>
      <w:proofErr w:type="spellEnd"/>
      <w:r w:rsidR="004532E3" w:rsidRPr="008814E3">
        <w:rPr>
          <w:b w:val="0"/>
        </w:rPr>
        <w:t xml:space="preserve"> Gulyás</w:t>
      </w:r>
      <w:ins w:id="5" w:author="Tombácz Dóra" w:date="2025-02-20T20:47:00Z">
        <w:r w:rsidR="00692F90">
          <w:rPr>
            <w:b w:val="0"/>
            <w:vertAlign w:val="superscript"/>
          </w:rPr>
          <w:t>1</w:t>
        </w:r>
      </w:ins>
      <w:r w:rsidR="004532E3" w:rsidRPr="008814E3">
        <w:rPr>
          <w:b w:val="0"/>
        </w:rPr>
        <w:t xml:space="preserve">, </w:t>
      </w:r>
      <w:proofErr w:type="spellStart"/>
      <w:r w:rsidR="004532E3" w:rsidRPr="008814E3">
        <w:rPr>
          <w:b w:val="0"/>
        </w:rPr>
        <w:t>Zsolt</w:t>
      </w:r>
      <w:proofErr w:type="spellEnd"/>
      <w:r w:rsidR="004532E3" w:rsidRPr="008814E3">
        <w:rPr>
          <w:b w:val="0"/>
        </w:rPr>
        <w:t xml:space="preserve"> Csabai</w:t>
      </w:r>
      <w:ins w:id="6" w:author="Tombácz Dóra" w:date="2025-02-20T20:47:00Z">
        <w:r w:rsidR="00692F90">
          <w:rPr>
            <w:b w:val="0"/>
            <w:vertAlign w:val="superscript"/>
          </w:rPr>
          <w:t>1</w:t>
        </w:r>
      </w:ins>
      <w:r w:rsidR="004532E3" w:rsidRPr="008814E3">
        <w:rPr>
          <w:b w:val="0"/>
        </w:rPr>
        <w:t>,</w:t>
      </w:r>
      <w:r w:rsidR="00E7644D" w:rsidRPr="008814E3">
        <w:rPr>
          <w:b w:val="0"/>
        </w:rPr>
        <w:t xml:space="preserve"> </w:t>
      </w:r>
      <w:proofErr w:type="spellStart"/>
      <w:r w:rsidR="009F0CFE" w:rsidRPr="008814E3">
        <w:rPr>
          <w:b w:val="0"/>
        </w:rPr>
        <w:t>Zsolt</w:t>
      </w:r>
      <w:proofErr w:type="spellEnd"/>
      <w:r w:rsidR="009F0CFE" w:rsidRPr="008814E3">
        <w:rPr>
          <w:b w:val="0"/>
        </w:rPr>
        <w:t xml:space="preserve"> Boldogkői</w:t>
      </w:r>
      <w:ins w:id="7" w:author="Tombácz Dóra" w:date="2025-02-20T20:47:00Z">
        <w:r w:rsidR="00692F90">
          <w:rPr>
            <w:b w:val="0"/>
            <w:vertAlign w:val="superscript"/>
          </w:rPr>
          <w:t>1</w:t>
        </w:r>
      </w:ins>
      <w:r w:rsidR="009F0CFE" w:rsidRPr="008814E3">
        <w:rPr>
          <w:b w:val="0"/>
          <w:vertAlign w:val="superscript"/>
        </w:rPr>
        <w:t>*</w:t>
      </w:r>
    </w:p>
    <w:p w14:paraId="0F9E8F79" w14:textId="77777777" w:rsidR="00F90860" w:rsidRPr="008814E3" w:rsidRDefault="00F90860" w:rsidP="00573600">
      <w:pPr>
        <w:spacing w:after="120" w:line="240" w:lineRule="auto"/>
        <w:rPr>
          <w:rFonts w:ascii="Times New Roman" w:hAnsi="Times New Roman" w:cs="Times New Roman"/>
          <w:lang w:val="en-US"/>
        </w:rPr>
      </w:pPr>
    </w:p>
    <w:p w14:paraId="542A7BFB" w14:textId="7F727E4B" w:rsidR="009F0CFE" w:rsidRPr="008814E3" w:rsidRDefault="00692F90" w:rsidP="00573600">
      <w:pPr>
        <w:shd w:val="clear" w:color="auto" w:fill="FFFFFF"/>
        <w:spacing w:after="120" w:line="240" w:lineRule="auto"/>
        <w:jc w:val="both"/>
        <w:rPr>
          <w:rFonts w:ascii="Times New Roman" w:hAnsi="Times New Roman" w:cs="Times New Roman"/>
          <w:color w:val="020202"/>
          <w:sz w:val="24"/>
          <w:lang w:val="en-US"/>
        </w:rPr>
      </w:pPr>
      <w:ins w:id="8" w:author="Tombácz Dóra" w:date="2025-02-20T20:48:00Z">
        <w:r>
          <w:rPr>
            <w:rFonts w:ascii="Times New Roman" w:hAnsi="Times New Roman" w:cs="Times New Roman"/>
            <w:color w:val="020202"/>
            <w:sz w:val="24"/>
            <w:vertAlign w:val="superscript"/>
            <w:lang w:val="en-US"/>
          </w:rPr>
          <w:t>1</w:t>
        </w:r>
      </w:ins>
      <w:r w:rsidR="00B16215" w:rsidRPr="008814E3">
        <w:rPr>
          <w:rFonts w:ascii="Times New Roman" w:hAnsi="Times New Roman" w:cs="Times New Roman"/>
          <w:color w:val="020202"/>
          <w:sz w:val="24"/>
          <w:lang w:val="en-US"/>
        </w:rPr>
        <w:t xml:space="preserve">Department of Medical Biology, </w:t>
      </w:r>
      <w:r w:rsidR="00B16215" w:rsidRPr="008814E3">
        <w:rPr>
          <w:rFonts w:ascii="Times New Roman" w:hAnsi="Times New Roman" w:cs="Times New Roman"/>
          <w:color w:val="000000"/>
          <w:sz w:val="24"/>
          <w:lang w:val="en-US"/>
        </w:rPr>
        <w:t xml:space="preserve">Albert </w:t>
      </w:r>
      <w:proofErr w:type="spellStart"/>
      <w:r w:rsidR="00B16215" w:rsidRPr="008814E3">
        <w:rPr>
          <w:rFonts w:ascii="Times New Roman" w:hAnsi="Times New Roman" w:cs="Times New Roman"/>
          <w:color w:val="000000"/>
          <w:sz w:val="24"/>
          <w:lang w:val="en-US"/>
        </w:rPr>
        <w:t>Szent-Györgyi</w:t>
      </w:r>
      <w:proofErr w:type="spellEnd"/>
      <w:r w:rsidR="00B16215" w:rsidRPr="008814E3">
        <w:rPr>
          <w:rFonts w:ascii="Times New Roman" w:hAnsi="Times New Roman" w:cs="Times New Roman"/>
          <w:color w:val="000000"/>
          <w:sz w:val="24"/>
          <w:lang w:val="en-US"/>
        </w:rPr>
        <w:t xml:space="preserve"> Medical School</w:t>
      </w:r>
      <w:r w:rsidR="00B16215" w:rsidRPr="008814E3">
        <w:rPr>
          <w:rFonts w:ascii="Times New Roman" w:hAnsi="Times New Roman" w:cs="Times New Roman"/>
          <w:color w:val="020202"/>
          <w:sz w:val="24"/>
          <w:lang w:val="en-US"/>
        </w:rPr>
        <w:t>, University of Szeged, Szeged, Hungary</w:t>
      </w:r>
    </w:p>
    <w:p w14:paraId="6561C64B" w14:textId="3F6835D8" w:rsidR="009F0CFE" w:rsidRPr="008814E3" w:rsidRDefault="009F0CFE"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b/>
          <w:color w:val="020202"/>
          <w:sz w:val="24"/>
          <w:lang w:val="en-US"/>
        </w:rPr>
        <w:t xml:space="preserve">* </w:t>
      </w:r>
      <w:r w:rsidRPr="008814E3">
        <w:rPr>
          <w:rFonts w:ascii="Times New Roman" w:hAnsi="Times New Roman" w:cs="Times New Roman"/>
          <w:color w:val="020202"/>
          <w:sz w:val="24"/>
          <w:lang w:val="en-US"/>
        </w:rPr>
        <w:t xml:space="preserve">Corresponding author: </w:t>
      </w:r>
      <w:hyperlink r:id="rId8" w:history="1">
        <w:r w:rsidRPr="008814E3">
          <w:rPr>
            <w:rStyle w:val="Hiperhivatkozs"/>
            <w:rFonts w:ascii="Times New Roman" w:hAnsi="Times New Roman" w:cs="Times New Roman"/>
            <w:sz w:val="24"/>
            <w:lang w:val="en-US"/>
          </w:rPr>
          <w:t>boldogkoi.zsolt@med.u-szeged.hu</w:t>
        </w:r>
      </w:hyperlink>
      <w:ins w:id="9" w:author="Tombácz Dóra" w:date="2025-02-20T20:49:00Z">
        <w:r w:rsidR="00F75805">
          <w:rPr>
            <w:rStyle w:val="Hiperhivatkozs"/>
            <w:rFonts w:ascii="Times New Roman" w:hAnsi="Times New Roman" w:cs="Times New Roman"/>
            <w:sz w:val="24"/>
            <w:lang w:val="en-US"/>
          </w:rPr>
          <w:t xml:space="preserve"> (ZB)</w:t>
        </w:r>
      </w:ins>
    </w:p>
    <w:p w14:paraId="7CDB04A5" w14:textId="50135A4B" w:rsidR="003B3EE1" w:rsidRPr="008814E3" w:rsidDel="00692F90" w:rsidRDefault="003B3EE1" w:rsidP="00573600">
      <w:pPr>
        <w:shd w:val="clear" w:color="auto" w:fill="FFFFFF"/>
        <w:spacing w:after="120" w:line="240" w:lineRule="auto"/>
        <w:jc w:val="both"/>
        <w:rPr>
          <w:del w:id="10" w:author="Tombácz Dóra" w:date="2025-02-20T20:48:00Z"/>
          <w:rFonts w:ascii="Times New Roman" w:hAnsi="Times New Roman" w:cs="Times New Roman"/>
          <w:color w:val="020202"/>
          <w:sz w:val="24"/>
          <w:lang w:val="en-US"/>
        </w:rPr>
      </w:pPr>
      <w:del w:id="11" w:author="Tombácz Dóra" w:date="2025-02-20T20:48:00Z">
        <w:r w:rsidRPr="008814E3" w:rsidDel="00692F90">
          <w:rPr>
            <w:rFonts w:ascii="Times New Roman" w:hAnsi="Times New Roman" w:cs="Times New Roman"/>
            <w:i/>
            <w:color w:val="020202"/>
            <w:sz w:val="24"/>
            <w:lang w:val="en-US"/>
          </w:rPr>
          <w:delText>Emails</w:delText>
        </w:r>
        <w:r w:rsidRPr="008814E3" w:rsidDel="00692F90">
          <w:rPr>
            <w:rFonts w:ascii="Times New Roman" w:hAnsi="Times New Roman" w:cs="Times New Roman"/>
            <w:color w:val="020202"/>
            <w:sz w:val="24"/>
            <w:lang w:val="en-US"/>
          </w:rPr>
          <w:delText xml:space="preserve">: </w:delText>
        </w:r>
      </w:del>
    </w:p>
    <w:p w14:paraId="6DCB0E4D" w14:textId="4814F794" w:rsidR="004B34F4" w:rsidRPr="008814E3" w:rsidDel="00692F90" w:rsidRDefault="003B3EE1" w:rsidP="00573600">
      <w:pPr>
        <w:shd w:val="clear" w:color="auto" w:fill="FFFFFF"/>
        <w:spacing w:after="120" w:line="240" w:lineRule="auto"/>
        <w:jc w:val="both"/>
        <w:rPr>
          <w:del w:id="12" w:author="Tombácz Dóra" w:date="2025-02-20T20:48:00Z"/>
          <w:rFonts w:ascii="Times New Roman" w:hAnsi="Times New Roman" w:cs="Times New Roman"/>
          <w:color w:val="020202"/>
          <w:sz w:val="24"/>
          <w:lang w:val="en-US"/>
        </w:rPr>
      </w:pPr>
      <w:del w:id="13" w:author="Tombácz Dóra" w:date="2025-02-20T20:48:00Z">
        <w:r w:rsidRPr="008814E3" w:rsidDel="00692F90">
          <w:rPr>
            <w:rFonts w:ascii="Times New Roman" w:hAnsi="Times New Roman" w:cs="Times New Roman"/>
            <w:color w:val="020202"/>
            <w:sz w:val="24"/>
            <w:lang w:val="en-US"/>
          </w:rPr>
          <w:delText xml:space="preserve">DT: </w:delText>
        </w:r>
        <w:r w:rsidR="00343EE2" w:rsidDel="00692F90">
          <w:fldChar w:fldCharType="begin"/>
        </w:r>
        <w:r w:rsidR="00343EE2" w:rsidDel="00692F90">
          <w:delInstrText xml:space="preserve"> HYPERLINK "mailto:tombacz.dora@med.u-szeged.hu" </w:delInstrText>
        </w:r>
        <w:r w:rsidR="00343EE2" w:rsidDel="00692F90">
          <w:fldChar w:fldCharType="separate"/>
        </w:r>
        <w:r w:rsidRPr="008814E3" w:rsidDel="00692F90">
          <w:rPr>
            <w:rStyle w:val="Hiperhivatkozs"/>
            <w:rFonts w:ascii="Times New Roman" w:hAnsi="Times New Roman" w:cs="Times New Roman"/>
            <w:sz w:val="24"/>
            <w:lang w:val="en-US"/>
          </w:rPr>
          <w:delText>tombacz.dora@med.u-szeged.hu</w:delText>
        </w:r>
        <w:r w:rsidR="00343EE2" w:rsidDel="00692F90">
          <w:rPr>
            <w:rStyle w:val="Hiperhivatkozs"/>
            <w:rFonts w:ascii="Times New Roman" w:hAnsi="Times New Roman" w:cs="Times New Roman"/>
            <w:sz w:val="24"/>
            <w:lang w:val="en-US"/>
          </w:rPr>
          <w:fldChar w:fldCharType="end"/>
        </w:r>
      </w:del>
    </w:p>
    <w:p w14:paraId="6D69C7E6" w14:textId="13E3D609" w:rsidR="00C47AD0" w:rsidRPr="00E85AE7" w:rsidDel="00692F90" w:rsidRDefault="00C47AD0" w:rsidP="00573600">
      <w:pPr>
        <w:shd w:val="clear" w:color="auto" w:fill="FFFFFF"/>
        <w:spacing w:after="120" w:line="240" w:lineRule="auto"/>
        <w:jc w:val="both"/>
        <w:rPr>
          <w:del w:id="14" w:author="Tombácz Dóra" w:date="2025-02-20T20:48:00Z"/>
          <w:rFonts w:ascii="Times New Roman" w:hAnsi="Times New Roman" w:cs="Times New Roman"/>
          <w:color w:val="020202"/>
          <w:sz w:val="24"/>
          <w:lang w:val="de-DE"/>
        </w:rPr>
      </w:pPr>
      <w:del w:id="15" w:author="Tombácz Dóra" w:date="2025-02-20T20:48:00Z">
        <w:r w:rsidRPr="00E85AE7" w:rsidDel="00692F90">
          <w:rPr>
            <w:rFonts w:ascii="Times New Roman" w:hAnsi="Times New Roman" w:cs="Times New Roman"/>
            <w:color w:val="020202"/>
            <w:sz w:val="24"/>
            <w:lang w:val="de-DE"/>
          </w:rPr>
          <w:delText xml:space="preserve">BK: </w:delText>
        </w:r>
        <w:r w:rsidR="00343EE2" w:rsidDel="00692F90">
          <w:fldChar w:fldCharType="begin"/>
        </w:r>
        <w:r w:rsidR="00343EE2" w:rsidDel="00692F90">
          <w:delInstrText xml:space="preserve"> HYPERLINK "mailto:kakuk.balazs@med.u-szeged.hu" </w:delInstrText>
        </w:r>
        <w:r w:rsidR="00343EE2" w:rsidDel="00692F90">
          <w:fldChar w:fldCharType="separate"/>
        </w:r>
        <w:r w:rsidR="00460FAC" w:rsidRPr="00E85AE7" w:rsidDel="00692F90">
          <w:rPr>
            <w:rStyle w:val="Hiperhivatkozs"/>
            <w:rFonts w:ascii="Times New Roman" w:hAnsi="Times New Roman" w:cs="Times New Roman"/>
            <w:sz w:val="24"/>
            <w:lang w:val="de-DE"/>
          </w:rPr>
          <w:delText>kakuk.balazs@med.u-szeged.hu</w:delText>
        </w:r>
        <w:r w:rsidR="00343EE2" w:rsidDel="00692F90">
          <w:rPr>
            <w:rStyle w:val="Hiperhivatkozs"/>
            <w:rFonts w:ascii="Times New Roman" w:hAnsi="Times New Roman" w:cs="Times New Roman"/>
            <w:sz w:val="24"/>
            <w:lang w:val="de-DE"/>
          </w:rPr>
          <w:fldChar w:fldCharType="end"/>
        </w:r>
      </w:del>
    </w:p>
    <w:p w14:paraId="5848C684" w14:textId="680DDD18" w:rsidR="00C47AD0" w:rsidRPr="00E85AE7" w:rsidDel="00692F90" w:rsidRDefault="00C47AD0" w:rsidP="00573600">
      <w:pPr>
        <w:shd w:val="clear" w:color="auto" w:fill="FFFFFF"/>
        <w:spacing w:after="120" w:line="240" w:lineRule="auto"/>
        <w:jc w:val="both"/>
        <w:rPr>
          <w:del w:id="16" w:author="Tombácz Dóra" w:date="2025-02-20T20:48:00Z"/>
          <w:rFonts w:ascii="Times New Roman" w:hAnsi="Times New Roman" w:cs="Times New Roman"/>
          <w:color w:val="020202"/>
          <w:sz w:val="24"/>
          <w:lang w:val="de-DE"/>
        </w:rPr>
      </w:pPr>
      <w:del w:id="17" w:author="Tombácz Dóra" w:date="2025-02-20T20:48:00Z">
        <w:r w:rsidRPr="00E85AE7" w:rsidDel="00692F90">
          <w:rPr>
            <w:rFonts w:ascii="Times New Roman" w:hAnsi="Times New Roman" w:cs="Times New Roman"/>
            <w:color w:val="020202"/>
            <w:sz w:val="24"/>
            <w:lang w:val="de-DE"/>
          </w:rPr>
          <w:delText>GT:</w:delText>
        </w:r>
        <w:r w:rsidR="00FB2BBD" w:rsidRPr="00E85AE7" w:rsidDel="00692F90">
          <w:rPr>
            <w:rFonts w:ascii="Times New Roman" w:hAnsi="Times New Roman" w:cs="Times New Roman"/>
            <w:lang w:val="de-DE"/>
          </w:rPr>
          <w:delText xml:space="preserve"> </w:delText>
        </w:r>
        <w:r w:rsidR="00343EE2" w:rsidDel="00692F90">
          <w:fldChar w:fldCharType="begin"/>
        </w:r>
        <w:r w:rsidR="00343EE2" w:rsidDel="00692F90">
          <w:delInstrText xml:space="preserve"> HYPERLINK "mailto:torma.gabor@med.u-szeged.hu" </w:delInstrText>
        </w:r>
        <w:r w:rsidR="00343EE2" w:rsidDel="00692F90">
          <w:fldChar w:fldCharType="separate"/>
        </w:r>
        <w:r w:rsidR="00FB2BBD" w:rsidRPr="00E85AE7" w:rsidDel="00692F90">
          <w:rPr>
            <w:rStyle w:val="Hiperhivatkozs"/>
            <w:rFonts w:ascii="Times New Roman" w:hAnsi="Times New Roman" w:cs="Times New Roman"/>
            <w:sz w:val="24"/>
            <w:lang w:val="de-DE"/>
          </w:rPr>
          <w:delText>torma.gabor@med.u-szeged.hu</w:delText>
        </w:r>
        <w:r w:rsidR="00343EE2" w:rsidDel="00692F90">
          <w:rPr>
            <w:rStyle w:val="Hiperhivatkozs"/>
            <w:rFonts w:ascii="Times New Roman" w:hAnsi="Times New Roman" w:cs="Times New Roman"/>
            <w:sz w:val="24"/>
            <w:lang w:val="de-DE"/>
          </w:rPr>
          <w:fldChar w:fldCharType="end"/>
        </w:r>
      </w:del>
    </w:p>
    <w:p w14:paraId="088CCFCB" w14:textId="17493F5D" w:rsidR="00C47AD0" w:rsidRPr="00791172" w:rsidDel="00692F90" w:rsidRDefault="00C47AD0" w:rsidP="00573600">
      <w:pPr>
        <w:shd w:val="clear" w:color="auto" w:fill="FFFFFF"/>
        <w:spacing w:after="120" w:line="240" w:lineRule="auto"/>
        <w:jc w:val="both"/>
        <w:rPr>
          <w:del w:id="18" w:author="Tombácz Dóra" w:date="2025-02-20T20:48:00Z"/>
          <w:rFonts w:ascii="Times New Roman" w:hAnsi="Times New Roman" w:cs="Times New Roman"/>
          <w:color w:val="020202"/>
          <w:sz w:val="24"/>
          <w:lang w:val="es-ES"/>
        </w:rPr>
      </w:pPr>
      <w:del w:id="19" w:author="Tombácz Dóra" w:date="2025-02-20T20:48:00Z">
        <w:r w:rsidRPr="00791172" w:rsidDel="00692F90">
          <w:rPr>
            <w:rFonts w:ascii="Times New Roman" w:hAnsi="Times New Roman" w:cs="Times New Roman"/>
            <w:color w:val="020202"/>
            <w:sz w:val="24"/>
            <w:lang w:val="es-ES"/>
          </w:rPr>
          <w:delText xml:space="preserve">ÁF: </w:delText>
        </w:r>
        <w:r w:rsidR="00343EE2" w:rsidDel="00692F90">
          <w:fldChar w:fldCharType="begin"/>
        </w:r>
        <w:r w:rsidR="00343EE2" w:rsidDel="00692F90">
          <w:delInstrText xml:space="preserve"> HYPERLINK "mailto:fulop.adam@med.u-szeged.hu" </w:delInstrText>
        </w:r>
        <w:r w:rsidR="00343EE2" w:rsidDel="00692F90">
          <w:fldChar w:fldCharType="separate"/>
        </w:r>
        <w:r w:rsidRPr="00791172" w:rsidDel="00692F90">
          <w:rPr>
            <w:rStyle w:val="Hiperhivatkozs"/>
            <w:rFonts w:ascii="Times New Roman" w:hAnsi="Times New Roman" w:cs="Times New Roman"/>
            <w:sz w:val="24"/>
            <w:lang w:val="es-ES"/>
          </w:rPr>
          <w:delText>fulop.adam@med.u-szeged.hu</w:delText>
        </w:r>
        <w:r w:rsidR="00343EE2" w:rsidDel="00692F90">
          <w:rPr>
            <w:rStyle w:val="Hiperhivatkozs"/>
            <w:rFonts w:ascii="Times New Roman" w:hAnsi="Times New Roman" w:cs="Times New Roman"/>
            <w:sz w:val="24"/>
            <w:lang w:val="es-ES"/>
          </w:rPr>
          <w:fldChar w:fldCharType="end"/>
        </w:r>
      </w:del>
    </w:p>
    <w:p w14:paraId="70B5C79C" w14:textId="4654E7EF" w:rsidR="003B3EE1" w:rsidRPr="008814E3" w:rsidDel="00692F90" w:rsidRDefault="003B3EE1" w:rsidP="00573600">
      <w:pPr>
        <w:shd w:val="clear" w:color="auto" w:fill="FFFFFF"/>
        <w:spacing w:after="120" w:line="240" w:lineRule="auto"/>
        <w:jc w:val="both"/>
        <w:rPr>
          <w:del w:id="20" w:author="Tombácz Dóra" w:date="2025-02-20T20:48:00Z"/>
          <w:rStyle w:val="Hiperhivatkozs"/>
          <w:rFonts w:ascii="Times New Roman" w:hAnsi="Times New Roman" w:cs="Times New Roman"/>
          <w:sz w:val="24"/>
          <w:lang w:val="en-US"/>
        </w:rPr>
      </w:pPr>
      <w:del w:id="21" w:author="Tombácz Dóra" w:date="2025-02-20T20:48:00Z">
        <w:r w:rsidRPr="008814E3" w:rsidDel="00692F90">
          <w:rPr>
            <w:rFonts w:ascii="Times New Roman" w:hAnsi="Times New Roman" w:cs="Times New Roman"/>
            <w:color w:val="020202"/>
            <w:sz w:val="24"/>
            <w:lang w:val="en-US"/>
          </w:rPr>
          <w:delText xml:space="preserve">AD: </w:delText>
        </w:r>
        <w:r w:rsidR="00343EE2" w:rsidDel="00692F90">
          <w:fldChar w:fldCharType="begin"/>
        </w:r>
        <w:r w:rsidR="00343EE2" w:rsidDel="00692F90">
          <w:delInstrText xml:space="preserve"> HYPERLINK "mailto:dormo.akos@med.u-szeged.hu" </w:delInstrText>
        </w:r>
        <w:r w:rsidR="00343EE2" w:rsidDel="00692F90">
          <w:fldChar w:fldCharType="separate"/>
        </w:r>
        <w:r w:rsidRPr="008814E3" w:rsidDel="00692F90">
          <w:rPr>
            <w:rStyle w:val="Hiperhivatkozs"/>
            <w:rFonts w:ascii="Times New Roman" w:hAnsi="Times New Roman" w:cs="Times New Roman"/>
            <w:sz w:val="24"/>
            <w:lang w:val="en-US"/>
          </w:rPr>
          <w:delText>dormo.akos@med.u-szeged.hu</w:delText>
        </w:r>
        <w:r w:rsidR="00343EE2" w:rsidDel="00692F90">
          <w:rPr>
            <w:rStyle w:val="Hiperhivatkozs"/>
            <w:rFonts w:ascii="Times New Roman" w:hAnsi="Times New Roman" w:cs="Times New Roman"/>
            <w:sz w:val="24"/>
            <w:lang w:val="en-US"/>
          </w:rPr>
          <w:fldChar w:fldCharType="end"/>
        </w:r>
      </w:del>
    </w:p>
    <w:p w14:paraId="50C6A2B8" w14:textId="11A86F38" w:rsidR="004532E3" w:rsidRPr="008814E3" w:rsidDel="00692F90" w:rsidRDefault="004532E3" w:rsidP="00573600">
      <w:pPr>
        <w:shd w:val="clear" w:color="auto" w:fill="FFFFFF"/>
        <w:spacing w:after="120" w:line="240" w:lineRule="auto"/>
        <w:jc w:val="both"/>
        <w:rPr>
          <w:del w:id="22" w:author="Tombácz Dóra" w:date="2025-02-20T20:48:00Z"/>
          <w:rStyle w:val="Hiperhivatkozs"/>
          <w:rFonts w:ascii="Times New Roman" w:hAnsi="Times New Roman" w:cs="Times New Roman"/>
          <w:sz w:val="24"/>
          <w:lang w:val="en-US"/>
        </w:rPr>
      </w:pPr>
      <w:del w:id="23" w:author="Tombácz Dóra" w:date="2025-02-20T20:48:00Z">
        <w:r w:rsidRPr="008814E3" w:rsidDel="00692F90">
          <w:rPr>
            <w:rStyle w:val="Hiperhivatkozs"/>
            <w:rFonts w:ascii="Times New Roman" w:hAnsi="Times New Roman" w:cs="Times New Roman"/>
            <w:color w:val="auto"/>
            <w:sz w:val="24"/>
            <w:u w:val="none"/>
            <w:lang w:val="en-US"/>
          </w:rPr>
          <w:delText>GG:</w:delText>
        </w:r>
        <w:r w:rsidRPr="008814E3" w:rsidDel="00692F90">
          <w:rPr>
            <w:rStyle w:val="Hiperhivatkozs"/>
            <w:rFonts w:ascii="Times New Roman" w:hAnsi="Times New Roman" w:cs="Times New Roman"/>
            <w:color w:val="auto"/>
            <w:sz w:val="24"/>
            <w:lang w:val="en-US"/>
          </w:rPr>
          <w:delText xml:space="preserve"> </w:delText>
        </w:r>
        <w:r w:rsidR="00343EE2" w:rsidDel="00692F90">
          <w:fldChar w:fldCharType="begin"/>
        </w:r>
        <w:r w:rsidR="00343EE2" w:rsidDel="00692F90">
          <w:delInstrText xml:space="preserve"> HYPERLINK "mailto:gulyas.gabor@med.u-szeged.hu" </w:delInstrText>
        </w:r>
        <w:r w:rsidR="00343EE2" w:rsidDel="00692F90">
          <w:fldChar w:fldCharType="separate"/>
        </w:r>
        <w:r w:rsidRPr="008814E3" w:rsidDel="00692F90">
          <w:rPr>
            <w:rStyle w:val="Hiperhivatkozs"/>
            <w:rFonts w:ascii="Times New Roman" w:hAnsi="Times New Roman" w:cs="Times New Roman"/>
            <w:sz w:val="24"/>
            <w:lang w:val="en-US"/>
          </w:rPr>
          <w:delText>gulyas.gabor@med.u-szeged.hu</w:delText>
        </w:r>
        <w:r w:rsidR="00343EE2" w:rsidDel="00692F90">
          <w:rPr>
            <w:rStyle w:val="Hiperhivatkozs"/>
            <w:rFonts w:ascii="Times New Roman" w:hAnsi="Times New Roman" w:cs="Times New Roman"/>
            <w:sz w:val="24"/>
            <w:lang w:val="en-US"/>
          </w:rPr>
          <w:fldChar w:fldCharType="end"/>
        </w:r>
      </w:del>
    </w:p>
    <w:p w14:paraId="24E031CF" w14:textId="24A4D69D" w:rsidR="004532E3" w:rsidRPr="008814E3" w:rsidDel="00692F90" w:rsidRDefault="004532E3" w:rsidP="00573600">
      <w:pPr>
        <w:shd w:val="clear" w:color="auto" w:fill="FFFFFF"/>
        <w:spacing w:after="120" w:line="240" w:lineRule="auto"/>
        <w:jc w:val="both"/>
        <w:rPr>
          <w:del w:id="24" w:author="Tombácz Dóra" w:date="2025-02-20T20:48:00Z"/>
          <w:rFonts w:ascii="Times New Roman" w:hAnsi="Times New Roman" w:cs="Times New Roman"/>
          <w:color w:val="020202"/>
          <w:sz w:val="24"/>
          <w:lang w:val="en-US"/>
        </w:rPr>
      </w:pPr>
      <w:del w:id="25" w:author="Tombácz Dóra" w:date="2025-02-20T20:48:00Z">
        <w:r w:rsidRPr="008814E3" w:rsidDel="00692F90">
          <w:rPr>
            <w:rFonts w:ascii="Times New Roman" w:hAnsi="Times New Roman" w:cs="Times New Roman"/>
            <w:lang w:val="en-US"/>
          </w:rPr>
          <w:delText xml:space="preserve">ZC: </w:delText>
        </w:r>
        <w:r w:rsidR="00343EE2" w:rsidDel="00692F90">
          <w:fldChar w:fldCharType="begin"/>
        </w:r>
        <w:r w:rsidR="00343EE2" w:rsidDel="00692F90">
          <w:delInstrText xml:space="preserve"> HYPERLINK "mailto:csabai.zsolt@med.u-szeged.hu" </w:delInstrText>
        </w:r>
        <w:r w:rsidR="00343EE2" w:rsidDel="00692F90">
          <w:fldChar w:fldCharType="separate"/>
        </w:r>
        <w:r w:rsidRPr="008814E3" w:rsidDel="00692F90">
          <w:rPr>
            <w:rStyle w:val="Hiperhivatkozs"/>
            <w:rFonts w:ascii="Times New Roman" w:hAnsi="Times New Roman" w:cs="Times New Roman"/>
            <w:sz w:val="24"/>
            <w:lang w:val="en-US"/>
          </w:rPr>
          <w:delText>csabai.zsolt@med.u-szeged.hu</w:delText>
        </w:r>
        <w:r w:rsidR="00343EE2" w:rsidDel="00692F90">
          <w:rPr>
            <w:rStyle w:val="Hiperhivatkozs"/>
            <w:rFonts w:ascii="Times New Roman" w:hAnsi="Times New Roman" w:cs="Times New Roman"/>
            <w:sz w:val="24"/>
            <w:lang w:val="en-US"/>
          </w:rPr>
          <w:fldChar w:fldCharType="end"/>
        </w:r>
      </w:del>
    </w:p>
    <w:p w14:paraId="776C764D" w14:textId="02D7586B" w:rsidR="003B3EE1" w:rsidRPr="008814E3" w:rsidDel="00692F90" w:rsidRDefault="003B3EE1" w:rsidP="00573600">
      <w:pPr>
        <w:shd w:val="clear" w:color="auto" w:fill="FFFFFF"/>
        <w:spacing w:after="120" w:line="240" w:lineRule="auto"/>
        <w:jc w:val="both"/>
        <w:rPr>
          <w:del w:id="26" w:author="Tombácz Dóra" w:date="2025-02-20T20:48:00Z"/>
          <w:rFonts w:ascii="Times New Roman" w:hAnsi="Times New Roman" w:cs="Times New Roman"/>
          <w:color w:val="020202"/>
          <w:sz w:val="24"/>
          <w:lang w:val="en-US"/>
        </w:rPr>
      </w:pPr>
      <w:del w:id="27" w:author="Tombácz Dóra" w:date="2025-02-20T20:48:00Z">
        <w:r w:rsidRPr="008814E3" w:rsidDel="00692F90">
          <w:rPr>
            <w:rFonts w:ascii="Times New Roman" w:hAnsi="Times New Roman" w:cs="Times New Roman"/>
            <w:color w:val="020202"/>
            <w:sz w:val="24"/>
            <w:lang w:val="en-US"/>
          </w:rPr>
          <w:delText xml:space="preserve">ZB: </w:delText>
        </w:r>
        <w:r w:rsidR="00343EE2" w:rsidDel="00692F90">
          <w:fldChar w:fldCharType="begin"/>
        </w:r>
        <w:r w:rsidR="00343EE2" w:rsidDel="00692F90">
          <w:delInstrText xml:space="preserve"> HYPERLINK "mailto:boldogkoi.zsolt@med.u-szeged.hu" </w:delInstrText>
        </w:r>
        <w:r w:rsidR="00343EE2" w:rsidDel="00692F90">
          <w:fldChar w:fldCharType="separate"/>
        </w:r>
        <w:r w:rsidRPr="008814E3" w:rsidDel="00692F90">
          <w:rPr>
            <w:rStyle w:val="Hiperhivatkozs"/>
            <w:rFonts w:ascii="Times New Roman" w:hAnsi="Times New Roman" w:cs="Times New Roman"/>
            <w:sz w:val="24"/>
            <w:lang w:val="en-US"/>
          </w:rPr>
          <w:delText>boldogkoi.zsolt@med.u-szeged.hu</w:delText>
        </w:r>
        <w:r w:rsidR="00343EE2" w:rsidDel="00692F90">
          <w:rPr>
            <w:rStyle w:val="Hiperhivatkozs"/>
            <w:rFonts w:ascii="Times New Roman" w:hAnsi="Times New Roman" w:cs="Times New Roman"/>
            <w:sz w:val="24"/>
            <w:lang w:val="en-US"/>
          </w:rPr>
          <w:fldChar w:fldCharType="end"/>
        </w:r>
      </w:del>
    </w:p>
    <w:p w14:paraId="4B5026EC" w14:textId="77777777" w:rsidR="003B3EE1" w:rsidRPr="008814E3" w:rsidRDefault="003B3EE1" w:rsidP="00573600">
      <w:pPr>
        <w:shd w:val="clear" w:color="auto" w:fill="FFFFFF"/>
        <w:spacing w:after="120" w:line="240" w:lineRule="auto"/>
        <w:jc w:val="both"/>
        <w:rPr>
          <w:rFonts w:ascii="Times New Roman" w:hAnsi="Times New Roman" w:cs="Times New Roman"/>
          <w:color w:val="020202"/>
          <w:sz w:val="24"/>
          <w:lang w:val="en-US"/>
        </w:rPr>
      </w:pPr>
    </w:p>
    <w:p w14:paraId="26CAB545" w14:textId="35155BC2" w:rsidR="004B34F4" w:rsidRPr="008814E3" w:rsidRDefault="004B34F4"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i/>
          <w:color w:val="020202"/>
          <w:sz w:val="24"/>
          <w:lang w:val="en-US"/>
        </w:rPr>
        <w:t>Keywords</w:t>
      </w:r>
      <w:r w:rsidR="003F618B" w:rsidRPr="008814E3">
        <w:rPr>
          <w:rFonts w:ascii="Times New Roman" w:hAnsi="Times New Roman" w:cs="Times New Roman"/>
          <w:color w:val="020202"/>
          <w:sz w:val="24"/>
          <w:lang w:val="en-US"/>
        </w:rPr>
        <w:t>: Equid</w:t>
      </w:r>
      <w:r w:rsidRPr="008814E3">
        <w:rPr>
          <w:rFonts w:ascii="Times New Roman" w:hAnsi="Times New Roman" w:cs="Times New Roman"/>
          <w:color w:val="020202"/>
          <w:sz w:val="24"/>
          <w:lang w:val="en-US"/>
        </w:rPr>
        <w:t xml:space="preserve"> herpesvirus 1, EHV-1</w:t>
      </w:r>
      <w:r w:rsidR="009065DB" w:rsidRPr="008814E3">
        <w:rPr>
          <w:rFonts w:ascii="Times New Roman" w:hAnsi="Times New Roman" w:cs="Times New Roman"/>
          <w:color w:val="020202"/>
          <w:sz w:val="24"/>
          <w:lang w:val="en-US"/>
        </w:rPr>
        <w:t xml:space="preserve">, </w:t>
      </w:r>
      <w:r w:rsidR="00503D08" w:rsidRPr="008814E3">
        <w:rPr>
          <w:rFonts w:ascii="Times New Roman" w:hAnsi="Times New Roman" w:cs="Times New Roman"/>
          <w:color w:val="020202"/>
          <w:sz w:val="24"/>
          <w:lang w:val="en-US"/>
        </w:rPr>
        <w:t xml:space="preserve">transcriptome, </w:t>
      </w:r>
      <w:r w:rsidR="009065DB" w:rsidRPr="008814E3">
        <w:rPr>
          <w:rFonts w:ascii="Times New Roman" w:hAnsi="Times New Roman" w:cs="Times New Roman"/>
          <w:color w:val="020202"/>
          <w:sz w:val="24"/>
          <w:lang w:val="en-US"/>
        </w:rPr>
        <w:t xml:space="preserve">long-read sequencing, </w:t>
      </w:r>
      <w:proofErr w:type="spellStart"/>
      <w:r w:rsidR="00F90860" w:rsidRPr="008814E3">
        <w:rPr>
          <w:rFonts w:ascii="Times New Roman" w:hAnsi="Times New Roman" w:cs="Times New Roman"/>
          <w:color w:val="020202"/>
          <w:sz w:val="24"/>
          <w:lang w:val="en-US"/>
        </w:rPr>
        <w:t>nanopore</w:t>
      </w:r>
      <w:proofErr w:type="spellEnd"/>
      <w:r w:rsidR="00F90860" w:rsidRPr="008814E3">
        <w:rPr>
          <w:rFonts w:ascii="Times New Roman" w:hAnsi="Times New Roman" w:cs="Times New Roman"/>
          <w:color w:val="020202"/>
          <w:sz w:val="24"/>
          <w:lang w:val="en-US"/>
        </w:rPr>
        <w:t xml:space="preserve"> sequencing, </w:t>
      </w:r>
      <w:r w:rsidR="00D70535" w:rsidRPr="008814E3">
        <w:rPr>
          <w:rFonts w:ascii="Times New Roman" w:hAnsi="Times New Roman" w:cs="Times New Roman"/>
          <w:color w:val="020202"/>
          <w:sz w:val="24"/>
          <w:lang w:val="en-US"/>
        </w:rPr>
        <w:t xml:space="preserve">direct cDNA-sequencing, </w:t>
      </w:r>
      <w:r w:rsidR="008D59F7" w:rsidRPr="008814E3">
        <w:rPr>
          <w:rFonts w:ascii="Times New Roman" w:hAnsi="Times New Roman" w:cs="Times New Roman"/>
          <w:color w:val="020202"/>
          <w:sz w:val="24"/>
          <w:lang w:val="en-US"/>
        </w:rPr>
        <w:t>CAGE-</w:t>
      </w:r>
      <w:proofErr w:type="spellStart"/>
      <w:r w:rsidR="008D59F7" w:rsidRPr="008814E3">
        <w:rPr>
          <w:rFonts w:ascii="Times New Roman" w:hAnsi="Times New Roman" w:cs="Times New Roman"/>
          <w:color w:val="020202"/>
          <w:sz w:val="24"/>
          <w:lang w:val="en-US"/>
        </w:rPr>
        <w:t>Seq</w:t>
      </w:r>
      <w:proofErr w:type="spellEnd"/>
      <w:r w:rsidR="008D59F7" w:rsidRPr="008814E3">
        <w:rPr>
          <w:rFonts w:ascii="Times New Roman" w:hAnsi="Times New Roman" w:cs="Times New Roman"/>
          <w:color w:val="020202"/>
          <w:sz w:val="24"/>
          <w:lang w:val="en-US"/>
        </w:rPr>
        <w:t xml:space="preserve">, </w:t>
      </w:r>
      <w:r w:rsidR="00F90860" w:rsidRPr="008814E3">
        <w:rPr>
          <w:rFonts w:ascii="Times New Roman" w:hAnsi="Times New Roman" w:cs="Times New Roman"/>
          <w:color w:val="020202"/>
          <w:sz w:val="24"/>
          <w:lang w:val="en-US"/>
        </w:rPr>
        <w:t>kinetic classes</w:t>
      </w:r>
    </w:p>
    <w:p w14:paraId="2EB9211B" w14:textId="31998F08" w:rsidR="004B34F4" w:rsidRPr="008814E3" w:rsidRDefault="004B34F4" w:rsidP="00573600">
      <w:pPr>
        <w:shd w:val="clear" w:color="auto" w:fill="FFFFFF"/>
        <w:spacing w:after="120" w:line="240" w:lineRule="auto"/>
        <w:jc w:val="both"/>
        <w:rPr>
          <w:rFonts w:ascii="Times New Roman" w:hAnsi="Times New Roman" w:cs="Times New Roman"/>
          <w:b/>
          <w:color w:val="020202"/>
          <w:sz w:val="28"/>
          <w:lang w:val="en-US"/>
        </w:rPr>
      </w:pPr>
    </w:p>
    <w:p w14:paraId="141608C1" w14:textId="55C4A6FE" w:rsidR="009C6F1D" w:rsidRPr="008814E3" w:rsidRDefault="009C6F1D" w:rsidP="00573600">
      <w:pPr>
        <w:shd w:val="clear" w:color="auto" w:fill="FFFFFF"/>
        <w:spacing w:after="12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Abstract</w:t>
      </w:r>
    </w:p>
    <w:p w14:paraId="47F5A2B3" w14:textId="23CBD75C" w:rsidR="002566C6" w:rsidRPr="008814E3" w:rsidRDefault="002566C6" w:rsidP="00573600">
      <w:pPr>
        <w:shd w:val="clear" w:color="auto" w:fill="FFFFFF"/>
        <w:spacing w:after="120" w:line="240" w:lineRule="auto"/>
        <w:jc w:val="both"/>
        <w:rPr>
          <w:rFonts w:ascii="Times New Roman" w:hAnsi="Times New Roman" w:cs="Times New Roman"/>
          <w:b/>
          <w:color w:val="020202"/>
          <w:sz w:val="24"/>
          <w:lang w:val="en-US"/>
        </w:rPr>
      </w:pPr>
      <w:r w:rsidRPr="008814E3">
        <w:rPr>
          <w:rFonts w:ascii="Times New Roman" w:hAnsi="Times New Roman" w:cs="Times New Roman"/>
          <w:b/>
          <w:color w:val="020202"/>
          <w:sz w:val="24"/>
          <w:lang w:val="en-US"/>
        </w:rPr>
        <w:t>Introduction</w:t>
      </w:r>
    </w:p>
    <w:p w14:paraId="33FCD35E" w14:textId="0714C647" w:rsidR="00764AC2" w:rsidRPr="00E24243" w:rsidRDefault="00A3172E"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Equid </w:t>
      </w:r>
      <w:proofErr w:type="spellStart"/>
      <w:r w:rsidRPr="00E24243">
        <w:rPr>
          <w:rFonts w:ascii="Times New Roman" w:hAnsi="Times New Roman" w:cs="Times New Roman"/>
          <w:sz w:val="24"/>
          <w:lang w:val="en-US"/>
        </w:rPr>
        <w:t>alphaherpesvirus</w:t>
      </w:r>
      <w:proofErr w:type="spellEnd"/>
      <w:r w:rsidRPr="00E24243">
        <w:rPr>
          <w:rFonts w:ascii="Times New Roman" w:hAnsi="Times New Roman" w:cs="Times New Roman"/>
          <w:sz w:val="24"/>
          <w:lang w:val="en-US"/>
        </w:rPr>
        <w:t xml:space="preserve"> 1 (EHV-1), a veterinary pathogen belonging to the </w:t>
      </w:r>
      <w:proofErr w:type="spellStart"/>
      <w:r w:rsidRPr="00E24243">
        <w:rPr>
          <w:rFonts w:ascii="Times New Roman" w:hAnsi="Times New Roman" w:cs="Times New Roman"/>
          <w:sz w:val="24"/>
          <w:lang w:val="en-US"/>
        </w:rPr>
        <w:t>Varicellovirus</w:t>
      </w:r>
      <w:proofErr w:type="spellEnd"/>
      <w:r w:rsidRPr="00E24243">
        <w:rPr>
          <w:rFonts w:ascii="Times New Roman" w:hAnsi="Times New Roman" w:cs="Times New Roman"/>
          <w:sz w:val="24"/>
          <w:lang w:val="en-US"/>
        </w:rPr>
        <w:t xml:space="preserve"> genus, is responsible for significant economic losses in the global equine sector. </w:t>
      </w:r>
      <w:r w:rsidR="00B41775" w:rsidRPr="00E24243">
        <w:rPr>
          <w:rFonts w:ascii="Times New Roman" w:hAnsi="Times New Roman" w:cs="Times New Roman"/>
          <w:sz w:val="24"/>
          <w:lang w:val="en-US"/>
        </w:rPr>
        <w:t>This research involved timescale gene expression profiling and transcriptional reannotation of this herpesvirus.</w:t>
      </w:r>
    </w:p>
    <w:p w14:paraId="5E11A4DC" w14:textId="0319C105" w:rsidR="002566C6"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Methods</w:t>
      </w:r>
    </w:p>
    <w:p w14:paraId="2D3EB77C" w14:textId="1C87D15C" w:rsidR="0000603B" w:rsidRPr="00E24243" w:rsidRDefault="0011081C"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We employed CAGE s</w:t>
      </w:r>
      <w:r w:rsidR="00764AC2" w:rsidRPr="00E24243">
        <w:rPr>
          <w:rFonts w:ascii="Times New Roman" w:hAnsi="Times New Roman" w:cs="Times New Roman"/>
          <w:sz w:val="24"/>
          <w:lang w:val="en-US"/>
        </w:rPr>
        <w:t>eq</w:t>
      </w:r>
      <w:r w:rsidRPr="00E24243">
        <w:rPr>
          <w:rFonts w:ascii="Times New Roman" w:hAnsi="Times New Roman" w:cs="Times New Roman"/>
          <w:sz w:val="24"/>
          <w:lang w:val="en-US"/>
        </w:rPr>
        <w:t xml:space="preserve">uencing </w:t>
      </w:r>
      <w:r w:rsidR="00764AC2" w:rsidRPr="00E24243">
        <w:rPr>
          <w:rFonts w:ascii="Times New Roman" w:hAnsi="Times New Roman" w:cs="Times New Roman"/>
          <w:sz w:val="24"/>
          <w:lang w:val="en-US"/>
        </w:rPr>
        <w:t xml:space="preserve">on </w:t>
      </w:r>
      <w:r w:rsidR="00B91C55" w:rsidRPr="00E24243">
        <w:rPr>
          <w:rFonts w:ascii="Times New Roman" w:hAnsi="Times New Roman" w:cs="Times New Roman"/>
          <w:sz w:val="24"/>
          <w:lang w:val="en-US"/>
        </w:rPr>
        <w:t xml:space="preserve">the </w:t>
      </w:r>
      <w:r w:rsidR="00764AC2" w:rsidRPr="00E24243">
        <w:rPr>
          <w:rFonts w:ascii="Times New Roman" w:hAnsi="Times New Roman" w:cs="Times New Roman"/>
          <w:sz w:val="24"/>
          <w:lang w:val="en-US"/>
        </w:rPr>
        <w:t>Illumina platform to determine transcript start sites</w:t>
      </w:r>
      <w:r w:rsidR="00B91C55" w:rsidRPr="00E24243">
        <w:rPr>
          <w:rFonts w:ascii="Times New Roman" w:hAnsi="Times New Roman" w:cs="Times New Roman"/>
          <w:sz w:val="24"/>
          <w:lang w:val="en-US"/>
        </w:rPr>
        <w:t>,</w:t>
      </w:r>
      <w:r w:rsidR="00764AC2" w:rsidRPr="00E24243">
        <w:rPr>
          <w:rFonts w:ascii="Times New Roman" w:hAnsi="Times New Roman" w:cs="Times New Roman"/>
          <w:sz w:val="24"/>
          <w:lang w:val="en-US"/>
        </w:rPr>
        <w:t xml:space="preserve"> alongside long-read direct cDNA sequencing on Oxford </w:t>
      </w:r>
      <w:proofErr w:type="spellStart"/>
      <w:r w:rsidR="00764AC2" w:rsidRPr="00E24243">
        <w:rPr>
          <w:rFonts w:ascii="Times New Roman" w:hAnsi="Times New Roman" w:cs="Times New Roman"/>
          <w:sz w:val="24"/>
          <w:lang w:val="en-US"/>
        </w:rPr>
        <w:t>Nanopore</w:t>
      </w:r>
      <w:proofErr w:type="spellEnd"/>
      <w:r w:rsidR="00764AC2" w:rsidRPr="00E24243">
        <w:rPr>
          <w:rFonts w:ascii="Times New Roman" w:hAnsi="Times New Roman" w:cs="Times New Roman"/>
          <w:sz w:val="24"/>
          <w:lang w:val="en-US"/>
        </w:rPr>
        <w:t xml:space="preserve"> Technology platform to detect full-length viral transcripts. Samples were collected </w:t>
      </w:r>
      <w:r w:rsidR="003E4CFA" w:rsidRPr="00E24243">
        <w:rPr>
          <w:rFonts w:ascii="Times New Roman" w:hAnsi="Times New Roman" w:cs="Times New Roman"/>
          <w:sz w:val="24"/>
          <w:lang w:val="en-US"/>
        </w:rPr>
        <w:t xml:space="preserve">in triplicate </w:t>
      </w:r>
      <w:r w:rsidR="00764AC2" w:rsidRPr="00E24243">
        <w:rPr>
          <w:rFonts w:ascii="Times New Roman" w:hAnsi="Times New Roman" w:cs="Times New Roman"/>
          <w:sz w:val="24"/>
          <w:lang w:val="en-US"/>
        </w:rPr>
        <w:t>at nine distinct stages of the viral lifecycle. We also applied protein synthesis inhibition to determine the immediate-early gene expression of the virus.</w:t>
      </w:r>
      <w:r w:rsidR="00FF71FE" w:rsidRPr="00E24243">
        <w:rPr>
          <w:rFonts w:ascii="Times New Roman" w:hAnsi="Times New Roman" w:cs="Times New Roman"/>
          <w:sz w:val="24"/>
          <w:lang w:val="en-US"/>
        </w:rPr>
        <w:t xml:space="preserve"> Earlier data on native RNA sequencing was also utilized </w:t>
      </w:r>
      <w:r w:rsidR="00A967E5" w:rsidRPr="00E24243">
        <w:rPr>
          <w:rFonts w:ascii="Times New Roman" w:hAnsi="Times New Roman" w:cs="Times New Roman"/>
          <w:sz w:val="24"/>
          <w:lang w:val="en-US"/>
        </w:rPr>
        <w:t>to validate</w:t>
      </w:r>
      <w:r w:rsidR="00FF71FE" w:rsidRPr="00E24243">
        <w:rPr>
          <w:rFonts w:ascii="Times New Roman" w:hAnsi="Times New Roman" w:cs="Times New Roman"/>
          <w:sz w:val="24"/>
          <w:lang w:val="en-US"/>
        </w:rPr>
        <w:t xml:space="preserve"> the results.</w:t>
      </w:r>
      <w:r w:rsidR="00E85AE7" w:rsidRPr="00E24243">
        <w:rPr>
          <w:rFonts w:ascii="Times New Roman" w:hAnsi="Times New Roman" w:cs="Times New Roman"/>
          <w:sz w:val="24"/>
          <w:lang w:val="en-US"/>
        </w:rPr>
        <w:t xml:space="preserve"> </w:t>
      </w:r>
      <w:r w:rsidR="0000603B" w:rsidRPr="00E24243">
        <w:rPr>
          <w:rFonts w:ascii="Times New Roman" w:hAnsi="Times New Roman" w:cs="Times New Roman"/>
          <w:sz w:val="24"/>
          <w:lang w:val="en-US"/>
        </w:rPr>
        <w:t xml:space="preserve">The sequencing data were processed using the </w:t>
      </w:r>
      <w:proofErr w:type="spellStart"/>
      <w:r w:rsidR="0000603B" w:rsidRPr="00E24243">
        <w:rPr>
          <w:rFonts w:ascii="Times New Roman" w:hAnsi="Times New Roman" w:cs="Times New Roman"/>
          <w:sz w:val="24"/>
          <w:lang w:val="en-US"/>
        </w:rPr>
        <w:t>LoRTIA</w:t>
      </w:r>
      <w:proofErr w:type="spellEnd"/>
      <w:r w:rsidR="0000603B" w:rsidRPr="00E24243">
        <w:rPr>
          <w:rFonts w:ascii="Times New Roman" w:hAnsi="Times New Roman" w:cs="Times New Roman"/>
          <w:sz w:val="24"/>
          <w:lang w:val="en-US"/>
        </w:rPr>
        <w:t xml:space="preserve"> and NAGATA software tools.</w:t>
      </w:r>
    </w:p>
    <w:p w14:paraId="23FDF72B" w14:textId="4B7D9EB7" w:rsidR="00E64DAA"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Results</w:t>
      </w:r>
    </w:p>
    <w:p w14:paraId="63927AC1" w14:textId="18725A8A" w:rsidR="00764AC2" w:rsidRPr="00E24243" w:rsidRDefault="00E64DAA"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time-course analysis of viral transcript expression using</w:t>
      </w:r>
      <w:r w:rsidR="00C26E12" w:rsidRPr="00E24243">
        <w:rPr>
          <w:rFonts w:ascii="Times New Roman" w:hAnsi="Times New Roman" w:cs="Times New Roman"/>
          <w:sz w:val="24"/>
          <w:lang w:val="en-US"/>
        </w:rPr>
        <w:t xml:space="preserve"> long-read</w:t>
      </w:r>
      <w:r w:rsidRPr="00E24243">
        <w:rPr>
          <w:rFonts w:ascii="Times New Roman" w:hAnsi="Times New Roman" w:cs="Times New Roman"/>
          <w:sz w:val="24"/>
          <w:lang w:val="en-US"/>
        </w:rPr>
        <w:t xml:space="preserve"> </w:t>
      </w:r>
      <w:proofErr w:type="spellStart"/>
      <w:r w:rsidRPr="00E24243">
        <w:rPr>
          <w:rFonts w:ascii="Times New Roman" w:hAnsi="Times New Roman" w:cs="Times New Roman"/>
          <w:sz w:val="24"/>
          <w:lang w:val="en-US"/>
        </w:rPr>
        <w:t>dcDN</w:t>
      </w:r>
      <w:r w:rsidR="00E30F84" w:rsidRPr="00E24243">
        <w:rPr>
          <w:rFonts w:ascii="Times New Roman" w:hAnsi="Times New Roman" w:cs="Times New Roman"/>
          <w:sz w:val="24"/>
          <w:lang w:val="en-US"/>
        </w:rPr>
        <w:t>A-Seq</w:t>
      </w:r>
      <w:proofErr w:type="spellEnd"/>
      <w:r w:rsidR="00E30F84" w:rsidRPr="00E24243">
        <w:rPr>
          <w:rFonts w:ascii="Times New Roman" w:hAnsi="Times New Roman" w:cs="Times New Roman"/>
          <w:sz w:val="24"/>
          <w:lang w:val="en-US"/>
        </w:rPr>
        <w:t xml:space="preserve"> enabled the characterization</w:t>
      </w:r>
      <w:r w:rsidRPr="00E24243">
        <w:rPr>
          <w:rFonts w:ascii="Times New Roman" w:hAnsi="Times New Roman" w:cs="Times New Roman"/>
          <w:sz w:val="24"/>
          <w:lang w:val="en-US"/>
        </w:rPr>
        <w:t xml:space="preserve"> of these transcripts based on their kinetic </w:t>
      </w:r>
      <w:r w:rsidR="00AA329E" w:rsidRPr="00E24243">
        <w:rPr>
          <w:rFonts w:ascii="Times New Roman" w:hAnsi="Times New Roman" w:cs="Times New Roman"/>
          <w:sz w:val="24"/>
          <w:lang w:val="en-US"/>
        </w:rPr>
        <w:t>behavior</w:t>
      </w:r>
      <w:r w:rsidRPr="00E24243">
        <w:rPr>
          <w:rFonts w:ascii="Times New Roman" w:hAnsi="Times New Roman" w:cs="Times New Roman"/>
          <w:sz w:val="24"/>
          <w:lang w:val="en-US"/>
        </w:rPr>
        <w:t xml:space="preserve"> throughout the replication cycle.</w:t>
      </w:r>
      <w:r w:rsidR="00764AC2"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Furthermore, the study involved a comprehensive reannota</w:t>
      </w:r>
      <w:r w:rsidR="00C26E12" w:rsidRPr="00E24243">
        <w:rPr>
          <w:rFonts w:ascii="Times New Roman" w:hAnsi="Times New Roman" w:cs="Times New Roman"/>
          <w:sz w:val="24"/>
          <w:lang w:val="en-US"/>
        </w:rPr>
        <w:t>tion of the EHV-1 transcriptome</w:t>
      </w:r>
      <w:r w:rsidR="003D12DB" w:rsidRPr="00E24243">
        <w:rPr>
          <w:rFonts w:ascii="Times New Roman" w:hAnsi="Times New Roman" w:cs="Times New Roman"/>
          <w:sz w:val="24"/>
          <w:lang w:val="en-US"/>
        </w:rPr>
        <w:t xml:space="preserve">. CAGE analysis </w:t>
      </w:r>
      <w:r w:rsidRPr="00E24243">
        <w:rPr>
          <w:rFonts w:ascii="Times New Roman" w:hAnsi="Times New Roman" w:cs="Times New Roman"/>
          <w:sz w:val="24"/>
          <w:lang w:val="en-US"/>
        </w:rPr>
        <w:t xml:space="preserve">helped </w:t>
      </w:r>
      <w:r w:rsidR="00370CD3" w:rsidRPr="00E24243">
        <w:rPr>
          <w:rFonts w:ascii="Times New Roman" w:hAnsi="Times New Roman" w:cs="Times New Roman"/>
          <w:sz w:val="24"/>
          <w:lang w:val="en-US"/>
        </w:rPr>
        <w:t>identify</w:t>
      </w:r>
      <w:r w:rsidRPr="00E24243">
        <w:rPr>
          <w:rFonts w:ascii="Times New Roman" w:hAnsi="Times New Roman" w:cs="Times New Roman"/>
          <w:sz w:val="24"/>
          <w:lang w:val="en-US"/>
        </w:rPr>
        <w:t xml:space="preserve"> the transcription start sites and promoter regions, while d</w:t>
      </w:r>
      <w:r w:rsidR="003D12DB" w:rsidRPr="00E24243">
        <w:rPr>
          <w:rFonts w:ascii="Times New Roman" w:hAnsi="Times New Roman" w:cs="Times New Roman"/>
          <w:sz w:val="24"/>
          <w:lang w:val="en-US"/>
        </w:rPr>
        <w:t>irect cDNA sequencing</w:t>
      </w:r>
      <w:r w:rsidRPr="00E24243">
        <w:rPr>
          <w:rFonts w:ascii="Times New Roman" w:hAnsi="Times New Roman" w:cs="Times New Roman"/>
          <w:sz w:val="24"/>
          <w:lang w:val="en-US"/>
        </w:rPr>
        <w:t xml:space="preserve"> provided a more accurate </w:t>
      </w:r>
      <w:r w:rsidR="00370CD3" w:rsidRPr="00E24243">
        <w:rPr>
          <w:rFonts w:ascii="Times New Roman" w:hAnsi="Times New Roman" w:cs="Times New Roman"/>
          <w:sz w:val="24"/>
          <w:lang w:val="en-US"/>
        </w:rPr>
        <w:t>approach</w:t>
      </w:r>
      <w:r w:rsidRPr="00E24243">
        <w:rPr>
          <w:rFonts w:ascii="Times New Roman" w:hAnsi="Times New Roman" w:cs="Times New Roman"/>
          <w:sz w:val="24"/>
          <w:lang w:val="en-US"/>
        </w:rPr>
        <w:t xml:space="preserve"> </w:t>
      </w:r>
      <w:r w:rsidR="006C032B" w:rsidRPr="00E24243">
        <w:rPr>
          <w:rFonts w:ascii="Times New Roman" w:hAnsi="Times New Roman" w:cs="Times New Roman"/>
          <w:sz w:val="24"/>
          <w:lang w:val="en-US"/>
        </w:rPr>
        <w:t xml:space="preserve">to capturing </w:t>
      </w:r>
      <w:r w:rsidRPr="00E24243">
        <w:rPr>
          <w:rFonts w:ascii="Times New Roman" w:hAnsi="Times New Roman" w:cs="Times New Roman"/>
          <w:sz w:val="24"/>
          <w:lang w:val="en-US"/>
        </w:rPr>
        <w:t xml:space="preserve">full-length transcripts and isoform diversity. </w:t>
      </w:r>
      <w:r w:rsidR="006C6D1C" w:rsidRPr="00E24243">
        <w:rPr>
          <w:rFonts w:ascii="Times New Roman" w:hAnsi="Times New Roman" w:cs="Times New Roman"/>
          <w:sz w:val="24"/>
          <w:lang w:val="en-US"/>
        </w:rPr>
        <w:t xml:space="preserve">Through an integrated approach, we identified and validated </w:t>
      </w:r>
      <w:r w:rsidR="006303E5" w:rsidRPr="00E24243">
        <w:rPr>
          <w:rFonts w:ascii="Times New Roman" w:hAnsi="Times New Roman" w:cs="Times New Roman"/>
          <w:sz w:val="24"/>
          <w:lang w:val="en-US"/>
        </w:rPr>
        <w:t>numerous</w:t>
      </w:r>
      <w:r w:rsidR="006C6D1C" w:rsidRPr="00E24243">
        <w:rPr>
          <w:rFonts w:ascii="Times New Roman" w:hAnsi="Times New Roman" w:cs="Times New Roman"/>
          <w:sz w:val="24"/>
          <w:lang w:val="en-US"/>
        </w:rPr>
        <w:t xml:space="preserve"> novel transcripts, thereby refining the EHV-1 transcriptome annotation</w:t>
      </w:r>
      <w:r w:rsidR="00884441" w:rsidRPr="00E24243">
        <w:rPr>
          <w:rFonts w:ascii="Times New Roman" w:hAnsi="Times New Roman" w:cs="Times New Roman"/>
          <w:sz w:val="24"/>
          <w:lang w:val="en-US"/>
        </w:rPr>
        <w:t xml:space="preserve">. </w:t>
      </w:r>
      <w:r w:rsidR="0000603B" w:rsidRPr="00E24243">
        <w:rPr>
          <w:rFonts w:ascii="Times New Roman" w:hAnsi="Times New Roman" w:cs="Times New Roman"/>
          <w:sz w:val="24"/>
          <w:lang w:val="en-US"/>
        </w:rPr>
        <w:t>T</w:t>
      </w:r>
      <w:r w:rsidRPr="00E24243">
        <w:rPr>
          <w:rFonts w:ascii="Times New Roman" w:hAnsi="Times New Roman" w:cs="Times New Roman"/>
          <w:sz w:val="24"/>
          <w:lang w:val="en-US"/>
        </w:rPr>
        <w:t>hese methods allowed for a more detailed and accurate mapping of the EHV-1 transcriptome, uncovering previously unknown transcripts and refining the existing annotations.</w:t>
      </w:r>
    </w:p>
    <w:p w14:paraId="72D8E8EB" w14:textId="1C28E378" w:rsidR="002566C6"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Conclusions</w:t>
      </w:r>
    </w:p>
    <w:p w14:paraId="4327DFB8" w14:textId="5C495247" w:rsidR="00742F4A" w:rsidRPr="00E24243" w:rsidRDefault="004B426A"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shifting patterns in transcript isoforms and overlaps suggest a sophisticated regulatory network that enables EHV-1 to precisely modulate gene expression throughout its replication cycle. The presence of multiple isoforms per gene indicates that the virus can adapt to different stages of infection by producing a variety of transcripts. This likely enhances its genomic efficiency and allows it to respond more effectively to the host's environment.</w:t>
      </w:r>
    </w:p>
    <w:p w14:paraId="6429FEE8" w14:textId="77777777" w:rsidR="004B426A" w:rsidRPr="00E24243" w:rsidRDefault="004B426A" w:rsidP="00573600">
      <w:pPr>
        <w:shd w:val="clear" w:color="auto" w:fill="FFFFFF"/>
        <w:spacing w:after="120" w:line="240" w:lineRule="auto"/>
        <w:jc w:val="both"/>
        <w:rPr>
          <w:rFonts w:ascii="Times New Roman" w:hAnsi="Times New Roman" w:cs="Times New Roman"/>
          <w:sz w:val="24"/>
          <w:lang w:val="en-US"/>
        </w:rPr>
      </w:pPr>
    </w:p>
    <w:p w14:paraId="24B109DF" w14:textId="45B5DA88" w:rsidR="007F7473" w:rsidRPr="008814E3" w:rsidRDefault="009F1F42" w:rsidP="00573600">
      <w:pPr>
        <w:shd w:val="clear" w:color="auto" w:fill="FFFFFF"/>
        <w:spacing w:after="12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Introduction</w:t>
      </w:r>
    </w:p>
    <w:p w14:paraId="399F95DF" w14:textId="29E8664F" w:rsidR="00063753" w:rsidRPr="008814E3" w:rsidRDefault="007F7473"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lastRenderedPageBreak/>
        <w:t xml:space="preserve">Equid </w:t>
      </w:r>
      <w:proofErr w:type="spellStart"/>
      <w:r w:rsidRPr="008814E3">
        <w:rPr>
          <w:rFonts w:ascii="Times New Roman" w:hAnsi="Times New Roman" w:cs="Times New Roman"/>
          <w:color w:val="020202"/>
          <w:sz w:val="24"/>
          <w:lang w:val="en-US"/>
        </w:rPr>
        <w:t>alphaherpesvirus</w:t>
      </w:r>
      <w:proofErr w:type="spellEnd"/>
      <w:r w:rsidRPr="008814E3">
        <w:rPr>
          <w:rFonts w:ascii="Times New Roman" w:hAnsi="Times New Roman" w:cs="Times New Roman"/>
          <w:color w:val="020202"/>
          <w:sz w:val="24"/>
          <w:lang w:val="en-US"/>
        </w:rPr>
        <w:t xml:space="preserve"> 1 (EHV-1), also referred to as </w:t>
      </w:r>
      <w:proofErr w:type="spellStart"/>
      <w:r w:rsidRPr="008814E3">
        <w:rPr>
          <w:rFonts w:ascii="Times New Roman" w:hAnsi="Times New Roman" w:cs="Times New Roman"/>
          <w:i/>
          <w:color w:val="020202"/>
          <w:sz w:val="24"/>
          <w:lang w:val="en-US"/>
        </w:rPr>
        <w:t>Varicellovirus</w:t>
      </w:r>
      <w:proofErr w:type="spellEnd"/>
      <w:r w:rsidRPr="008814E3">
        <w:rPr>
          <w:rFonts w:ascii="Times New Roman" w:hAnsi="Times New Roman" w:cs="Times New Roman"/>
          <w:i/>
          <w:color w:val="020202"/>
          <w:sz w:val="24"/>
          <w:lang w:val="en-US"/>
        </w:rPr>
        <w:t xml:space="preserve"> equidalpha1</w:t>
      </w:r>
      <w:r w:rsidR="00C74F86" w:rsidRPr="008814E3">
        <w:rPr>
          <w:rFonts w:ascii="Times New Roman" w:hAnsi="Times New Roman" w:cs="Times New Roman"/>
          <w:i/>
          <w:color w:val="020202"/>
          <w:sz w:val="24"/>
          <w:lang w:val="en-US"/>
        </w:rPr>
        <w:t xml:space="preserve"> </w:t>
      </w:r>
      <w:r w:rsidR="006F598A" w:rsidRPr="008814E3">
        <w:rPr>
          <w:rFonts w:ascii="Times New Roman" w:hAnsi="Times New Roman" w:cs="Times New Roman"/>
          <w:i/>
          <w:color w:val="020202"/>
          <w:sz w:val="24"/>
          <w:lang w:val="en-US"/>
        </w:rPr>
        <w:fldChar w:fldCharType="begin"/>
      </w:r>
      <w:r w:rsidR="008B6416" w:rsidRPr="008814E3">
        <w:rPr>
          <w:rFonts w:ascii="Times New Roman" w:hAnsi="Times New Roman" w:cs="Times New Roman"/>
          <w:i/>
          <w:color w:val="020202"/>
          <w:sz w:val="24"/>
          <w:lang w:val="en-US"/>
        </w:rPr>
        <w:instrText xml:space="preserve"> ADDIN ZOTERO_ITEM CSL_CITATION {"citationID":"0E2ctJOK","properties":{"formattedCitation":"[1]","plainCitation":"[1]","noteIndex":0},"citationItems":[{"id":775,"uris":["http://zotero.org/users/local/SrvbCAEb/items/NY2DCZ4L"],"itemData":{"id":775,"type":"article-journal","container-title":"Academic Press, Harcourt Brace &amp; Company","issue":"3","title":"Encyclopedia of Virology","volume":"5","author":[{"family":"O’Callaghan","given":"DJ H.R."}],"accessed":{"date-parts":[["2024",8,21]]},"issued":{"date-parts":[["1994"]]}}}],"schema":"https://github.com/citation-style-language/schema/raw/master/csl-citation.json"} </w:instrText>
      </w:r>
      <w:r w:rsidR="006F598A" w:rsidRPr="008814E3">
        <w:rPr>
          <w:rFonts w:ascii="Times New Roman" w:hAnsi="Times New Roman" w:cs="Times New Roman"/>
          <w:i/>
          <w:color w:val="020202"/>
          <w:sz w:val="24"/>
          <w:lang w:val="en-US"/>
        </w:rPr>
        <w:fldChar w:fldCharType="separate"/>
      </w:r>
      <w:r w:rsidR="008B6416" w:rsidRPr="008814E3">
        <w:rPr>
          <w:rFonts w:ascii="Times New Roman" w:hAnsi="Times New Roman" w:cs="Times New Roman"/>
          <w:sz w:val="24"/>
          <w:lang w:val="en-US"/>
        </w:rPr>
        <w:t>[1]</w:t>
      </w:r>
      <w:r w:rsidR="006F598A" w:rsidRPr="008814E3">
        <w:rPr>
          <w:rFonts w:ascii="Times New Roman" w:hAnsi="Times New Roman" w:cs="Times New Roman"/>
          <w:i/>
          <w:color w:val="020202"/>
          <w:sz w:val="24"/>
          <w:lang w:val="en-US"/>
        </w:rPr>
        <w:fldChar w:fldCharType="end"/>
      </w:r>
      <w:r w:rsidRPr="008814E3">
        <w:rPr>
          <w:rFonts w:ascii="Times New Roman" w:hAnsi="Times New Roman" w:cs="Times New Roman"/>
          <w:color w:val="020202"/>
          <w:sz w:val="24"/>
          <w:lang w:val="en-US"/>
        </w:rPr>
        <w:t xml:space="preserve"> commonly presents with symptoms such as upper respiratory tract disease, spontaneous abortion in pregnant mares, neonatal death, and life-threatening </w:t>
      </w:r>
      <w:proofErr w:type="spellStart"/>
      <w:r w:rsidRPr="008814E3">
        <w:rPr>
          <w:rFonts w:ascii="Times New Roman" w:hAnsi="Times New Roman" w:cs="Times New Roman"/>
          <w:color w:val="020202"/>
          <w:sz w:val="24"/>
          <w:lang w:val="en-US"/>
        </w:rPr>
        <w:t>myeloencephalopathy</w:t>
      </w:r>
      <w:proofErr w:type="spellEnd"/>
      <w:r w:rsidR="006F598A" w:rsidRPr="008814E3">
        <w:rPr>
          <w:rFonts w:ascii="Times New Roman" w:hAnsi="Times New Roman" w:cs="Times New Roman"/>
          <w:color w:val="020202"/>
          <w:sz w:val="24"/>
          <w:lang w:val="en-US"/>
        </w:rPr>
        <w:t xml:space="preserve"> </w:t>
      </w:r>
      <w:r w:rsidR="006F598A"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{"citationID":"ILvpOneb","properties":{"formattedCitation":"[2]","plainCitation":"[2]","noteIndex":0},"citationItems":[{"id":779,"uris":["http://zotero.org/users/local/SrvbCAEb/items/ZHUDHUSE"],"itemData":{"id":779,"type":"article-journal","container-title":"Australian Veterinary Journal","DOI":"10.1111/j.1751-0813.1985.tb07660.x","ISSN":"0005-0423","issue":"10","journalAbbreviation":"Aust Vet J","language":"eng","note":"PMID: 3002312","page":"345-346","source":"PubMed","title":"Isolation of equine herpesvirus 1 from the brain of a horse affected with paresis","volume":"62","author":[{"family":"Carroll","given":"C. L."},{"family":"Westbury","given":"H. A."}],"issued":{"date-parts":[["1985",10]]}}}],"schema":"https://github.com/citation-style-language/schema/raw/master/csl-citation.json"} </w:instrText>
      </w:r>
      <w:r w:rsidR="006F598A"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[2]</w:t>
      </w:r>
      <w:r w:rsidR="006F598A"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 xml:space="preserve">. EHV-1 </w:t>
      </w:r>
      <w:r w:rsidR="00F02848" w:rsidRPr="008814E3">
        <w:rPr>
          <w:rFonts w:ascii="Times New Roman" w:hAnsi="Times New Roman" w:cs="Times New Roman"/>
          <w:color w:val="020202"/>
          <w:sz w:val="24"/>
          <w:lang w:val="en-US"/>
        </w:rPr>
        <w:t>contains a</w:t>
      </w:r>
      <w:r w:rsidR="003D5C85" w:rsidRPr="008814E3">
        <w:rPr>
          <w:rFonts w:ascii="Times New Roman" w:hAnsi="Times New Roman" w:cs="Times New Roman"/>
          <w:color w:val="020202"/>
          <w:sz w:val="24"/>
          <w:lang w:val="en-US"/>
        </w:rPr>
        <w:t>n approximately</w:t>
      </w:r>
      <w:r w:rsidR="00F02848" w:rsidRPr="008814E3">
        <w:rPr>
          <w:rFonts w:ascii="Times New Roman" w:hAnsi="Times New Roman" w:cs="Times New Roman"/>
          <w:color w:val="020202"/>
          <w:sz w:val="24"/>
          <w:lang w:val="en-US"/>
        </w:rPr>
        <w:t xml:space="preserve"> 150 </w:t>
      </w:r>
      <w:proofErr w:type="spellStart"/>
      <w:r w:rsidR="00F02848" w:rsidRPr="008814E3">
        <w:rPr>
          <w:rFonts w:ascii="Times New Roman" w:hAnsi="Times New Roman" w:cs="Times New Roman"/>
          <w:color w:val="020202"/>
          <w:sz w:val="24"/>
          <w:lang w:val="en-US"/>
        </w:rPr>
        <w:t>kilobase</w:t>
      </w:r>
      <w:proofErr w:type="spellEnd"/>
      <w:r w:rsidR="00F02848" w:rsidRPr="008814E3">
        <w:rPr>
          <w:rFonts w:ascii="Times New Roman" w:hAnsi="Times New Roman" w:cs="Times New Roman"/>
          <w:color w:val="020202"/>
          <w:sz w:val="24"/>
          <w:lang w:val="en-US"/>
        </w:rPr>
        <w:t xml:space="preserve"> pair double-stranded DNA genome. </w:t>
      </w:r>
      <w:r w:rsidR="0066772B" w:rsidRPr="008814E3">
        <w:rPr>
          <w:rFonts w:ascii="Times New Roman" w:hAnsi="Times New Roman" w:cs="Times New Roman"/>
          <w:color w:val="020202"/>
          <w:sz w:val="24"/>
          <w:lang w:val="en-US"/>
        </w:rPr>
        <w:t>This genome is organized into two segments designated as unique short (US) and unique long (UL) regions, both surrounded by inverted repeats (IRs)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{"citationID":"2X0BAxn5","properties":{"formattedCitation":"[3,4]","plainCitation":"[3,4]","noteIndex":0},"citationItems":[{"id":614,"uris":["http://zotero.org/users/local/SrvbCAEb/items/S2G5BL2R"],"itemData":{"id":614,"type":"article-journal","abstract":"Covers animal, insect, plant and bacterial viruses. Virus entries may include information on taxonomy and classification, genetics, evolution, epidemiology, transmission, pathogenicity, clinical features of infection, pathology and histopathology, immune response, and prevention and control.","language":"en","note":"Google-Books-ID: wpMTAQAAMAAJ","source":"Google Books","title":"Equine Herpesvirus in Encyclopedia of Virology","author":[{"family":"Webster","given":"Robert G."},{"family":"Granoff","given":"Allan"}],"issued":{"date-parts":[["1994"]]}}},{"id":616,"uris":["http://zotero.org/users/local/SrvbCAEb/items/BWNKH5CK"],"itemData":{"id":616,"type":"article-journal","container-title":"Archives of Virology","DOI":"10.1007/BF01317276","ISSN":"0304-8608","issue":"3-4","journalAbbreviation":"Arch Virol","language":"eng","note":"PMID: 1562239","page":"425-449","source":"PubMed","title":"The family Herpesviridae: an update. The Herpesvirus Study Group of the International Committee on Taxonomy of Viruses","title-short":"The family Herpesviridae","volume":"123","author":[{"family":"Roizmann","given":"B."},{"family":"Desrosiers","given":"R. C."},{"family":"Fleckenstein","given":"B."},{"family":"Lopez","given":"C."},{"family":"Minson","given":"A. C."},{"family":"Studdert","given":"M. J."}],"issued":{"date-parts":[["1992"]]}}}],"schema":"https://github.com/citation-style-language/schema/raw/master/csl-citation.json"}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[3,4]</w:t>
      </w:r>
      <w:r w:rsidR="00992749"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 xml:space="preserve">. The </w:t>
      </w:r>
      <w:r w:rsidR="007B78B9" w:rsidRPr="008814E3">
        <w:rPr>
          <w:rFonts w:ascii="Times New Roman" w:hAnsi="Times New Roman" w:cs="Times New Roman"/>
          <w:color w:val="020202"/>
          <w:sz w:val="24"/>
          <w:lang w:val="en-US"/>
        </w:rPr>
        <w:t xml:space="preserve">complete </w:t>
      </w:r>
      <w:r w:rsidR="006E1544" w:rsidRPr="008814E3">
        <w:rPr>
          <w:rFonts w:ascii="Times New Roman" w:hAnsi="Times New Roman" w:cs="Times New Roman"/>
          <w:color w:val="020202"/>
          <w:sz w:val="24"/>
          <w:lang w:val="en-US"/>
        </w:rPr>
        <w:t xml:space="preserve">viral genome </w:t>
      </w:r>
      <w:r w:rsidR="004A67AC" w:rsidRPr="008814E3">
        <w:rPr>
          <w:rFonts w:ascii="Times New Roman" w:hAnsi="Times New Roman" w:cs="Times New Roman"/>
          <w:color w:val="020202"/>
          <w:sz w:val="24"/>
          <w:lang w:val="en-US"/>
        </w:rPr>
        <w:t>contains</w:t>
      </w:r>
      <w:r w:rsidR="00AD74FF" w:rsidRPr="008814E3">
        <w:rPr>
          <w:rFonts w:ascii="Times New Roman" w:hAnsi="Times New Roman" w:cs="Times New Roman"/>
          <w:color w:val="020202"/>
          <w:sz w:val="24"/>
          <w:lang w:val="en-US"/>
        </w:rPr>
        <w:t xml:space="preserve"> 80 open reading frames (ORFs</w:t>
      </w:r>
      <w:r w:rsidR="00992749" w:rsidRPr="008814E3">
        <w:rPr>
          <w:rFonts w:ascii="Times New Roman" w:hAnsi="Times New Roman" w:cs="Times New Roman"/>
          <w:color w:val="020202"/>
          <w:sz w:val="24"/>
          <w:lang w:val="en-US"/>
        </w:rPr>
        <w:t>)</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{"citationID":"2HBTkCTB","properties":{"formattedCitation":"[5]","plainCitation":"[5]","noteIndex":0},"citationItems":[{"id":619,"uris":["http://zotero.org/users/local/SrvbCAEb/items/UXUBUEX4"],"itemData":{"id":619,"type":"article-journal","abstract":"The complete DNA sequence was determined of a pathogenic British isolate of equine herpesvirus-1, a respiratory virus which can </w:instrText>
      </w:r>
      <w:r w:rsidR="006F598A" w:rsidRPr="008814E3">
        <w:rPr>
          <w:rFonts w:ascii="Times New Roman" w:hAnsi="Times New Roman" w:cs="Times New Roman"/>
          <w:color w:val="020202"/>
          <w:sz w:val="24"/>
          <w:lang w:val="en-US"/>
        </w:rPr>
        <w:lastRenderedPageBreak/>
        <w:instrText xml:space="preserve">cause abortion and neurological disease. The genome is 150,223 bp in size, has a base composition of 56.7% G + C, and contains 80 open reading frames likely to encode protein. Since four open reading frames are duplicated in the major inverted repeat, two are probably expressed as a spliced mRNA, and one may contain an internal transcriptional promoter, the genome is considered to contain 76 distinct genes. The genes are arranged collinearly with those in the genomes of the two previously sequenced alphaherpesviruses, varicella-zoster virus, and herpes simplex virus type-1, and comparisons of predicted amino acid sequences allowed the functions of many equine herpesvirus 1 proteins to be assigned.","container-title":"Virology","DOI":"10.1016/0042-6822(92)90706-u","ISSN":"0042-6822","issue":"1","journalAbbreviation":"Virology","language":"eng","note":"PMID: 1318606","page":"304-316","source":"PubMed","title":"The DNA sequence of equine herpesvirus-1","volume":"189","author":[{"family":"Telford","given":"E. A."},{"family":"Watson","given":"M. S."},{"family":"McBride","given":"K."},{"family":"Davison","given":"A. J."}],"issued":{"date-parts":[["1992",7]]}}}],"schema":"https://github.com/citation-style-language/schema/raw/master/csl-citation.json"}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[5]</w:t>
      </w:r>
      <w:r w:rsidR="00992749" w:rsidRPr="008814E3">
        <w:rPr>
          <w:rFonts w:ascii="Times New Roman" w:hAnsi="Times New Roman" w:cs="Times New Roman"/>
          <w:color w:val="020202"/>
          <w:sz w:val="24"/>
          <w:lang w:val="en-US"/>
        </w:rPr>
        <w:fldChar w:fldCharType="end"/>
      </w:r>
      <w:r w:rsidR="00AC2696" w:rsidRPr="008814E3">
        <w:rPr>
          <w:rFonts w:ascii="Times New Roman" w:hAnsi="Times New Roman" w:cs="Times New Roman"/>
          <w:color w:val="020202"/>
          <w:sz w:val="24"/>
          <w:lang w:val="en-US"/>
        </w:rPr>
        <w:t xml:space="preserve"> among which </w:t>
      </w:r>
      <w:r w:rsidR="00D7308D" w:rsidRPr="008814E3">
        <w:rPr>
          <w:rFonts w:ascii="Times New Roman" w:hAnsi="Times New Roman" w:cs="Times New Roman"/>
          <w:color w:val="020202"/>
          <w:sz w:val="24"/>
          <w:lang w:val="en-US"/>
        </w:rPr>
        <w:t>five genes (</w:t>
      </w:r>
      <w:r w:rsidR="001C33C7" w:rsidRPr="008814E3">
        <w:rPr>
          <w:rFonts w:ascii="Times New Roman" w:hAnsi="Times New Roman" w:cs="Times New Roman"/>
          <w:color w:val="020202"/>
          <w:sz w:val="24"/>
          <w:lang w:val="en-US"/>
        </w:rPr>
        <w:t>ORF</w:t>
      </w:r>
      <w:r w:rsidR="006E1544" w:rsidRPr="008814E3">
        <w:rPr>
          <w:rFonts w:ascii="Times New Roman" w:hAnsi="Times New Roman" w:cs="Times New Roman"/>
          <w:color w:val="020202"/>
          <w:sz w:val="24"/>
          <w:lang w:val="en-US"/>
        </w:rPr>
        <w:t>1, 2, 67, 71, and 75)</w:t>
      </w:r>
      <w:r w:rsidR="00AC2696" w:rsidRPr="008814E3">
        <w:rPr>
          <w:rFonts w:ascii="Times New Roman" w:hAnsi="Times New Roman" w:cs="Times New Roman"/>
          <w:color w:val="020202"/>
          <w:sz w:val="24"/>
          <w:lang w:val="en-US"/>
        </w:rPr>
        <w:t xml:space="preserve"> are</w:t>
      </w:r>
      <w:r w:rsidR="006E1544" w:rsidRPr="008814E3">
        <w:rPr>
          <w:rFonts w:ascii="Times New Roman" w:hAnsi="Times New Roman" w:cs="Times New Roman"/>
          <w:color w:val="020202"/>
          <w:sz w:val="24"/>
          <w:lang w:val="en-US"/>
        </w:rPr>
        <w:t xml:space="preserve"> absent in other </w:t>
      </w:r>
      <w:proofErr w:type="spellStart"/>
      <w:r w:rsidR="006E1544" w:rsidRPr="008814E3">
        <w:rPr>
          <w:rFonts w:ascii="Times New Roman" w:hAnsi="Times New Roman" w:cs="Times New Roman"/>
          <w:color w:val="020202"/>
          <w:sz w:val="24"/>
          <w:lang w:val="en-US"/>
        </w:rPr>
        <w:t>alphaherpesviruses</w:t>
      </w:r>
      <w:proofErr w:type="spellEnd"/>
      <w:r w:rsidR="006E1544" w:rsidRPr="008814E3">
        <w:rPr>
          <w:rFonts w:ascii="Times New Roman" w:hAnsi="Times New Roman" w:cs="Times New Roman"/>
          <w:color w:val="020202"/>
          <w:sz w:val="24"/>
          <w:lang w:val="en-US"/>
        </w:rPr>
        <w:t xml:space="preserve"> with annotate</w:t>
      </w:r>
      <w:r w:rsidR="00131995" w:rsidRPr="008814E3">
        <w:rPr>
          <w:rFonts w:ascii="Times New Roman" w:hAnsi="Times New Roman" w:cs="Times New Roman"/>
          <w:color w:val="020202"/>
          <w:sz w:val="24"/>
          <w:lang w:val="en-US"/>
        </w:rPr>
        <w:t>d genomes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{"citationID":"ztzpaj41","properties":{"formattedCitation":"[6]","plainCitation":"[6]","noteIndex":0},"citationItems":[{"id":748,"uris":["http://zotero.org/users/local/SrvbCAEb/items/K7H49U3E"],"itemData":{"id":748,"type":"article-journal","journalAbbreviation":"Infect. Dis. Livest. 2","page":"829–859","title":"Equid herpesvirus 1 and equid herpesvirus 4 infections","author":[{"family":"Allen, G., Kydd, J., Slater, J., and Smith, K.","given":""}],"issued":{"date-parts":[["2004"]]}}}],"schema":"https://github.com/citation-style-language/schema/raw/master/csl-citation.json"}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[6]</w:t>
      </w:r>
      <w:r w:rsidR="00992749" w:rsidRPr="008814E3">
        <w:rPr>
          <w:rFonts w:ascii="Times New Roman" w:hAnsi="Times New Roman" w:cs="Times New Roman"/>
          <w:color w:val="020202"/>
          <w:sz w:val="24"/>
          <w:lang w:val="en-US"/>
        </w:rPr>
        <w:fldChar w:fldCharType="end"/>
      </w:r>
      <w:r w:rsidR="00131995" w:rsidRPr="008814E3">
        <w:rPr>
          <w:rFonts w:ascii="Times New Roman" w:hAnsi="Times New Roman" w:cs="Times New Roman"/>
          <w:color w:val="020202"/>
          <w:sz w:val="24"/>
          <w:lang w:val="en-US"/>
        </w:rPr>
        <w:t xml:space="preserve">. </w:t>
      </w:r>
      <w:r w:rsidR="00164525" w:rsidRPr="008814E3">
        <w:rPr>
          <w:rFonts w:ascii="Times New Roman" w:hAnsi="Times New Roman" w:cs="Times New Roman"/>
          <w:color w:val="020202"/>
          <w:sz w:val="24"/>
          <w:lang w:val="en-US"/>
        </w:rPr>
        <w:t xml:space="preserve">Given that four </w:t>
      </w:r>
      <w:r w:rsidR="001C33C7" w:rsidRPr="008814E3">
        <w:rPr>
          <w:rFonts w:ascii="Times New Roman" w:hAnsi="Times New Roman" w:cs="Times New Roman"/>
          <w:color w:val="020202"/>
          <w:sz w:val="24"/>
          <w:lang w:val="en-US"/>
        </w:rPr>
        <w:t>ORF</w:t>
      </w:r>
      <w:r w:rsidR="00E54A33" w:rsidRPr="008814E3">
        <w:rPr>
          <w:rFonts w:ascii="Times New Roman" w:hAnsi="Times New Roman" w:cs="Times New Roman"/>
          <w:color w:val="020202"/>
          <w:sz w:val="24"/>
          <w:lang w:val="en-US"/>
        </w:rPr>
        <w:t>s are situated in the IR region, the EHV-1 genome comprises a total of 76 unique protein-coding genes.</w:t>
      </w:r>
      <w:r w:rsidR="00971E51" w:rsidRPr="008814E3">
        <w:rPr>
          <w:rFonts w:ascii="Times New Roman" w:hAnsi="Times New Roman" w:cs="Times New Roman"/>
          <w:color w:val="020202"/>
          <w:sz w:val="24"/>
          <w:lang w:val="en-US"/>
        </w:rPr>
        <w:t xml:space="preserve"> </w:t>
      </w:r>
      <w:r w:rsidR="00164525" w:rsidRPr="008814E3">
        <w:rPr>
          <w:rFonts w:ascii="Times New Roman" w:hAnsi="Times New Roman" w:cs="Times New Roman"/>
          <w:color w:val="020202"/>
          <w:sz w:val="24"/>
          <w:lang w:val="en-US"/>
        </w:rPr>
        <w:t>We note that the term '</w:t>
      </w:r>
      <w:r w:rsidR="001C33C7" w:rsidRPr="008814E3">
        <w:rPr>
          <w:rFonts w:ascii="Times New Roman" w:hAnsi="Times New Roman" w:cs="Times New Roman"/>
          <w:color w:val="020202"/>
          <w:sz w:val="24"/>
          <w:lang w:val="en-US"/>
        </w:rPr>
        <w:t>ORF</w:t>
      </w:r>
      <w:r w:rsidR="00164525" w:rsidRPr="008814E3">
        <w:rPr>
          <w:rFonts w:ascii="Times New Roman" w:hAnsi="Times New Roman" w:cs="Times New Roman"/>
          <w:color w:val="020202"/>
          <w:sz w:val="24"/>
          <w:lang w:val="en-US"/>
        </w:rPr>
        <w:t xml:space="preserve">' is used to denote the entire genes in EHV-1, not just the protein-coding parts. </w:t>
      </w:r>
      <w:r w:rsidR="006E1544" w:rsidRPr="008814E3">
        <w:rPr>
          <w:rFonts w:ascii="Times New Roman" w:hAnsi="Times New Roman" w:cs="Times New Roman"/>
          <w:color w:val="020202"/>
          <w:sz w:val="24"/>
          <w:lang w:val="en-US"/>
        </w:rPr>
        <w:t xml:space="preserve">Similar to other </w:t>
      </w:r>
      <w:proofErr w:type="spellStart"/>
      <w:r w:rsidR="006E1544" w:rsidRPr="008814E3">
        <w:rPr>
          <w:rFonts w:ascii="Times New Roman" w:hAnsi="Times New Roman" w:cs="Times New Roman"/>
          <w:color w:val="020202"/>
          <w:sz w:val="24"/>
          <w:lang w:val="en-US"/>
        </w:rPr>
        <w:t>alphaherpesviruses</w:t>
      </w:r>
      <w:proofErr w:type="spellEnd"/>
      <w:r w:rsidR="006E1544" w:rsidRPr="008814E3">
        <w:rPr>
          <w:rFonts w:ascii="Times New Roman" w:hAnsi="Times New Roman" w:cs="Times New Roman"/>
          <w:color w:val="020202"/>
          <w:sz w:val="24"/>
          <w:lang w:val="en-US"/>
        </w:rPr>
        <w:t xml:space="preserve">, EHV-1 can either </w:t>
      </w:r>
      <w:r w:rsidR="00535207" w:rsidRPr="008814E3">
        <w:rPr>
          <w:rFonts w:ascii="Times New Roman" w:hAnsi="Times New Roman" w:cs="Times New Roman"/>
          <w:color w:val="020202"/>
          <w:sz w:val="24"/>
          <w:lang w:val="en-US"/>
        </w:rPr>
        <w:t>productively</w:t>
      </w:r>
      <w:r w:rsidR="006E1544" w:rsidRPr="008814E3">
        <w:rPr>
          <w:rFonts w:ascii="Times New Roman" w:hAnsi="Times New Roman" w:cs="Times New Roman"/>
          <w:color w:val="020202"/>
          <w:sz w:val="24"/>
          <w:lang w:val="en-US"/>
        </w:rPr>
        <w:t xml:space="preserve"> infect cells or enter a </w:t>
      </w:r>
      <w:r w:rsidR="005B2937" w:rsidRPr="008814E3">
        <w:rPr>
          <w:rFonts w:ascii="Times New Roman" w:hAnsi="Times New Roman" w:cs="Times New Roman"/>
          <w:color w:val="020202"/>
          <w:sz w:val="24"/>
          <w:lang w:val="en-US"/>
        </w:rPr>
        <w:t>latent</w:t>
      </w:r>
      <w:r w:rsidR="006E1544" w:rsidRPr="008814E3">
        <w:rPr>
          <w:rFonts w:ascii="Times New Roman" w:hAnsi="Times New Roman" w:cs="Times New Roman"/>
          <w:color w:val="020202"/>
          <w:sz w:val="24"/>
          <w:lang w:val="en-US"/>
        </w:rPr>
        <w:t xml:space="preserve"> state in specific </w:t>
      </w:r>
      <w:r w:rsidR="001220F4" w:rsidRPr="008814E3">
        <w:rPr>
          <w:rFonts w:ascii="Times New Roman" w:hAnsi="Times New Roman" w:cs="Times New Roman"/>
          <w:color w:val="020202"/>
          <w:sz w:val="24"/>
          <w:lang w:val="en-US"/>
        </w:rPr>
        <w:t>peripheral neurons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{"citationID":"hq7O86Iv","properties":{"formattedCitation":"[7]","plainCitation":"[7]","noteIndex":0},"citationItems":[{"id":743,"uris":["http://zotero.org/users/local/SrvbCAEb/items/54E2WZQ7"],"itemData":{"id":743,"type":"article-journal","abstract":"Equine Herpes Virus-1: Virus, Immunity and Vaccines","container-title":"The Open Veterinary Science Journal","issue":"1","source":"benthamopen.com","title":"Equine Herpes Virus-1: Virus, Immunity and Vaccines","title-short":"Equine Herpes Virus-1","URL":"https://benthamopen.com/ABSTRACT/TOVSJ-2-68","volume":"2","author":[{"family":"Paillot","given":"R."},{"family":"Case","given":"R."},{"family":"Ross","given":"J."},{"family":"Newton","given":"R."},{"family":"Nugent","given":"J."}],"accessed":{"date-parts":[["2024",6,25]]},"issued":{"date-parts":[["2008",6,19]]}}}],"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[7]</w:t>
      </w:r>
      <w:r w:rsidR="00992749"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w:t>
      </w:r>
    </w:p>
    <w:p w14:paraId="6646C8AF" w14:textId="49548DC4" w:rsidR="00B24E07" w:rsidRPr="008814E3" w:rsidRDefault="006E1544"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EHV-1 genes fall into three categories: i</w:t>
      </w:r>
      <w:bookmarkStart w:id="28" w:name="_GoBack"/>
      <w:bookmarkEnd w:id="28"/>
      <w:r w:rsidRPr="008814E3">
        <w:rPr>
          <w:rFonts w:ascii="Times New Roman" w:hAnsi="Times New Roman" w:cs="Times New Roman"/>
          <w:color w:val="020202"/>
          <w:sz w:val="24"/>
          <w:lang w:val="en-US"/>
        </w:rPr>
        <w:t>mmediate-earl</w:t>
      </w:r>
      <w:r w:rsidR="000F38DE" w:rsidRPr="008814E3">
        <w:rPr>
          <w:rFonts w:ascii="Times New Roman" w:hAnsi="Times New Roman" w:cs="Times New Roman"/>
          <w:color w:val="020202"/>
          <w:sz w:val="24"/>
          <w:lang w:val="en-US"/>
        </w:rPr>
        <w:t>y (IE), early (E), and late (L).</w:t>
      </w:r>
      <w:r w:rsidRPr="008814E3">
        <w:rPr>
          <w:rFonts w:ascii="Times New Roman" w:hAnsi="Times New Roman" w:cs="Times New Roman"/>
          <w:color w:val="020202"/>
          <w:sz w:val="24"/>
          <w:lang w:val="en-US"/>
        </w:rPr>
        <w:t xml:space="preserve"> </w:t>
      </w:r>
      <w:r w:rsidR="000F38DE" w:rsidRPr="008814E3">
        <w:rPr>
          <w:rFonts w:ascii="Times New Roman" w:hAnsi="Times New Roman" w:cs="Times New Roman"/>
          <w:color w:val="020202"/>
          <w:sz w:val="24"/>
          <w:lang w:val="en-US"/>
        </w:rPr>
        <w:t>The regulation of these genes is governed by viral transcription factors, specif</w:t>
      </w:r>
      <w:r w:rsidR="00D7308D" w:rsidRPr="008814E3">
        <w:rPr>
          <w:rFonts w:ascii="Times New Roman" w:hAnsi="Times New Roman" w:cs="Times New Roman"/>
          <w:color w:val="020202"/>
          <w:sz w:val="24"/>
          <w:lang w:val="en-US"/>
        </w:rPr>
        <w:t xml:space="preserve">ically </w:t>
      </w:r>
      <w:r w:rsidR="001C33C7" w:rsidRPr="008814E3">
        <w:rPr>
          <w:rFonts w:ascii="Times New Roman" w:hAnsi="Times New Roman" w:cs="Times New Roman"/>
          <w:color w:val="020202"/>
          <w:sz w:val="24"/>
          <w:lang w:val="en-US"/>
        </w:rPr>
        <w:t>ORF</w:t>
      </w:r>
      <w:r w:rsidR="001C42C2" w:rsidRPr="008814E3">
        <w:rPr>
          <w:rFonts w:ascii="Times New Roman" w:hAnsi="Times New Roman" w:cs="Times New Roman"/>
          <w:color w:val="020202"/>
          <w:sz w:val="24"/>
          <w:lang w:val="en-US"/>
        </w:rPr>
        <w:t>5, 12, 63, 64, and 65</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{"citationID":"xY7ho3Bc","properties":{"formattedCitation":"[8,9]","plainCitation":"[8,9]","noteIndex":0},"citationItems":[{"id":624,"uris":["http://zotero.org/users/local/SrvbCAEb/items/6EWD2327"],"itemData":{"id":624,"type":"article-journal","abstract":"EHV-1 polypeptide synthesis was examined in productively infected rabbit kidney and hamster embryo cells. Sodium dodecyl sulfate-polyacrylamide gel electrophoresis (SDS-PAGE) analyses of extracts from [35S]methionine- and 3H-amino acid-labeled-infected and mock-infected cultures revealed the presence of 30 infected cell-specific polypeptides (ICPs) which ranged in apparent molecular weights from 16.5K to 213K. </w:instrText>
      </w:r>
      <w:r w:rsidR="006F598A" w:rsidRPr="008814E3">
        <w:rPr>
          <w:rFonts w:ascii="Times New Roman" w:hAnsi="Times New Roman" w:cs="Times New Roman"/>
          <w:color w:val="020202"/>
          <w:sz w:val="24"/>
          <w:lang w:val="en-US"/>
        </w:rPr>
        <w:lastRenderedPageBreak/>
        <w:instrText xml:space="preserve">Twenty-two of these ICPs comigrated with virion structural proteins. Four ICPs (203K, 176K, 151K, 129K) were detected in extracts of infected cultures labeled in the presence or absence of actinomycin D (Act D) immediately after release from a 4-hr treatment with cycloheximide (CH). These polypeptides, which were designated as EHV-1 immediate early (alpha) ICPs, were not detected in unblocked (non-CH-treated) infected cells. The most abundant ICP was a 31.5K nonstructural protein which, in addition to a 74K protein, was detected in unblocked infected cells at 2-3 hr postinfection. These proteins appeared to be regulated as early (beta) ICPs, since neither protein was observed in Act D-treated cultures released from CH block. Twelve ICPs were classified as late (gamma) polypeptides on the basis of their reduced synthesis in cultures in which viral DNA replication was inhibited by phosphonoacetic acid. All but one (40K) of these late ICPs corresponded to virion structural proteins.","container-title":"Virology","DOI":"10.1016/0042-6822(85)90200-4","ISSN":"0042-6822","issue":"1","journalAbbreviation":"Virology","language":"eng","note":"PMID: 2990102","page":"49-61","source":"PubMed","title":"Equine herpesvirus type 1 infected cell polypeptides: evidence for immediate early/early/late regulation of viral gene expression","title-short":"Equine herpesvirus type 1 infected cell polypeptides","volume":"145","author":[{"family":"Caughman","given":"G. B."},{"family":"Staczek","given":"J."},{"family":"O'Callaghan","given":"D. J."}],"issued":{"date-parts":[["1985",8]]}}},{"id":645,"uris":["http://zotero.org/users/local/SrvbCAEb/items/95WS2VSG"],"itemData":{"id":645,"type":"article-journal","abstract":"The equine herpesvirus 1 (EHV-1) immediate-early (IE) and EICP0 proteins are potent trans-activators of EHV-1 promoters; however, in transient-transfection assays, the IE protein inhibits the trans-activation function of the EICP0 protein. Assays with IE mutant proteins revealed that its DNA-binding domain, TFIIB-binding domain, and nuclear localization signal may be important for the antagonism between the IE and EICP0 proteins. In vitro interaction assays with the purified IE and EICP0 proteins indicated that these proteins interact directly. At late times postinfection, the IE and EICP0 proteins colocalized in the nuclei of infected equine cells. Transient-transfection assays showed that the EICP0 protein trans-activated EHV-1 promoters harboring only a minimal promoter region (TATA box and cap site), suggesting that the EICP0 protein trans-activates EHV-1 promoters by interactions with general transcription factor(s). In vitro interaction assays revealed that the EICP0 protein interacted directly with the basal transcription factors TFIIB and TBP and that the EICP0 protein (amino acids [aa] 143 to 278) mediated the interaction with aa 125 to 174 of TFIIB. Our unpublished data showed that the IE protein interacts with the same domain (aa 125 to 174) of TFIIB and with TBP. Taken together, these results suggested that interaction of the EICP0 protein with the IE protein, TFIIB, and TBP may mediate the antagonism between the IE and EICP0 proteins.","container-title":"Journal of Virology","DOI":"10.1128/jvi.77.4.2675-2685.2003","ISSN":"0022-538X","issue":"4","journalAbbreviation":"J Virol","language":"eng","note":"PMID: 12552007\nPMCID: PMC141080","page":"2675-2685","source":"PubMed","title":"Interaction of the equine herpesvirus 1 EICP0 protein with the immediate-early (IE) protein, TFIIB, and TBP may mediate the antagonism between the IE and EICP0 proteins","volume":"77","author":[{"family":"Kim","given":"Seong K."},{"family":"Jang","given":"Hyung K."},{"family":"Albrecht","given":"Randy A."},{"family":"Derbigny","given":"Wilbert A."},{"family":"Zhang","given":"Yunfei"},{"family":"O'Callaghan","given":"Dennis J."}],"issued":{"date-parts":[["2003",2]]}}}],"schema":"https://github.com/citation-style-language/schema/raw/master/csl-citation.json"}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[8,9]</w:t>
      </w:r>
      <w:r w:rsidR="001758BE"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 Notably, EHV-1 has a sole IE gene</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{"citationID":"IBN4rmRz","properties":{"formattedCitation":"[10]","plainCitation":"[10]","noteIndex":0},"citationItems":[{"id":626,"uris":["http://zotero.org/users/local/SrvbCAEb/items/WKET44A6"],"itemData":{"id":626,"type":"article-journal","abstract":"The regulation of equine </w:instrText>
      </w:r>
      <w:r w:rsidR="006F598A" w:rsidRPr="008814E3">
        <w:rPr>
          <w:rFonts w:ascii="Times New Roman" w:hAnsi="Times New Roman" w:cs="Times New Roman"/>
          <w:color w:val="020202"/>
          <w:sz w:val="24"/>
          <w:lang w:val="en-US"/>
        </w:rPr>
        <w:lastRenderedPageBreak/>
        <w:instrText xml:space="preserve">herpesvirus type 1 (EHV-1) transcription was examined in infected rabbit kidney cells using metabolic inhibitors. In order to map EHV-1 immediate early, early, and late transcripts, viral RNA was 32P-labeled in vivo and hybridized to EHV-1 DNA restriction fragments immobilized on nitrocellulose filters. Immediate early viral RNA was mapped to one region of the viral genome within the inverted repeat DNA sequences (map units 0.78-0.83 and 0.95-1.0). Northern blot hybridization analysis using a 32P-labeled cloned DNA probe from this region identified a single immediate early viral transcript (approximately 6 kb). Transcription of early and late genes was not restricted to any specific region on the viral genome as indicated by the ability of 32P-labeled early and late RNA to hybridize to EHV-1 restriction endonuclease fragments from both the long and short components of EHV-1 DNA. Additional experiments performed without the use of metabolic inhibitors confirmed that EHV-1 transcription is temporally regulated. The characterization of EHV-1 transcription during productive infection will serve as a reference for the analysis of viral transcripts in oncogenically transformed and persistently infected cells.","container-title":"Virology","DOI":"10.1016/0042-6822(87)90240-6","ISSN":"0042-6822","issue":"1","journalAbbreviation":"Virology","language":"eng","note":"PMID: 3033896","page":"79-87","source":"PubMed","title":"Regulation of equine herpesvirus type 1 gene expression: characterization of immediate early, early, and late transcription","title-short":"Regulation of equine herpesvirus type 1 gene expression","volume":"158","author":[{"family":"Gray","given":"W. L."},{"family":"Baumann","given":"R. P."},{"family":"Robertson","given":"A. T."},{"family":"Caughman","given":"G. B."},{"family":"O'Callaghan","given":"D. J."},{"family":"Staczek","given":"J."}],"issued":{"date-parts":[["1987",5]]}}}],"schema":"https://github.com/citation-style-language/schema/raw/master/csl-citation.json"}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[10]</w:t>
      </w:r>
      <w:r w:rsidR="001758BE" w:rsidRPr="008814E3">
        <w:rPr>
          <w:rFonts w:ascii="Times New Roman" w:hAnsi="Times New Roman" w:cs="Times New Roman"/>
          <w:color w:val="020202"/>
          <w:sz w:val="24"/>
          <w:lang w:val="en-US"/>
        </w:rPr>
        <w:fldChar w:fldCharType="end"/>
      </w:r>
      <w:r w:rsidR="00D7308D" w:rsidRPr="008814E3">
        <w:rPr>
          <w:rFonts w:ascii="Times New Roman" w:hAnsi="Times New Roman" w:cs="Times New Roman"/>
          <w:color w:val="020202"/>
          <w:sz w:val="24"/>
          <w:lang w:val="en-US"/>
        </w:rPr>
        <w:t xml:space="preserve">, </w:t>
      </w:r>
      <w:r w:rsidR="001C33C7" w:rsidRPr="008814E3">
        <w:rPr>
          <w:rFonts w:ascii="Times New Roman" w:hAnsi="Times New Roman" w:cs="Times New Roman"/>
          <w:color w:val="020202"/>
          <w:sz w:val="24"/>
          <w:lang w:val="en-US"/>
        </w:rPr>
        <w:t>ORF</w:t>
      </w:r>
      <w:r w:rsidRPr="008814E3">
        <w:rPr>
          <w:rFonts w:ascii="Times New Roman" w:hAnsi="Times New Roman" w:cs="Times New Roman"/>
          <w:color w:val="020202"/>
          <w:sz w:val="24"/>
          <w:lang w:val="en-US"/>
        </w:rPr>
        <w:t xml:space="preserve">64, which bears homology to </w:t>
      </w:r>
      <w:r w:rsidR="00C06889" w:rsidRPr="008814E3">
        <w:rPr>
          <w:rFonts w:ascii="Times New Roman" w:hAnsi="Times New Roman" w:cs="Times New Roman"/>
          <w:i/>
          <w:color w:val="020202"/>
          <w:sz w:val="24"/>
          <w:lang w:val="en-US"/>
        </w:rPr>
        <w:t>rs1</w:t>
      </w:r>
      <w:r w:rsidR="00C06889" w:rsidRPr="008814E3">
        <w:rPr>
          <w:rFonts w:ascii="Times New Roman" w:hAnsi="Times New Roman" w:cs="Times New Roman"/>
          <w:color w:val="020202"/>
          <w:sz w:val="24"/>
          <w:lang w:val="en-US"/>
        </w:rPr>
        <w:t xml:space="preserve"> gene </w:t>
      </w:r>
      <w:r w:rsidR="00E17DBD" w:rsidRPr="008814E3">
        <w:rPr>
          <w:rFonts w:ascii="Times New Roman" w:hAnsi="Times New Roman" w:cs="Times New Roman"/>
          <w:color w:val="020202"/>
          <w:sz w:val="24"/>
          <w:lang w:val="en-US"/>
        </w:rPr>
        <w:t xml:space="preserve">of herpes simplex virus type 1 (HSV-1) </w:t>
      </w:r>
      <w:r w:rsidR="00C06889" w:rsidRPr="008814E3">
        <w:rPr>
          <w:rFonts w:ascii="Times New Roman" w:hAnsi="Times New Roman" w:cs="Times New Roman"/>
          <w:color w:val="020202"/>
          <w:sz w:val="24"/>
          <w:lang w:val="en-US"/>
        </w:rPr>
        <w:t xml:space="preserve">coding for </w:t>
      </w:r>
      <w:r w:rsidR="00F62B5C" w:rsidRPr="008814E3">
        <w:rPr>
          <w:rFonts w:ascii="Times New Roman" w:hAnsi="Times New Roman" w:cs="Times New Roman"/>
          <w:color w:val="020202"/>
          <w:sz w:val="24"/>
          <w:lang w:val="en-US"/>
        </w:rPr>
        <w:t xml:space="preserve">the </w:t>
      </w:r>
      <w:r w:rsidR="00C06889" w:rsidRPr="008814E3">
        <w:rPr>
          <w:rFonts w:ascii="Times New Roman" w:hAnsi="Times New Roman" w:cs="Times New Roman"/>
          <w:color w:val="020202"/>
          <w:sz w:val="24"/>
          <w:lang w:val="en-US"/>
        </w:rPr>
        <w:t>ICP4 protein</w:t>
      </w:r>
      <w:r w:rsidRPr="008814E3">
        <w:rPr>
          <w:rFonts w:ascii="Times New Roman" w:hAnsi="Times New Roman" w:cs="Times New Roman"/>
          <w:color w:val="020202"/>
          <w:sz w:val="24"/>
          <w:lang w:val="en-US"/>
        </w:rPr>
        <w:t xml:space="preserve">. Most of the viral E genes encode enzymes required for DNA replication, whereas the L genes specify structural proteins found in the </w:t>
      </w:r>
      <w:proofErr w:type="spellStart"/>
      <w:r w:rsidRPr="008814E3">
        <w:rPr>
          <w:rFonts w:ascii="Times New Roman" w:hAnsi="Times New Roman" w:cs="Times New Roman"/>
          <w:color w:val="020202"/>
          <w:sz w:val="24"/>
          <w:lang w:val="en-US"/>
        </w:rPr>
        <w:t>virion</w:t>
      </w:r>
      <w:proofErr w:type="spellEnd"/>
      <w:r w:rsidRPr="008814E3">
        <w:rPr>
          <w:rFonts w:ascii="Times New Roman" w:hAnsi="Times New Roman" w:cs="Times New Roman"/>
          <w:color w:val="020202"/>
          <w:sz w:val="24"/>
          <w:lang w:val="en-US"/>
        </w:rPr>
        <w:t>, such as capsid and spike proteins. Late genes are further subdivided into leaky late (L1) and true late (L2), depending on their reliance on DNA replication</w:t>
      </w:r>
      <w:r w:rsidR="00C36C2F" w:rsidRPr="008814E3">
        <w:rPr>
          <w:rFonts w:ascii="Times New Roman" w:hAnsi="Times New Roman" w:cs="Times New Roman"/>
          <w:color w:val="020202"/>
          <w:sz w:val="24"/>
          <w:lang w:val="en-US"/>
        </w:rPr>
        <w:t xml:space="preserve"> for their expression</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{"citationID":"uVqtMX9f","properties":{"formattedCitation":"[10]","plainCitation":"[10]","noteIndex":0},"citationItems":[{"id":626,"uris":["http://zotero.org/users/local/SrvbCAEb/items/WKET44A6"],"itemData":{"id":626,"type":"article-journal","abstract":"The regulation of equine herpesvirus type 1 (EHV-1) transcription was examined in infected rabbit kidney cells using metabolic inhibitors. In order to map EHV-1 immediate early, early, and late transcripts, viral RNA was 32P-labeled in vivo and hybridized to EHV-1 DNA restriction fragments immobilized on nitrocellulose filters. Immediate early viral RNA was mapped to one region of the viral genome within the inverted repeat DNA sequences (map units 0.78-0.83 and 0.95-1.0). Northern blot hybridization analysis using a 32P-labeled cloned DNA probe from this region identified a single immediate early viral transcript (approximately 6 kb). Transcription of early and late genes was not restricted to any specific region on the viral genome as indicated by the ability of 32P-labeled early and late RNA to hybridize to EHV-1 restriction endonuclease fragments from both the long and short components of EHV-1 DNA. Additional experiments performed without the use of metabolic inhibitors confirmed that EHV-1 transcription is temporally regulated. The characterization of EHV-1 transcription during productive infection will serve as a reference for the analysis of viral transcripts in oncogenically transformed and persistently infected cells.","container-title":"Virology","DOI":"10.1016/0042-6822(87)90240-6","ISSN":"0042-6822","issue":"1","journalAbbreviation":"Virology","language":"eng","note":"PMID: 3033896","page":"79-87","source":"PubMed","title":"Regulation of equine herpesvirus type 1 gene expression: characterization of immediate early, early, and late transcription","title-short":"Regulation of equine herpesvirus type 1 gene expression","volume":"158","author":[{"family":"Gray","given":"W. </w:instrText>
      </w:r>
      <w:r w:rsidR="006F598A" w:rsidRPr="008814E3">
        <w:rPr>
          <w:rFonts w:ascii="Times New Roman" w:hAnsi="Times New Roman" w:cs="Times New Roman"/>
          <w:color w:val="020202"/>
          <w:sz w:val="24"/>
          <w:lang w:val="en-US"/>
        </w:rPr>
        <w:lastRenderedPageBreak/>
        <w:instrText xml:space="preserve">L."},{"family":"Baumann","given":"R. P."},{"family":"Robertson","given":"A. T."},{"family":"Caughman","given":"G. B."},{"family":"O'Callaghan","given":"D. J."},{"family":"Staczek","given":"J."}],"issued":{"date-parts":[["1987",5]]}}}],"schema":"https://github.com/citation-style-language/schema/raw/master/csl-citation.json"}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[10]</w:t>
      </w:r>
      <w:r w:rsidR="001758BE"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w:t>
      </w:r>
    </w:p>
    <w:p w14:paraId="707CC7DC" w14:textId="502A7B96" w:rsidR="006E1544" w:rsidRPr="008814E3" w:rsidRDefault="004328FE"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Long-read sequencing (LRS), developed by Pacific Biosciences (</w:t>
      </w:r>
      <w:proofErr w:type="spellStart"/>
      <w:r w:rsidRPr="008814E3">
        <w:rPr>
          <w:rFonts w:ascii="Times New Roman" w:hAnsi="Times New Roman" w:cs="Times New Roman"/>
          <w:color w:val="020202"/>
          <w:sz w:val="24"/>
          <w:lang w:val="en-US"/>
        </w:rPr>
        <w:t>PacBio</w:t>
      </w:r>
      <w:proofErr w:type="spellEnd"/>
      <w:r w:rsidRPr="008814E3">
        <w:rPr>
          <w:rFonts w:ascii="Times New Roman" w:hAnsi="Times New Roman" w:cs="Times New Roman"/>
          <w:color w:val="020202"/>
          <w:sz w:val="24"/>
          <w:lang w:val="en-US"/>
        </w:rPr>
        <w:t xml:space="preserve">) through synthesis-based sequencing and by Oxford </w:t>
      </w:r>
      <w:proofErr w:type="spellStart"/>
      <w:r w:rsidRPr="008814E3">
        <w:rPr>
          <w:rFonts w:ascii="Times New Roman" w:hAnsi="Times New Roman" w:cs="Times New Roman"/>
          <w:color w:val="020202"/>
          <w:sz w:val="24"/>
          <w:lang w:val="en-US"/>
        </w:rPr>
        <w:t>Nanopore</w:t>
      </w:r>
      <w:proofErr w:type="spellEnd"/>
      <w:r w:rsidRPr="008814E3">
        <w:rPr>
          <w:rFonts w:ascii="Times New Roman" w:hAnsi="Times New Roman" w:cs="Times New Roman"/>
          <w:color w:val="020202"/>
          <w:sz w:val="24"/>
          <w:lang w:val="en-US"/>
        </w:rPr>
        <w:t xml:space="preserve"> Technologies (ONT) through </w:t>
      </w:r>
      <w:proofErr w:type="spellStart"/>
      <w:r w:rsidRPr="008814E3">
        <w:rPr>
          <w:rFonts w:ascii="Times New Roman" w:hAnsi="Times New Roman" w:cs="Times New Roman"/>
          <w:color w:val="020202"/>
          <w:sz w:val="24"/>
          <w:lang w:val="en-US"/>
        </w:rPr>
        <w:t>nanopore</w:t>
      </w:r>
      <w:proofErr w:type="spellEnd"/>
      <w:r w:rsidRPr="008814E3">
        <w:rPr>
          <w:rFonts w:ascii="Times New Roman" w:hAnsi="Times New Roman" w:cs="Times New Roman"/>
          <w:color w:val="020202"/>
          <w:sz w:val="24"/>
          <w:lang w:val="en-US"/>
        </w:rPr>
        <w:t xml:space="preserve"> sequencing, has become essential in modern transcriptome analysis. </w:t>
      </w:r>
      <w:r w:rsidR="0071066C" w:rsidRPr="008814E3">
        <w:rPr>
          <w:rFonts w:ascii="Times New Roman" w:hAnsi="Times New Roman" w:cs="Times New Roman"/>
          <w:color w:val="020202"/>
          <w:sz w:val="24"/>
          <w:lang w:val="en-US"/>
        </w:rPr>
        <w:t>The long-read RNA sequencing</w:t>
      </w:r>
      <w:r w:rsidR="00B24E07" w:rsidRPr="008814E3">
        <w:rPr>
          <w:rFonts w:ascii="Times New Roman" w:hAnsi="Times New Roman" w:cs="Times New Roman"/>
          <w:color w:val="020202"/>
          <w:sz w:val="24"/>
          <w:lang w:val="en-US"/>
        </w:rPr>
        <w:t xml:space="preserve"> </w:t>
      </w:r>
      <w:r w:rsidR="0071066C" w:rsidRPr="008814E3">
        <w:rPr>
          <w:rFonts w:ascii="Times New Roman" w:hAnsi="Times New Roman" w:cs="Times New Roman"/>
          <w:color w:val="020202"/>
          <w:sz w:val="24"/>
          <w:lang w:val="en-US"/>
        </w:rPr>
        <w:t>(</w:t>
      </w:r>
      <w:proofErr w:type="spellStart"/>
      <w:r w:rsidR="0071066C" w:rsidRPr="008814E3">
        <w:rPr>
          <w:rFonts w:ascii="Times New Roman" w:hAnsi="Times New Roman" w:cs="Times New Roman"/>
          <w:color w:val="020202"/>
          <w:sz w:val="24"/>
          <w:lang w:val="en-US"/>
        </w:rPr>
        <w:t>lrRNA-Seq</w:t>
      </w:r>
      <w:proofErr w:type="spellEnd"/>
      <w:r w:rsidR="0071066C" w:rsidRPr="008814E3">
        <w:rPr>
          <w:rFonts w:ascii="Times New Roman" w:hAnsi="Times New Roman" w:cs="Times New Roman"/>
          <w:color w:val="020202"/>
          <w:sz w:val="24"/>
          <w:lang w:val="en-US"/>
        </w:rPr>
        <w:t xml:space="preserve">) </w:t>
      </w:r>
      <w:r w:rsidR="00B24E07" w:rsidRPr="008814E3">
        <w:rPr>
          <w:rFonts w:ascii="Times New Roman" w:hAnsi="Times New Roman" w:cs="Times New Roman"/>
          <w:color w:val="020202"/>
          <w:sz w:val="24"/>
          <w:lang w:val="en-US"/>
        </w:rPr>
        <w:t xml:space="preserve">technique is particularly effective in identifying transcription start sites (TSSs), transcription end sites (TESs), splice sites, alternative splicing, embedded transcripts, </w:t>
      </w:r>
      <w:proofErr w:type="spellStart"/>
      <w:r w:rsidR="00A83179" w:rsidRPr="008814E3">
        <w:rPr>
          <w:rFonts w:ascii="Times New Roman" w:hAnsi="Times New Roman" w:cs="Times New Roman"/>
          <w:color w:val="020202"/>
          <w:sz w:val="24"/>
          <w:lang w:val="en-US"/>
        </w:rPr>
        <w:t>multigenic</w:t>
      </w:r>
      <w:proofErr w:type="spellEnd"/>
      <w:r w:rsidR="00B24E07" w:rsidRPr="008814E3">
        <w:rPr>
          <w:rFonts w:ascii="Times New Roman" w:hAnsi="Times New Roman" w:cs="Times New Roman"/>
          <w:color w:val="020202"/>
          <w:sz w:val="24"/>
          <w:lang w:val="en-US"/>
        </w:rPr>
        <w:t xml:space="preserve"> RNA molecul</w:t>
      </w:r>
      <w:r w:rsidR="001C42C2" w:rsidRPr="008814E3">
        <w:rPr>
          <w:rFonts w:ascii="Times New Roman" w:hAnsi="Times New Roman" w:cs="Times New Roman"/>
          <w:color w:val="020202"/>
          <w:sz w:val="24"/>
          <w:lang w:val="en-US"/>
        </w:rPr>
        <w:t>es, and transcriptional overlap</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{"citationID":"oNnMQqsd","properties":{"formattedCitation":"[11]","plainCitation":"[11]","noteIndex":0},"citationItems":[{"id":320,"uris":["http://zotero.org/users/local/SrvbCAEb/items/TXHFEIBJ"],"itemData":{"id":320,"type":"article-journal","abstract":"Long-read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[11]</w:t>
      </w:r>
      <w:r w:rsidR="001758BE"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 xml:space="preserve">. While </w:t>
      </w:r>
      <w:proofErr w:type="spellStart"/>
      <w:r w:rsidR="005E12A0" w:rsidRPr="008814E3">
        <w:rPr>
          <w:rFonts w:ascii="Times New Roman" w:hAnsi="Times New Roman" w:cs="Times New Roman"/>
          <w:color w:val="020202"/>
          <w:sz w:val="24"/>
          <w:lang w:val="en-US"/>
        </w:rPr>
        <w:t>lrRNA-Seq</w:t>
      </w:r>
      <w:proofErr w:type="spellEnd"/>
      <w:r w:rsidR="005E12A0" w:rsidRPr="008814E3">
        <w:rPr>
          <w:rFonts w:ascii="Times New Roman" w:hAnsi="Times New Roman" w:cs="Times New Roman"/>
          <w:color w:val="020202"/>
          <w:sz w:val="24"/>
          <w:lang w:val="en-US"/>
        </w:rPr>
        <w:t xml:space="preserve"> </w:t>
      </w:r>
      <w:r w:rsidR="006E1544" w:rsidRPr="008814E3">
        <w:rPr>
          <w:rFonts w:ascii="Times New Roman" w:hAnsi="Times New Roman" w:cs="Times New Roman"/>
          <w:color w:val="020202"/>
          <w:sz w:val="24"/>
          <w:lang w:val="en-US"/>
        </w:rPr>
        <w:t>platforms can deliver full-length cDNA or native RNA sequences, they come with reduced throughput and a higher incidence of sequencing errors compared to short-</w:t>
      </w:r>
      <w:r w:rsidR="001C42C2" w:rsidRPr="008814E3">
        <w:rPr>
          <w:rFonts w:ascii="Times New Roman" w:hAnsi="Times New Roman" w:cs="Times New Roman"/>
          <w:color w:val="020202"/>
          <w:sz w:val="24"/>
          <w:lang w:val="en-US"/>
        </w:rPr>
        <w:t>read sequencing (SRS) platforms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{"citationID":"MY6jybxz","properties":{"formattedCitation":"[12\\uc0\\u8211{}17]","plainCitation":"[12–17]","noteIndex":0},"citationItems":[{"id":631,"uris":["http://zotero.org/users/local/SrvbCAEb/items/XEZV8EFE"],"itemData":{"id":631,"type":"article-journal","abstract":"The Oxford Nanopore Technologies (ONT) MinION is a new sequencing technology that potentially offers read lengths of tens of kilobases (kb) limited only by the length of DNA molecules presented to it. The device has a low capital cost, is by far the most portable DNA sequencer available, and can produce data in real-time. It has numerous prospective applications including improving genome sequence assemblies and resolution of repeat-rich regions. Before such a technology is widely adopted, it is important to assess its performance and limitations in respect of throughput and accuracy. In this study we assessed the performance of the MinION by re-sequencing three bacterial genomes, with very different nucleotide compositions ranging from 28.6% to 70.7%; the high G + C strain was underrepresented in the sequencing reads. We estimate the error rate of the MinION (after base calling) to be 38.2%. Mean and median read lengths were 2 kb and 1 kb respectively, while the </w:instrText>
      </w:r>
      <w:r w:rsidR="006F598A" w:rsidRPr="008814E3">
        <w:rPr>
          <w:rFonts w:ascii="Times New Roman" w:hAnsi="Times New Roman" w:cs="Times New Roman"/>
          <w:color w:val="020202"/>
          <w:sz w:val="24"/>
          <w:lang w:val="en-US"/>
        </w:rPr>
        <w:lastRenderedPageBreak/>
        <w:instrText>longest single read was 98 kb. The whole length of a 5 kb rRNA operon was covered by a single read. As the first nanopore-based single molecule sequencer available to researchers, the MinION is an exciting prospect; however, the current error rate limits its ability to compete with existing sequencing technologies, though we do show that MinION sequence reads can enhance contiguity of de novo assembly when used in conjunction with Illumina MiSeq data.","container-title":"Biomolecular Detection and Quantification","DOI":"10.1016/j.bdq.2015.02.001","ISSN":"2214-7535","journalAbbreviation":"Biomol Detect Quantif","language":"eng","note":"PMID: 26753127\nPMCID: PMC4691839","page":"1-8","source":"PubMed","title":"Assessing the performance of the Oxford Nanopore Technologies MinION","volume":"3","author":[{"family":"Laver","given":"T."},{"family":"Harrison","given":"J."},{"family":"O'Neill","given":"P. A."},{"family":"Moore","given":"K."},{"family":"Farbos","given":"A."},{"family":"Paszkiewicz","given":"K."},{"family":"Studholme","given":"D. J."}],"issued":{"date-parts":[["2015",3]]}}},{"id":634,"uris":["http://zotero.org/users/local/SrvbCAEb/items/ED2XD2CJ"],"itemData":{"id":634,"type":"article-journal","abstract":"Single-molecule, real-time sequencing developed by Pacific BioSciences offers longer read lengths than the second-generation sequencing (SGS) technologies, making it well-suited for unsolved problems in genome, transcriptome, and epigenetics research. The highly-contiguous de novo assemblies using PacBio sequencing can close gaps in current reference assemblies and characterize structural variation (SV) in personal genomes. With longer reads, we can sequence through extended repetitive regions and detect mutations, many of which are associated with diseases. Moreover, PacBio transcriptome sequencing is advantageous for the identification of gene isoforms and facilitates reliable discoveries of novel genes and novel isoforms of annotated genes, due to its ability to sequence full-length transcripts or fragments with significant lengths. Additionally, PacBio's sequencing technique provides information that is useful for the direct detection of base modifications, such as methylation. In addition to using PacBio sequencing alone, many hybrid sequencing strategies have been developed to make use of more accurate short reads in conjunction with PacBio long reads. In general, hybrid sequencing strategies are more affordable and scalable especially for small-size laboratories than using PacBio Sequencing alone. The advent of PacBio sequencing has made available much information that could not be obtained via SGS alone.","container-title":"Genomics, Proteomics &amp; Bioinformatics","DOI":"10.1016/j.gpb.2015.08.002","ISSN":"2210-3244","issue":"5","journalAbbreviation":"Genomics Proteomics Bioinformatics","language":"eng","note":"PMID: 26542840\nPMCID: PMC4678779","page":"278-289","source":"PubMed","title":"PacBio Sequencing and Its Applications","volume":"13","author":[{"family":"Rhoads","given":"Anthony"},{"family":"Au","given":"Kin Fai"}],"issued":{"date-parts":[["2015",10]]}}},{"id":637,"uris":["http://zotero.org/users/local/SrvbCAEb/items/4X5W98W5"],"itemData":{"id":637,"type":"article-journal","abstract":"Alternative splicing (AS) generates vast transcriptomic and proteomic complexity. However, which of the myriad of detected AS events provide important biological functions is not well understood. Here, we define the largest program of functionally coordinated, neural-regulated AS described to date in mammals. Relative to all other types of AS within this program, 3-15 nucleotide \"microexons\" display the most striking evolutionary conservation and switch-like regulation. These microexons modulate the function of interaction domains of proteins involved in neurogenesis. Most neural microexons are regulated by the neuronal-specific splicing factor nSR100/SRRM4, through its binding to adjacent intronic enhancer motifs. Neural microexons are frequently misregulated in the brains of individuals with autism spectrum disorder, and this misregulation is associated with reduced levels of nSR100. The results thus reveal a highly conserved program of dynamic microexon regulation associated with the remodeling of protein-interaction networks during neurogenesis, the misregulation of which is linked to autism.","container-title":"Cell","DOI":"10.1016/j.cell.2014.11.035","ISSN":"1097-</w:instrText>
      </w:r>
      <w:r w:rsidR="006F598A" w:rsidRPr="008814E3">
        <w:rPr>
          <w:rFonts w:ascii="Times New Roman" w:hAnsi="Times New Roman" w:cs="Times New Roman"/>
          <w:color w:val="020202"/>
          <w:sz w:val="24"/>
          <w:lang w:val="en-US"/>
        </w:rPr>
        <w:lastRenderedPageBreak/>
        <w:instrText xml:space="preserve">4172","issue":"7","journalAbbreviation":"Cell","language":"eng","note":"PMID: 25525873\nPMCID: PMC4390143","page":"1511-1523","source":"PubMed","title":"A highly conserved program of neuronal microexons is misregulated in autistic brains","volume":"159","author":[{"family":"Irimia","given":"Manuel"},{"family":"Weatheritt","given":"Robert J."},{"family":"Ellis","given":"Jonathan D."},{"family":"Parikshak","given":"Neelroop N."},{"family":"Gonatopoulos-Pournatzis","given":"Thomas"},{"family":"Babor","given":"Mariana"},{"family":"Quesnel-Vallières","given":"Mathieu"},{"family":"Tapial","given":"Javier"},{"family":"Raj","given":"Bushra"},{"family":"O'Hanlon","given":"Dave"},{"family":"Barrios-Rodiles","given":"Miriam"},{"family":"Sternberg","given":"Michael J. E."},{"family":"Cordes","given":"Sabine P."},{"family":"Roth","given":"Frederick P."},{"family":"Wrana","given":"Jeffrey L."},{"family":"Geschwind","given":"Daniel H."},{"family":"Blencowe","given":"Benjamin J."}],"issued":{"date-parts":[["2014",12,18]]}}},{"id":368,"uris":["http://zotero.org/users/local/SrvbCAEb/items/SM4QH5LQ"],"itemData":{"id":368,"type":"article-journal","abstract":"Whole transcriptome studies have become essential for understanding the complexity of genetic regulation. However, the conventionally applied short-read sequencing platforms cannot be used to reliably distinguish between many transcript isoforms. The Pacific Biosciences (PacBio) RS II platform is capable of reading long nucleic acid stretches in a single sequencing run. The pseudorabies virus (PRV) is an excellent system to study herpesvirus gene expression and potential interactions between the transcriptional units. In this work, non-amplified and amplified isoform sequencing protocols were used to characterize the poly(A+) fraction of the lytic transcriptome of PRV, with the aim of a complete transcriptional annotation of the viral genes. The analyses revealed a previously unrecognized complexity of the PRV transcriptome including the discovery of novel protein-coding and non-coding genes, novel mono- and polycistronic transcription units, as well as extensive transcriptional overlaps between neighboring and distal genes. This study identified non-coding transcripts overlapping all three replication origins of the PRV, which might play a role in the control of DNA synthesis. We additionally established the relative expression levels of gene products. Our investigations revealed that the whole PRV genome is utilized for transcription, including both DNA strands in all coding and intergenic regions. The genome-wide occurrence of transcript overlaps suggests a crosstalk between genes through a network formed by interacting transcriptional machineries with a potential function in the control of gene expression.","container-title":"PLOS ONE","DOI":"10.1371/journal.pone.0162868","ISSN":"1932-6203","issue":"9","journalAbbreviation":"PLOS ONE","language":"en","note":"publisher: Public Library of Science","page":"e0162868","source":"PLoS Journals","title":"Full-Length Isoform Sequencing Reveals Novel Transcripts and Substantial Transcriptional Overlaps in a Herpesvirus","volume":"11","author":[{"family":"Tombácz","given":"Dóra"},{"family":"Csabai","given":"Zsolt"},{"family":"Oláh","given":"Péter"},{"family":"Balázs","given":"Zsolt"},{"family":"Likó","given":"István"},{"family":"Zsigmond","given":"Laura"},{"family":"Sharon","given":"Donald"},{"family":"Snyder","given":"Michael"},{"family":"Boldogkői","given":"Zsolt"}],"issued":{"date-parts":[["2016",9,29]]}}},{"id":370,"uris":["http://zotero.org/users/local/SrvbCAEb/items/TFMWCR28"],"itemData":{"id":370,"type":"article-journal","abstract":"Third-generation sequencing is an emerging technology that is capable of solving several problems that earlier approaches were not able to, including the identification of transcripts isoforms and overlapping transcripts. In this study, we used long-read sequencing for the analysis of pseudorabies virus (PRV) transcriptome, including Oxford Nanopore Technologies MinION, PacBio RS-II, and Illumina HiScanSQ platforms. We also used data from our previous short-read and long-read sequencing studies for the comparison of the results and in order to confirm the obtained data. Our investigations identified 19 formerly unknown putative protein-coding genes, all of which are 5′ truncated forms of earlier annotated longer PRV genes. Additionally, we detected 19 non-coding RNAs, including 5′ and 3′ truncated transcripts </w:instrText>
      </w:r>
      <w:r w:rsidR="006F598A" w:rsidRPr="008814E3">
        <w:rPr>
          <w:rFonts w:ascii="Times New Roman" w:hAnsi="Times New Roman" w:cs="Times New Roman"/>
          <w:color w:val="020202"/>
          <w:sz w:val="24"/>
          <w:lang w:val="en-US"/>
        </w:rPr>
        <w:lastRenderedPageBreak/>
        <w:instrText xml:space="preserve">without in-frame ORFs, antisense RNAs, as well as RNA molecules encoded by those parts of the viral genome where no transcription had been detected before. This study has also led to the identification of three complex transcripts and 50 distinct length isoforms, including transcription start and end variants. We also detected 121 novel transcript overlaps, and two transcripts that overlap the replication origins of PRV. Furthermore, in silico analysis revealed 145 upstream ORFs, many of which are located on the longer 5′ isoforms of the transcripts.","container-title":"Frontiers in Microbiology","ISSN":"1664-302X","source":"Frontiers","title":"Multi-Platform Sequencing Approach Reveals a Novel Transcriptome Profile in Pseudorabies Virus","URL":"https://www.frontiersin.org/articles/10.3389/fmicb.2017.02708","volume":"8","author":[{"family":"Moldován","given":"Norbert"},{"family":"Tombácz","given":"Dóra"},{"family":"Szűcs","given":"Attila"},{"family":"Csabai","given":"Zsolt"},{"family":"Snyder","given":"Michael"},{"family":"Boldogkői","given":"Zsolt"}],"accessed":{"date-parts":[["2023",11,21]]},"issued":{"date-parts":[["2018"]]}}},{"id":652,"uris":["http://zotero.org/users/local/SrvbCAEb/items/VQCR2X62"],"itemData":{"id":652,"type":"article-journal","abstract":"Long-read sequencing (LRS) has become increasingly important in RNA research due to its strength in resolving complex transcriptomic architectures. In this regard, currently two LRS platforms have demonstrated adequate performance: the Single Molecule Real-Time Sequencing by Pacific Biosciences (PacBio) and the nanopore sequencing by Oxford Nanopore Technologies (ONT). Even though these techniques produce lower coverage and are more error prone than short-read sequencing, they continue to be more successful in identifying polycistronic RNAs, transcript isoforms including splice and transcript end variants, as well as transcript overlaps. Recent reports have successfully applied LRS for the investigation of the transcriptome of viruses belonging to various families. These studies have substantially increased the number of previously known viral RNA molecules. In this work, we used the Sequel and MinION technique from PacBio and ONT, respectively, to characterize the lytic transcriptome of the herpes simplex virus type 1 (HSV-1). In most samples, we analyzed the poly(A) fraction of the transcriptome, but we also performed random oligonucleotide-based sequencing. Besides cDNA sequencing, we also carried out native RNA sequencing. Our investigations identified more than 2,300 previously undetected transcripts, including coding, and non-coding RNAs, multi-splice transcripts, as well as polycistronic and complex transcripts. Furthermore, we found previously unsubstantiated transcriptional start sites, polyadenylation sites, and splice sites. A large number of novel transcriptional overlaps were also detected. Random-primed sequencing revealed that each convergent gene pair produces non-polyadenylated read-through RNAs overlapping the partner genes. Furthermore, we identified novel replication-associated transcripts overlapping the HSV-1 replication origins, and novel LAT variants with very long 5' regions, which are co-terminal with the LAT-0.7kb transcript. Overall, our results demonstrated that the HSV-1 transcripts form an extremely complex pattern of overlaps, and that entire viral genome is transcriptionally active. In most viral genes, if not in all, both DNA strands are expressed.","container-title":"Frontiers in Genetics","DOI":"10.3389/fgene.2019.00834","ISSN":"1664-8021","journalAbbreviation":"Front Genet","language":"eng","note":"PMID: 31608102\nPMCID: PMC6769088","page":"834","source":"PubMed","title":"Multiple Long-Read Sequencing Survey of Herpes Simplex Virus Dynamic Transcriptome","volume":"10","author":[{"family":"Tombácz","given":"Dóra"},{"family":"Moldován","given":"Norbert"},{"family":"Balázs","given":"Zsolt"},{"family":"Gulyás","given":"Gábor"},{"family":"Csabai","given":"Zsolt"},{"family":"Boldogkői","given":"Miklós"},{"family":"Snyder","given":"Michael"},{"family":"Boldogkői","given":"Zsolt"}],"issued":{"date-parts":[["2019"]]}}}],"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[12–17]</w:t>
      </w:r>
      <w:r w:rsidR="001758BE" w:rsidRPr="008814E3">
        <w:rPr>
          <w:rFonts w:ascii="Times New Roman" w:hAnsi="Times New Roman" w:cs="Times New Roman"/>
          <w:color w:val="020202"/>
          <w:sz w:val="24"/>
          <w:lang w:val="en-US"/>
        </w:rPr>
        <w:fldChar w:fldCharType="end"/>
      </w:r>
      <w:r w:rsidR="001758BE" w:rsidRPr="008814E3">
        <w:rPr>
          <w:rFonts w:ascii="Times New Roman" w:hAnsi="Times New Roman" w:cs="Times New Roman"/>
          <w:color w:val="020202"/>
          <w:sz w:val="24"/>
          <w:lang w:val="en-US"/>
        </w:rPr>
        <w:t xml:space="preserve">. </w:t>
      </w:r>
      <w:r w:rsidR="00C0061F" w:rsidRPr="008814E3">
        <w:rPr>
          <w:rFonts w:ascii="Times New Roman" w:hAnsi="Times New Roman" w:cs="Times New Roman"/>
          <w:color w:val="020202"/>
          <w:sz w:val="24"/>
          <w:lang w:val="en-US"/>
        </w:rPr>
        <w:t xml:space="preserve">In </w:t>
      </w:r>
      <w:proofErr w:type="spellStart"/>
      <w:r w:rsidR="00C0061F" w:rsidRPr="008814E3">
        <w:rPr>
          <w:rFonts w:ascii="Times New Roman" w:hAnsi="Times New Roman" w:cs="Times New Roman"/>
          <w:color w:val="020202"/>
          <w:sz w:val="24"/>
          <w:lang w:val="en-US"/>
        </w:rPr>
        <w:t>transcriptomics</w:t>
      </w:r>
      <w:proofErr w:type="spellEnd"/>
      <w:r w:rsidR="00C0061F" w:rsidRPr="008814E3">
        <w:rPr>
          <w:rFonts w:ascii="Times New Roman" w:hAnsi="Times New Roman" w:cs="Times New Roman"/>
          <w:color w:val="020202"/>
          <w:sz w:val="24"/>
          <w:lang w:val="en-US"/>
        </w:rPr>
        <w:t xml:space="preserve">, inaccuracies in sequencing are not a significant concern when the genomic sequence of a specific organism is well-established. </w:t>
      </w:r>
      <w:r w:rsidR="005E12A0" w:rsidRPr="008814E3">
        <w:rPr>
          <w:rFonts w:ascii="Times New Roman" w:hAnsi="Times New Roman" w:cs="Times New Roman"/>
          <w:color w:val="020202"/>
          <w:sz w:val="24"/>
          <w:lang w:val="en-US"/>
        </w:rPr>
        <w:t xml:space="preserve">The </w:t>
      </w:r>
      <w:proofErr w:type="spellStart"/>
      <w:r w:rsidR="004C4130" w:rsidRPr="008814E3">
        <w:rPr>
          <w:rFonts w:ascii="Times New Roman" w:hAnsi="Times New Roman" w:cs="Times New Roman"/>
          <w:color w:val="020202"/>
          <w:sz w:val="24"/>
          <w:lang w:val="en-US"/>
        </w:rPr>
        <w:t>lrRNA-Seq</w:t>
      </w:r>
      <w:proofErr w:type="spellEnd"/>
      <w:r w:rsidR="004C4130" w:rsidRPr="008814E3">
        <w:rPr>
          <w:rFonts w:ascii="Times New Roman" w:hAnsi="Times New Roman" w:cs="Times New Roman"/>
          <w:color w:val="020202"/>
          <w:sz w:val="24"/>
          <w:lang w:val="en-US"/>
        </w:rPr>
        <w:t xml:space="preserve"> </w:t>
      </w:r>
      <w:r w:rsidR="006453AF" w:rsidRPr="008814E3">
        <w:rPr>
          <w:rFonts w:ascii="Times New Roman" w:hAnsi="Times New Roman" w:cs="Times New Roman"/>
          <w:color w:val="020202"/>
          <w:sz w:val="24"/>
          <w:lang w:val="en-US"/>
        </w:rPr>
        <w:t xml:space="preserve">technology based on ONT is highly suitable for </w:t>
      </w:r>
      <w:r w:rsidR="00D80248" w:rsidRPr="0075606C">
        <w:rPr>
          <w:rFonts w:ascii="Times New Roman" w:hAnsi="Times New Roman" w:cs="Times New Roman"/>
          <w:sz w:val="24"/>
          <w:lang w:val="en-US"/>
        </w:rPr>
        <w:t>native</w:t>
      </w:r>
      <w:r w:rsidR="006453AF" w:rsidRPr="0075606C">
        <w:rPr>
          <w:rFonts w:ascii="Times New Roman" w:hAnsi="Times New Roman" w:cs="Times New Roman"/>
          <w:sz w:val="24"/>
          <w:lang w:val="en-US"/>
        </w:rPr>
        <w:t xml:space="preserve"> </w:t>
      </w:r>
      <w:r w:rsidR="006453AF" w:rsidRPr="008814E3">
        <w:rPr>
          <w:rFonts w:ascii="Times New Roman" w:hAnsi="Times New Roman" w:cs="Times New Roman"/>
          <w:color w:val="020202"/>
          <w:sz w:val="24"/>
          <w:lang w:val="en-US"/>
        </w:rPr>
        <w:t xml:space="preserve">RNA sequencing. </w:t>
      </w:r>
      <w:r w:rsidR="0091200E" w:rsidRPr="008814E3">
        <w:rPr>
          <w:rFonts w:ascii="Times New Roman" w:hAnsi="Times New Roman" w:cs="Times New Roman"/>
          <w:color w:val="020202"/>
          <w:sz w:val="24"/>
          <w:lang w:val="en-US"/>
        </w:rPr>
        <w:t xml:space="preserve">It </w:t>
      </w:r>
      <w:r w:rsidR="0091200E" w:rsidRPr="008814E3">
        <w:rPr>
          <w:rFonts w:ascii="Times New Roman" w:hAnsi="Times New Roman" w:cs="Times New Roman"/>
          <w:color w:val="020202"/>
          <w:sz w:val="24"/>
          <w:lang w:val="en-US"/>
        </w:rPr>
        <w:lastRenderedPageBreak/>
        <w:t xml:space="preserve">guarantees correct read orientation and is free from the </w:t>
      </w:r>
      <w:r w:rsidR="00EC547B" w:rsidRPr="008814E3">
        <w:rPr>
          <w:rFonts w:ascii="Times New Roman" w:hAnsi="Times New Roman" w:cs="Times New Roman"/>
          <w:color w:val="020202"/>
          <w:sz w:val="24"/>
          <w:lang w:val="en-US"/>
        </w:rPr>
        <w:t>artefacts</w:t>
      </w:r>
      <w:r w:rsidR="0091200E" w:rsidRPr="008814E3">
        <w:rPr>
          <w:rFonts w:ascii="Times New Roman" w:hAnsi="Times New Roman" w:cs="Times New Roman"/>
          <w:color w:val="020202"/>
          <w:sz w:val="24"/>
          <w:lang w:val="en-US"/>
        </w:rPr>
        <w:t xml:space="preserve"> generated by reverse transcription and PCR</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{"citationID":"lHThv2Du","properties":{"formattedCitation":"[11,18]","plainCitation":"[11,18]","noteIndex":0},"citationItems":[{"id":320,"uris":["http://zotero.org/users/local/SrvbCAEb/items/TXHFEIBJ"],"itemData":{"id":320,"type":"article-journal","abstract":"Long-read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id":414,"uris":["http://zotero.org/users/local/SrvbCAEb/items/Z3PL8WWN"],"itemData":{"id":414,"type":"article-journal","abstract":"Background: Alternative polyadenylation is commonly examined using cDNA sequencing, which is known to be affected by template-switching artifacts. However, the effects of such template-switching artifacts on alternative polyadenylation are generally disregarded, while alternative polyadenylation artifacts are attributed to internal priming.\nResults: Here, we analyzed both long-read cDNA sequencing and direct RNA sequencing data of two organisms, generated by different sequencing platforms. We developed a filtering algorithm which takes into consideration that template-switching can be a source of artifactual polyadenylation when filtering out spurious polyadenylation sites. The algorithm outperformed the conventional internal priming filters based on comparison to direct RNA sequencing data. We also showed that the polyadenylation artifacts arise in cDNA sequencing at consecutive stretches of as few as three adenines. There was no substantial difference between the lengths of poly(A) tails at the artifactual and the true transcriptional end sites even though it is expected that internal priming artifacts have shorter poly(A) tails than genuine polyadenylated reads.\nConclusions: Our findings suggest that template switching plays an important role in the generation of spurious polyadenylation and support the need for more rigorous filtering of artifactual polyadenylation sites in cDNA data, or that alternative polyadenylation should be annotated using native RNA sequencing.","container-title":"BMC Genomics","DOI":"10.1186/s12864-019-6199-7","ISSN":"1471-2164","issue":"1","journalAbbreviation":"BMC Genomics","language":"en","page":"824","source":"DOI.org (Crossref)","title":"Template-switching artifacts resemble alternative polyadenylation","volume":"20","author":[{"family":"Balázs","given":"Zsolt"},{"family":"Tombácz","given":"Dóra"},{"family":"Csabai","given":"Zsolt"},{"family":"Moldován","given":"Norbert"},{"family":"Snyder","given":"Michael"},{"family":"Boldogkői","given":"Zsolt"}],"issued":{"date-parts":[["2019",12]]}}}],"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[11,18]</w:t>
      </w:r>
      <w:r w:rsidR="001758BE" w:rsidRPr="008814E3">
        <w:rPr>
          <w:rFonts w:ascii="Times New Roman" w:hAnsi="Times New Roman" w:cs="Times New Roman"/>
          <w:color w:val="020202"/>
          <w:sz w:val="24"/>
          <w:lang w:val="en-US"/>
        </w:rPr>
        <w:fldChar w:fldCharType="end"/>
      </w:r>
      <w:r w:rsidR="0091200E" w:rsidRPr="008814E3">
        <w:rPr>
          <w:rFonts w:ascii="Times New Roman" w:hAnsi="Times New Roman" w:cs="Times New Roman"/>
          <w:color w:val="020202"/>
          <w:sz w:val="24"/>
          <w:lang w:val="en-US"/>
        </w:rPr>
        <w:t>, and it also facilitates the</w:t>
      </w:r>
      <w:r w:rsidR="00C84177" w:rsidRPr="008814E3">
        <w:rPr>
          <w:rFonts w:ascii="Times New Roman" w:hAnsi="Times New Roman" w:cs="Times New Roman"/>
          <w:color w:val="020202"/>
          <w:sz w:val="24"/>
          <w:lang w:val="en-US"/>
        </w:rPr>
        <w:t xml:space="preserve"> detection of RNA modifications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{"citationID":"vNgrJD2K","properties":{"formattedCitation":"[19]","plainCitation":"[19]","noteI</w:instrText>
      </w:r>
      <w:r w:rsidR="006F598A" w:rsidRPr="008814E3">
        <w:rPr>
          <w:rFonts w:ascii="Times New Roman" w:hAnsi="Times New Roman" w:cs="Times New Roman"/>
          <w:color w:val="020202"/>
          <w:sz w:val="24"/>
          <w:lang w:val="en-US"/>
        </w:rPr>
        <w:lastRenderedPageBreak/>
        <w:instrText xml:space="preserve">ndex":0},"citationItems":[{"id":431,"uris":["http://zotero.org/users/local/SrvbCAEb/items/NMRFBWYL"],"itemData":{"id":431,"type":"article-journal","abstract":"In this study, two long-read sequencing (LRS) techniques, MinION from Oxford Nanopore Technologies and Sequel from the Pacific Biosciences, were used for the transcriptional characterization of a prototype baculovirus, Autographa californica multiple nucleopolyhedrovirus. LRS is able to read full-length RNA molecules, and thereby distinguish between transcript isoforms, mono- and polycistronic RNAs, and overlapping transcripts. Altogether, we detected 875 transcript species, of which 759 were novel and 116 were annotated previously. These RNA molecules include 41 novel putative protein coding transcripts [each containing 5′-truncated in-frame open reading frames (ORFs), 14 monocistronic transcripts, 99 polygenic RNAs, 101 non-coding RNAs, and 504 untranslated region isoforms. This work also identified novel replication origin-associated transcripts, upstream ORFs, cis-regulatory sequences and poly(A) sites. We also detected RNA methylation in 99 viral genes and RNA hyper-editing in the longer 5′-UTR transcript isoform of the canonical ORF 19 transcript.","container-title":"Scientific Reports","DOI":"10.1038/s41598-022-05457-8","ISSN":"2045-2322","journalAbbreviation":"Sci Rep","note":"PMID: 35079129\nPMCID: PMC8789824","page":"1291","source":"PubMed Central","title":"Dual isoform sequencing reveals complex transcriptomic and epitranscriptomic landscapes of a prototype baculovirus","volume":"12","author":[{"family":"Torma","given":"Gábor"},{"family":"Tombácz","given":"Dóra"},{"family":"Moldován","given":"Norbert"},{"family":"Fülöp","given":"Ádám"},{"family":"Prazsák","given":"István"},{"family":"Csabai","given":"Zsolt"},{"family":"Snyder","given":"Michael"},{"family":"Boldogkői","given":"Zsolt"}],"issued":{"date-parts":[["2022",1,25]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[19]</w:t>
      </w:r>
      <w:r w:rsidR="001758BE"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w:t>
      </w:r>
      <w:r w:rsidR="004C1836" w:rsidRPr="008814E3">
        <w:rPr>
          <w:rFonts w:ascii="Times New Roman" w:hAnsi="Times New Roman" w:cs="Times New Roman"/>
          <w:color w:val="020202"/>
          <w:sz w:val="24"/>
          <w:lang w:val="en-US"/>
        </w:rPr>
        <w:t xml:space="preserve"> </w:t>
      </w:r>
    </w:p>
    <w:p w14:paraId="3C38A2F8" w14:textId="091F4CA6" w:rsidR="000B3442" w:rsidRPr="00E24243" w:rsidRDefault="00A23A2C" w:rsidP="00573600">
      <w:pPr>
        <w:shd w:val="clear" w:color="auto" w:fill="FFFFFF"/>
        <w:spacing w:after="120" w:line="240" w:lineRule="auto"/>
        <w:jc w:val="both"/>
        <w:rPr>
          <w:rFonts w:ascii="Times New Roman" w:hAnsi="Times New Roman" w:cs="Times New Roman"/>
          <w:sz w:val="24"/>
          <w:lang w:val="en-US"/>
        </w:rPr>
      </w:pPr>
      <w:r w:rsidRPr="008814E3">
        <w:rPr>
          <w:rFonts w:ascii="Times New Roman" w:hAnsi="Times New Roman" w:cs="Times New Roman"/>
          <w:color w:val="020202"/>
          <w:sz w:val="24"/>
          <w:lang w:val="en-US"/>
        </w:rPr>
        <w:t xml:space="preserve">Transcriptomic studies in herpesviruses have applied both </w:t>
      </w:r>
      <w:proofErr w:type="spellStart"/>
      <w:r w:rsidRPr="008814E3">
        <w:rPr>
          <w:rFonts w:ascii="Times New Roman" w:hAnsi="Times New Roman" w:cs="Times New Roman"/>
          <w:color w:val="020202"/>
          <w:sz w:val="24"/>
          <w:lang w:val="en-US"/>
        </w:rPr>
        <w:t>PacBio</w:t>
      </w:r>
      <w:proofErr w:type="spellEnd"/>
      <w:r w:rsidRPr="008814E3">
        <w:rPr>
          <w:rFonts w:ascii="Times New Roman" w:hAnsi="Times New Roman" w:cs="Times New Roman"/>
          <w:color w:val="020202"/>
          <w:sz w:val="24"/>
          <w:lang w:val="en-US"/>
        </w:rPr>
        <w:t xml:space="preserve"> and ONT </w:t>
      </w:r>
      <w:r w:rsidR="00DA74D4">
        <w:rPr>
          <w:rFonts w:ascii="Times New Roman" w:hAnsi="Times New Roman" w:cs="Times New Roman"/>
          <w:color w:val="020202"/>
          <w:sz w:val="24"/>
          <w:lang w:val="en-US"/>
        </w:rPr>
        <w:t>approaches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BZmY0IgV","properties":{"formattedCitation":"[15,17,20\\uc0\\u8211{}26]","plainCitation":"[15,17,20–26]","noteIndex":0},"citationItems":[{"id":368,"uris":["http://zotero.org/users/local/SrvbCAEb/items/SM4QH5LQ"],"itemData":{"id":368,"type":"article-journal","abstract":"Whole transcriptome studies have become essential for understanding the complexity of genetic regulation. However, the conventionally applied short-read sequencing platforms cannot be used to reliably distinguish between many transcript isoforms. The Pacific Biosciences (PacBio) RS II platform is capable of reading long nucleic acid stretches in a single sequencing run. The pseudorabies virus (PRV) is an excellent system to study herpesvirus gene expression and potential interactions between the transcriptional units. In this work, non-amplified and amplified isoform sequencing protocols were used to characterize the poly(A+) fraction of the lytic transcriptome of PRV, with the aim of a complete transcriptional annotation of the viral genes. The analyses revealed a previously unrecognized complexity of the PRV transcriptome including the discovery of novel protein-coding and non-coding genes, novel mono- and polycistronic transcription units, as well as extensive transcriptional overlaps between neighboring and distal genes. This study identified non-coding transcripts overlapping all three replication origins of the PRV, which might play a role in the control of DNA synthesis. We additionally established the relative expression levels of gene products. Our investigations revealed that the whole PRV genome is utilized for transcription, including both DNA strands in all coding and intergenic regions. The genome-wide occurrence of transcript overlaps suggests a crosstalk between genes through a network formed by interacting transcriptional machineries with a potential function in the control of gene expression.","container-title":"PLOS ONE","DOI":"10.1371/journal.pone.0162868","ISSN":"1932-6203","issue":"9","journalAbbreviation":"PLOS ONE","language":"en","note":"publisher: Public Library of Science","page":"e0162868","source":"PLoS Journals","title":"Full-Length Isoform Sequencing Reveals Novel Transcripts and Substantial Transcriptional Overlaps in a Herpesvirus","volume":"11","author":[{"family":"Tombácz","given":"Dóra"},{"family":"Csabai",</w:instrText>
      </w:r>
      <w:r w:rsidR="006F598A" w:rsidRPr="008814E3">
        <w:rPr>
          <w:rFonts w:ascii="Times New Roman" w:hAnsi="Times New Roman" w:cs="Times New Roman"/>
          <w:color w:val="020202"/>
          <w:sz w:val="24"/>
          <w:lang w:val="en-US"/>
        </w:rPr>
        <w:lastRenderedPageBreak/>
        <w:instrText xml:space="preserve">"given":"Zsolt"},{"family":"Oláh","given":"Péter"},{"family":"Balázs","given":"Zsolt"},{"family":"Likó","given":"István"},{"family":"Zsigmond","given":"Laura"},{"family":"Sharon","given":"Donald"},{"family":"Snyder","given":"Michael"},{"family":"Boldogkői","given":"Zsolt"}],"issued":{"date-parts":[["2016",9,29]]}}},{"id":652,"uris":["http://zotero.org/users/local/SrvbCAEb/items/VQCR2X62"],"itemData":{"id":652,"type":"article-journal","abstract":"Long-read sequencing (LRS) has become increasingly important in RNA research due to its strength in resolving complex transcriptomic architectures. In this regard, currently two LRS platforms have demonstrated adequate performance: the Single Molecule Real-Time Sequencing by Pacific Biosciences (PacBio) and the nanopore sequencing by Oxford Nanopore Technologies (ONT). Even though these techniques produce lower coverage and are more error prone than short-read sequencing, they continue to be more successful in identifying polycistronic RNAs, transcript isoforms including splice and transcript end variants, as well as transcript overlaps. Recent reports have successfully applied LRS for the investigation of the transcriptome of viruses belonging to various families. These studies have substantially increased the number of previously known viral RNA molecules. In this work, we used the Sequel and MinION technique from PacBio and ONT, respectively, to characterize the lytic transcriptome of the herpes simplex virus type 1 (HSV-1). In most samples, we analyzed the poly(A) fraction of the transcriptome, but we also performed random oligonucleotide-based sequencing. Besides cDNA sequencing, we also carried out native RNA sequencing. Our investigations identified more than 2,300 previously undetected transcripts, including coding, and non-coding RNAs, multi-splice transcripts, as well as polycistronic and complex transcripts. Furthermore, we found previously unsubstantiated transcriptional start sites, polyadenylation sites, and splice sites. A large number of novel transcriptional overlaps were also detected. Random-primed sequencing revealed that each convergent gene pair produces non-polyadenylated read-through RNAs overlapping the partner genes. Furthermore, we identified novel replication-associated transcripts overlapping the HSV-1 replication origins, and novel LAT variants with very long 5' regions, which are co-terminal with the LAT-0.7kb transcript. Overall, our results demonstrated that the HSV-1 transcripts form an extremely complex pattern of overlaps, and that entire viral genome is transcriptionally active. In most viral genes, if not in all, both DNA strands are expressed.","container-title":"Frontiers in Genetics","DOI":"10.3389/fgene.2019.00834","ISSN":"1664-8021","journalAbbreviation":"Front Genet","language":"eng","note":"PMID: 31608102\nPMCID: PMC6769088","page":"834","source":"PubMed","title":"Multiple Long-Read Sequencing Survey of Herpes Simplex Virus Dynamic Transcriptome","volume":"10","author":[{"family":"Tombácz","given":"Dóra"},{"family":"Moldován","given":"Norbert"},{"family":"Balázs","given":"Zsolt"},{"family":"Gulyás","given":"Gábor"},{"family":"Csabai","given":"Zsolt"},{"family":"Boldogkői","given":"Miklós"},{"family":"Snyder","given":"Michael"},{"family":"Boldogkői","given":"Zsolt"}],"issued":{"date-parts":[["2019"]]}}},{"id":428,"uris":["http://zotero.org/users/local/SrvbCAEb/items/LG752KW4"],"itemData":{"id":428,"type":"article-journal","abstract":"Annotation of herpesvirus genomes has traditionally been undertaken through the detection of open reading frames and other genomic motifs, supplemented with sequencing of individual cDNAs. Second generation sequencing and high-density microarray studies have revealed vastly greater herpesvirus transcriptome complexity than is captured by existing annotation. The pervasive nature of overlapping transcription throughout herpesvirus genomes, however, poses substantial problems in resolving transcript structures using these methods alone. We present an approach that combines the unique attributes of Pacific Biosciences Iso-Seq long-read, Illumina short-read and deepCAGE (Cap Analysis of Gene Expression) sequencing to globally resolve polyadenylated isoform structures in replicating Epstein-Barr virus (EBV). Our method, Transcriptome Resolution through Integration of Multi-platform Data (TRIMD), identifies nearly 300 novel EBV transcripts, quadrupling the size of the annotated viral transcriptome. These findings illustrate an array of mechanisms through which EBV </w:instrText>
      </w:r>
      <w:r w:rsidR="006F598A" w:rsidRPr="008814E3">
        <w:rPr>
          <w:rFonts w:ascii="Times New Roman" w:hAnsi="Times New Roman" w:cs="Times New Roman"/>
          <w:color w:val="020202"/>
          <w:sz w:val="24"/>
          <w:lang w:val="en-US"/>
        </w:rPr>
        <w:lastRenderedPageBreak/>
        <w:instrText xml:space="preserve">achieves functional diversity in its relatively small, compact genome including programmed alternative splicing (e.g. across the IR1 repeats), alternative promoter usage by LMP2 and other latency-associated transcripts, intergenic splicing at the BZLF2 locus, and antisense transcription and pervasive readthrough transcription throughout the genome.","container-title":"Nucleic Acids Research","DOI":"10.1093/nar/gkw629","ISSN":"0305-1048","issue":"18","journalAbbreviation":"Nucleic Acids Research","page":"e145","source":"Silverchair","title":"Global transcript structure resolution of high gene density genomes through multi-platform data integration","volume":"44","author":[{"family":"O'Grady","given":"Tina"},{"family":"Wang","given":"Xia"},{"family":"Höner zu Bentrup","given":"Kerstin"},{"family":"Baddoo","given":"Melody"},{"family":"Concha","given":"Monica"},{"family":"Flemington","given":"Erik K."}],"issued":{"date-parts":[["2016",10,14]]}}},{"id":681,"uris":["http://zotero.org/users/local/SrvbCAEb/items/RWB8GXTS"],"itemData":{"id":681,"type":"article-journal","abstract":"Long-read RNA sequencing allows for the precise characterization of full-length transcripts, which makes it an indispensable tool in transcriptomics. The human cytomegalovirus (HCMV) genome has been first sequenced in 1989 and although short-read sequencing studies have uncovered much of the complexity of its transcriptome, only few of its transcripts have been fully annotated. We hereby present a long-read RNA sequencing dataset of HCMV infected human lung fibroblast cells sequenced by the Pacific Biosciences RSII platform. Seven SMRT cells were sequenced using oligo(dT) primers to reverse transcribe poly(A)-selected RNA molecules and one library was prepared using random primers for the reverse transcription of the rRNA-depleted sample. Our dataset contains 122,636 human and 33,086 viral (HMCV strain Towne) reads. The described data include raw and processed sequencing files, and combined with other datasets, they can be used to validate transcriptome analysis tools, to compare library preparation methods, to test base calling algorithms or to identify genetic variants.","container-title":"Scientific Data","DOI":"10.1038/sdata.2017.194","ISSN":"2052-4463","journalAbbreviation":"Sci Data","note":"PMID: 29257134\nPMCID: PMC5735922","page":"170194","source":"PubMed Central","title":"Long-read sequencing of the human cytomegalovirus transcriptome with the Pacific Biosciences RSII platform","volume":"4","author":[{"family":"Balázs","given":"Zsolt"},{"family":"Tombácz","given":"Dóra"},{"family":"Szűcs","given":"Attila"},{"family":"Snyder","given":"Michael"},{"family":"Boldogkői","given":"Zsolt"}],"issued":{"date-parts":[["2017",12,19]]}}},{"id":404,"uris":["http://zotero.org/users/local/SrvbCAEb/items/AZ3EEPZ5"],"itemData":{"id":404,"type":"article-journal","abstract":"Varicella zoster virus (VZV) is a human pathogenic alphaherpesvirus harboring a relatively large DNA molecule. The VZV transcriptome has already been analyzed by microarray and short-read sequencing analyses. However, both approaches have substantial limitations when used for structural characterization of transcript isoforms, even if supplemented with primer extension or other techniques. Among others, they are inefficient in distinguishing between embedded RNA molecules, transcript isoforms, including splice and length variants, as well as between alternative polycistronic transcripts. It has been demonstrated in several studies that long-read sequencing is able to circumvent these problems.","container-title":"BMC Genomics","DOI":"10.1186/s12864-018-5267-8","ISSN":"1471-2164","issue":"1","journalAbbreviation":"BMC Genomics","page":"873","source":"BioMed Central","title":"Long-read sequencing uncovers a complex transcriptome topology in varicella zoster virus","volume":"19","author":[{"family":"Prazsák","given":"István"},{"family":"Moldován","given":"Norbert"},{"family":"Balázs","given":"Zsolt"},{"family":"Tombácz","given":"Dóra"},{"family":"Megyeri","given":"Klára"},{"family":"Szűcs","given":"Attila"},{"family":"Csabai","given":"Zsolt"},{"family":"Boldogkői","given":"Zsolt"}],"issued":{"date-parts":[["2018",12,4]]}}},{"id":192,"uris":["http://zotero.org/users/local/SrvbCAEb/items/INV6GMKY"],"itemData":{"id":192,"type":"article-journal","abstract":"Long-read sequencing (LRS) has </w:instrText>
      </w:r>
      <w:r w:rsidR="006F598A" w:rsidRPr="008814E3">
        <w:rPr>
          <w:rFonts w:ascii="Times New Roman" w:hAnsi="Times New Roman" w:cs="Times New Roman"/>
          <w:color w:val="020202"/>
          <w:sz w:val="24"/>
          <w:lang w:val="en-US"/>
        </w:rPr>
        <w:lastRenderedPageBreak/>
        <w:instrText>become a standard approach for transcriptome analysis in recent years. Bovine alphaherpesvirus 1 (BoHV-1) is an important pathogen of cattle worldwide. This study reports the profiling of the dynamic lytic transcriptome of BoHV-1 using two long-read sequencing (LRS) techniques, the Oxford Nanopore Technologies MinION, and the LoopSeq synthetic LRS methods, using multiple library preparation protocols. In this work, we annotated viral mRNAs and non-coding transcripts, and a large number of transcript isoforms, including transcription start and end sites, as well as splice variants of BoHV-1. Our analysis demonstrated an extremely complex pattern of transcriptional overlaps.","container-title":"Scientific Reports","DOI":"10.1038/s41598-020-77520-1","ISSN":"2045-2322","issue":"1","journalAbbreviation":"Sci Rep","language":"eng","note":"PMID: 33235226\nPMCID: PMC7686369","page":"20496","source":"PubMed","title":"Time-course profiling of bovine alphaherpesvirus 1.1 transcriptome using multiplatform sequencing","volume":"10","author":[{"family":"Moldován","given":"Norbert"},{"family":"Torma","given":"Gábor"},{"family":"Gulyás","given":"Gábor"},{"family":"Hornyák","given":"Ákos"},{"family":"Zádori","given":"Zoltán"},{"family":"Jefferson","given":"Victoria A."},{"family":"Csabai","given":"Zsolt"},{"family":"Boldogkői","given":"Miklós"},{"family":"Tombácz","given":"Dóra"},{"family":"Meyer","given":"Florencia"},{"family":"Boldogkői","given":"Zsolt"}],"issued":{"date-parts":[["2020",11,24]]}}},{"id":769,"uris":["http://zotero.org/users/local/SrvbCAEb/items/2I8EE7AL"],"itemData":{"id":769,"type":"article-journal","abstract":"Characterizing complex viral transcriptomes by conventional RNA sequencing approaches is complicated by high gene density, overlapping reading frames, and complex splicing patterns. Direct RNA sequencing (direct RNA-seq) using nanopore arrays offers an exciting alternative whereby individual polyadenylated RNAs are sequenced directly, without the recoding and amplification biases inherent to other sequencing methodologies. Here we use direct RNA-seq to profile the herpes simplex virus type 1 (HSV-1) transcriptome during productive infection of primary cells. We show how direct RNA-seq data can be used to define transcription initiation and RNA cleavage sites associated with all polyadenylated viral RNAs and demonstrate that low level read-through transcription produces a novel class of chimeric HSV-1 transcripts, including a functional mRNA encoding a fusion of the viral E3 ubiquitin ligase ICP0 and viral membrane glycoprotein L. Thus, direct RNA-seq offers a powerful method to characterize the changing transcriptional landscape of viruses with complex genomes., Here, Depledge et al. use nanopore arrays for direct RNA sequencing to profile the HSV-1 transcriptome in productively infected cells. Sequencing of individual RNAs reveals a highly complex viral transcriptome including mRNAs encoding new viral fusion proteins derived by read-through transcription.","container-title":"Nature Communications","DOI":"10.1038/s41467-019-08734-9","ISSN":"2041-1723","journalAbbreviation":"Nat Commun","note":"PMID: 30765700\nPMCID: PMC6376126","page":"754","source":"PubMed Central","title":"Direct RNA sequencing on nanopore arrays redefines the transcriptional complexity of a viral pathogen","volume":"10","author":[{"family":"Depledge","given":"Daniel P."},{"family":"Srinivas","given":"Kalanghad Puthankalam"},{"family":"Sadaoka","given":"Tomohiko"},{"family":"Bready","given":"Devin"},{"family":"Mori","given":"Yasuko"},{"family":"Placantonakis","given":"Dimitris G."},{"family":"Mohr","given":"Ian"},{"family":"Wilson","given":"Angus C."}],"issued":{"date-parts":[["2019",2,14]]}}},{"id":765,"uris":["http://zotero.org/users/local/SrvbCAEb/items/BKSIQVDY"],"itemData":{"id":765,"type":"article-journal","abstract":"The predicted 80 open reading frames (ORFs) of herpes simplex virus 1 (HSV-1) have been intensively studied for decades. Here, we unravel the complete viral transcriptome and translatome during lytic infection with base-pair resolution by computational integration of multi-omics data. We identify a total of 201 transcripts and 284 ORFs including all known and 46 novel large ORFs. This includes a so far unknown ORF in the locus deleted in the FDA-approved oncolytic virus Imlygic. Multiple transcript isoforms expressed from individual gene loci explain translation of the vast majority of ORFs as well as N-</w:instrText>
      </w:r>
      <w:r w:rsidR="006F598A" w:rsidRPr="008814E3">
        <w:rPr>
          <w:rFonts w:ascii="Times New Roman" w:hAnsi="Times New Roman" w:cs="Times New Roman"/>
          <w:color w:val="020202"/>
          <w:sz w:val="24"/>
          <w:lang w:val="en-US"/>
        </w:rPr>
        <w:lastRenderedPageBreak/>
        <w:instrText xml:space="preserve">terminal extensions (NTEs) and truncations. We show that NTEs with non-canonical start codons govern the subcellular protein localization and packaging of key viral regulators and structural proteins. We extend the current nomenclature to include all viral gene products and provide a genome browser that visualizes all the obtained data from whole genome to single-nucleotide resolution.","container-title":"Nature Communications","DOI":"10.1038/s41467-020-15992-5","ISSN":"2041-1723","issue":"1","journalAbbreviation":"Nat Commun","language":"en","license":"2020 The Author(s)","note":"publisher: Nature Publishing Group","page":"2038","source":"www.nature.com","title":"Integrative functional genomics decodes herpes simplex virus 1","volume":"11","author":[{"family":"Whisnant","given":"Adam W."},{"family":"Jürges","given":"Christopher S."},{"family":"Hennig","given":"Thomas"},{"family":"Wyler","given":"Emanuel"},{"family":"Prusty","given":"Bhupesh"},{"family":"Rutkowski","given":"Andrzej J."},{"family":"L’hernault","given":"Anne"},{"family":"Djakovic","given":"Lara"},{"family":"Göbel","given":"Margarete"},{"family":"Döring","given":"Kristina"},{"family":"Menegatti","given":"Jennifer"},{"family":"Antrobus","given":"Robin"},{"family":"Matheson","given":"Nicholas J."},{"family":"Künzig","given":"Florian W. H."},{"family":"Mastrobuoni","given":"Guido"},{"family":"Bielow","given":"Chris"},{"family":"Kempa","given":"Stefan"},{"family":"Liang","given":"Chunguang"},{"family":"Dandekar","given":"Thomas"},{"family":"Zimmer","given":"Ralf"},{"family":"Landthaler","given":"Markus"},{"family":"Grässer","given":"Friedrich"},{"family":"Lehner","given":"Paul J."},{"family":"Friedel","given":"Caroline C."},{"family":"Erhard","given":"Florian"},{"family":"Dölken","given":"Lars"}],"issued":{"date-parts":[["2020",4,27]]}},"locator":"1"},{"id":460,"uris":["http://zotero.org/users/local/SrvbCAEb/items/RKUK5TUR"],"itemData":{"id":460,"type":"article-journal","abstract":"Varicella-zoster virus (VZV), a double-stranded DNA virus, causes varicella, establishes lifelong latency in ganglionic neurons, and reactivates later in life to cause herpes zoster, commonly associated with chronic pain. The VZV genome is densely packed and produces multitudes of overlapping transcripts deriving from both strands. While 71 distinct open reading frames (ORFs) have thus far been experimentally defined, the full coding potential of VZV remains unknown. Here, we integrated multiple short-read RNA sequencing approaches with long-read direct RNA sequencing on RNA isolated from VZV-infected cells to provide a comprehensive reannotation of the lytic VZV transcriptome architecture. Through precise mapping of transcription start sites, splice junctions, and polyadenylation sites, we identified 136 distinct polyadenylated VZV RNAs that encode canonical ORFs, noncanonical ORFs, and ORF fusions, as well as putative noncoding RNAs (ncRNAs). Furthermore, we determined the kinetic class of all VZV transcripts and observed, unexpectedly, that transcripts encoding the ORF62 protein, previously designated Immediate-Early, were expressed with Late kinetics. Our work showcases the complexity of the VZV transcriptome and provides a comprehensive resource that will facilitate future functional studies of coding RNAs, ncRNAs, and the biological mechanisms underlying the regulation of viral transcription and translation during lytic VZV infection.IMPORTANCE Transcription from herpesviral genomes, executed by the host RNA polymerase II and regulated by viral proteins, results in coordinated viral gene expression to efficiently produce infectious progeny. However, the complete coding potential and regulation of viral gene expression remain ill-defined for the human alphaherpesvirus varicella-zoster virus (VZV), causative agent of both varicella and herpes zoster. Here, we present a comprehensive overview of the VZV transcriptome and the kinetic class of all identified viral transcripts, using two virus strains and two biologically relevant cell types. Additionally, our data provide an overview of how VZV diversifies its transcription from one of the smallest herpesviral genomes. Unexpectedly, the transcript encoding the major viral transactivator protein (pORF62) was expressed with Late kinetics, whereas orthologous transcripts in other alphaherpesviruses are typically expressed during the immediate early phase. Therefore, our work both establishes the architecture of the VZV transcriptome and provides insight into regulation of alphaherpesvirus gene </w:instrText>
      </w:r>
      <w:r w:rsidR="006F598A" w:rsidRPr="008814E3">
        <w:rPr>
          <w:rFonts w:ascii="Times New Roman" w:hAnsi="Times New Roman" w:cs="Times New Roman"/>
          <w:color w:val="020202"/>
          <w:sz w:val="24"/>
          <w:lang w:val="en-US"/>
        </w:rPr>
        <w:lastRenderedPageBreak/>
        <w:instrText xml:space="preserve">expression.","container-title":"mBio","DOI":"10.1128/mBio.01568-20","ISSN":"2150-7511","issue":"5","journalAbbreviation":"mBio","language":"eng","note":"PMID: 33024035\nPMCID: PMC7542360","page":"e01568-20","source":"PubMed","title":"Decoding the Architecture of the Varicella-Zoster Virus Transcriptome","volume":"11","author":[{"family":"Braspenning","given":"Shirley E."},{"family":"Sadaoka","given":"Tomohiko"},{"family":"Breuer","given":"Judith"},{"family":"Verjans","given":"Georges M. G. M."},{"family":"Ouwendijk","given":"Werner J. D."},{"family":"Depledge","given":"Daniel P."}],"issued":{"date-parts":[["2020",10,6]]}}}],"schema":"https://github.com/citation-style-language/schema/raw/master/csl-citation.json"}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[15,17,20–26]</w:t>
      </w:r>
      <w:r w:rsidR="001758BE" w:rsidRPr="008814E3">
        <w:rPr>
          <w:rFonts w:ascii="Times New Roman" w:hAnsi="Times New Roman" w:cs="Times New Roman"/>
          <w:color w:val="020202"/>
          <w:sz w:val="24"/>
          <w:lang w:val="en-US"/>
        </w:rPr>
        <w:fldChar w:fldCharType="end"/>
      </w:r>
      <w:r w:rsidR="00114686" w:rsidRPr="008814E3">
        <w:rPr>
          <w:rFonts w:ascii="Times New Roman" w:hAnsi="Times New Roman" w:cs="Times New Roman"/>
          <w:color w:val="020202"/>
          <w:sz w:val="24"/>
          <w:lang w:val="en-US"/>
        </w:rPr>
        <w:t xml:space="preserve">. </w:t>
      </w:r>
      <w:r w:rsidR="00C00187" w:rsidRPr="008814E3">
        <w:rPr>
          <w:rFonts w:ascii="Times New Roman" w:hAnsi="Times New Roman" w:cs="Times New Roman"/>
          <w:color w:val="020202"/>
          <w:sz w:val="24"/>
          <w:lang w:val="en-US"/>
        </w:rPr>
        <w:t xml:space="preserve">Temporal dynamics </w:t>
      </w:r>
      <w:r w:rsidR="00C00187" w:rsidRPr="00E24243">
        <w:rPr>
          <w:rFonts w:ascii="Times New Roman" w:hAnsi="Times New Roman" w:cs="Times New Roman"/>
          <w:sz w:val="24"/>
          <w:lang w:val="en-US"/>
        </w:rPr>
        <w:t xml:space="preserve">of herpesvirus gene expression has also been examined using SRS </w:t>
      </w:r>
      <w:r w:rsidR="00DE5ABA"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{"citationID":"nunNXVw6","properties":{"formattedCitation":"[27]","plainCitation":"[27]","noteIndex":0},"citationItems":[{"id":760,"uris":["http://zotero.org/users/local/SrvbCAEb/items/A26LCPNV"],"itemData":{"id":760,"type":"article-journal","abstract":"During productive human cytomegalovirus (HCMV) infection, viral genes are expressed in a coordinated cascade that conventionally relies on the dependencies of viral genes on protein synthesis and viral DNA replication. By contrast, the transcriptional landscape of HCMV latency is poorly understood. Here, we examine viral gene expression dynamics during the establishment of both productive and latent HCMV infections. We redefine HCMV gene expression kinetics during productive infection and reveal that viral gene regulation does not represent a simple sequential cascade; many viral genes are regulated by multiple independent modules. Using our improved gene expression classification combined with transcriptome-wide measurements of the effects of a wide array of epigenetic inhibitors on viral gene expression during latency, we show that a defining feature of latency is the unique repression of immediate-early (IE) genes. Altogether, we recharacterize HCMV gene expression kinetics and reveal governing principles of lytic and latent gene expression.","container-title":"Cell Reports","DOI":"10.1016/j.celrep.2022.110653","ISSN":"2211-1247","issue":"2","journalAbbreviation":"Cell Reports","page":"110653","source":"ScienceDirect","title":"Temporal dynamics of HCMV gene expression in lytic and latent infections","volume":"39","author":[{"family":"Rozman","given":"Batsheva"},{"family":"Nachshon","given":"Aharon"},{"family":"Levi Samia","given":"Roi"},{"family":"Lavi","given":"Michael"},{"family":"Schwartz","given":"Michal"},{"family":"Stern-Ginossar","given":"Noam"}],"issued":{"date-parts":[["2022",4,12]]}}}],"schema":"https://github.com/citation-style-language/schema/raw/master/csl-citation.json"} </w:instrText>
      </w:r>
      <w:r w:rsidR="00DE5ABA"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[27]</w:t>
      </w:r>
      <w:r w:rsidR="00DE5ABA" w:rsidRPr="00E24243">
        <w:rPr>
          <w:rFonts w:ascii="Times New Roman" w:hAnsi="Times New Roman" w:cs="Times New Roman"/>
          <w:sz w:val="24"/>
          <w:lang w:val="en-US"/>
        </w:rPr>
        <w:fldChar w:fldCharType="end"/>
      </w:r>
      <w:r w:rsidR="00C00187" w:rsidRPr="00E24243">
        <w:rPr>
          <w:rFonts w:ascii="Times New Roman" w:hAnsi="Times New Roman" w:cs="Times New Roman"/>
          <w:sz w:val="24"/>
          <w:lang w:val="en-US"/>
        </w:rPr>
        <w:t xml:space="preserve">. </w:t>
      </w:r>
      <w:r w:rsidR="003E3ED1" w:rsidRPr="00E24243">
        <w:rPr>
          <w:rFonts w:ascii="Times New Roman" w:hAnsi="Times New Roman" w:cs="Times New Roman"/>
          <w:sz w:val="24"/>
          <w:lang w:val="en-US"/>
        </w:rPr>
        <w:t>Our</w:t>
      </w:r>
      <w:r w:rsidR="00114686" w:rsidRPr="00E24243">
        <w:rPr>
          <w:rFonts w:ascii="Times New Roman" w:hAnsi="Times New Roman" w:cs="Times New Roman"/>
          <w:sz w:val="24"/>
          <w:lang w:val="en-US"/>
        </w:rPr>
        <w:t xml:space="preserve"> </w:t>
      </w:r>
      <w:r w:rsidR="003F66A6" w:rsidRPr="00E24243">
        <w:rPr>
          <w:rFonts w:ascii="Times New Roman" w:hAnsi="Times New Roman" w:cs="Times New Roman"/>
          <w:sz w:val="24"/>
          <w:lang w:val="en-US"/>
        </w:rPr>
        <w:t>previous</w:t>
      </w:r>
      <w:r w:rsidR="00114686" w:rsidRPr="00E24243">
        <w:rPr>
          <w:rFonts w:ascii="Times New Roman" w:hAnsi="Times New Roman" w:cs="Times New Roman"/>
          <w:sz w:val="24"/>
          <w:lang w:val="en-US"/>
        </w:rPr>
        <w:t xml:space="preserve"> </w:t>
      </w:r>
      <w:r w:rsidR="006E1544" w:rsidRPr="00E24243">
        <w:rPr>
          <w:rFonts w:ascii="Times New Roman" w:hAnsi="Times New Roman" w:cs="Times New Roman"/>
          <w:sz w:val="24"/>
          <w:lang w:val="en-US"/>
        </w:rPr>
        <w:t xml:space="preserve">transcriptome profiling study, </w:t>
      </w:r>
      <w:r w:rsidR="00E3666E" w:rsidRPr="00E24243">
        <w:rPr>
          <w:rFonts w:ascii="Times New Roman" w:hAnsi="Times New Roman" w:cs="Times New Roman"/>
          <w:sz w:val="24"/>
          <w:lang w:val="en-US"/>
        </w:rPr>
        <w:t>which employed</w:t>
      </w:r>
      <w:r w:rsidR="006E1544" w:rsidRPr="00E24243">
        <w:rPr>
          <w:rFonts w:ascii="Times New Roman" w:hAnsi="Times New Roman" w:cs="Times New Roman"/>
          <w:sz w:val="24"/>
          <w:lang w:val="en-US"/>
        </w:rPr>
        <w:t xml:space="preserve"> a </w:t>
      </w:r>
      <w:r w:rsidR="00A67293" w:rsidRPr="00E24243">
        <w:rPr>
          <w:rFonts w:ascii="Times New Roman" w:hAnsi="Times New Roman" w:cs="Times New Roman"/>
          <w:sz w:val="24"/>
          <w:lang w:val="en-US"/>
        </w:rPr>
        <w:t>direct RNA sequencing</w:t>
      </w:r>
      <w:r w:rsidR="003F66A6" w:rsidRPr="00E24243">
        <w:rPr>
          <w:rFonts w:ascii="Times New Roman" w:hAnsi="Times New Roman" w:cs="Times New Roman"/>
          <w:sz w:val="24"/>
          <w:lang w:val="en-US"/>
        </w:rPr>
        <w:t xml:space="preserve"> </w:t>
      </w:r>
      <w:r w:rsidR="00A67293" w:rsidRPr="00E24243">
        <w:rPr>
          <w:rFonts w:ascii="Times New Roman" w:hAnsi="Times New Roman" w:cs="Times New Roman"/>
          <w:sz w:val="24"/>
          <w:lang w:val="en-US"/>
        </w:rPr>
        <w:t>(</w:t>
      </w:r>
      <w:proofErr w:type="spellStart"/>
      <w:r w:rsidR="00A67293" w:rsidRPr="00E24243">
        <w:rPr>
          <w:rFonts w:ascii="Times New Roman" w:hAnsi="Times New Roman" w:cs="Times New Roman"/>
          <w:sz w:val="24"/>
          <w:lang w:val="en-US"/>
        </w:rPr>
        <w:t>d</w:t>
      </w:r>
      <w:r w:rsidR="003F66A6" w:rsidRPr="00E24243">
        <w:rPr>
          <w:rFonts w:ascii="Times New Roman" w:hAnsi="Times New Roman" w:cs="Times New Roman"/>
          <w:sz w:val="24"/>
          <w:lang w:val="en-US"/>
        </w:rPr>
        <w:t>RNA</w:t>
      </w:r>
      <w:r w:rsidR="00A67293" w:rsidRPr="00E24243">
        <w:rPr>
          <w:rFonts w:ascii="Times New Roman" w:hAnsi="Times New Roman" w:cs="Times New Roman"/>
          <w:sz w:val="24"/>
          <w:lang w:val="en-US"/>
        </w:rPr>
        <w:t>-Seq</w:t>
      </w:r>
      <w:proofErr w:type="spellEnd"/>
      <w:r w:rsidR="00A67293" w:rsidRPr="00E24243">
        <w:rPr>
          <w:rFonts w:ascii="Times New Roman" w:hAnsi="Times New Roman" w:cs="Times New Roman"/>
          <w:sz w:val="24"/>
          <w:lang w:val="en-US"/>
        </w:rPr>
        <w:t>)</w:t>
      </w:r>
      <w:r w:rsidR="006E1544" w:rsidRPr="00E24243">
        <w:rPr>
          <w:rFonts w:ascii="Times New Roman" w:hAnsi="Times New Roman" w:cs="Times New Roman"/>
          <w:sz w:val="24"/>
          <w:lang w:val="en-US"/>
        </w:rPr>
        <w:t xml:space="preserve">, </w:t>
      </w:r>
      <w:r w:rsidR="003F66A6" w:rsidRPr="00E24243">
        <w:rPr>
          <w:rFonts w:ascii="Times New Roman" w:hAnsi="Times New Roman" w:cs="Times New Roman"/>
          <w:sz w:val="24"/>
          <w:lang w:val="en-US"/>
        </w:rPr>
        <w:t>identified</w:t>
      </w:r>
      <w:r w:rsidR="002D1707" w:rsidRPr="00E24243">
        <w:rPr>
          <w:rFonts w:ascii="Times New Roman" w:hAnsi="Times New Roman" w:cs="Times New Roman"/>
          <w:sz w:val="24"/>
          <w:lang w:val="en-US"/>
        </w:rPr>
        <w:t xml:space="preserve"> </w:t>
      </w:r>
      <w:r w:rsidR="00E3666E" w:rsidRPr="00E24243">
        <w:rPr>
          <w:rFonts w:ascii="Times New Roman" w:hAnsi="Times New Roman" w:cs="Times New Roman"/>
          <w:sz w:val="24"/>
          <w:lang w:val="en-US"/>
        </w:rPr>
        <w:t xml:space="preserve">the </w:t>
      </w:r>
      <w:r w:rsidR="003F66A6" w:rsidRPr="00E24243">
        <w:rPr>
          <w:rFonts w:ascii="Times New Roman" w:hAnsi="Times New Roman" w:cs="Times New Roman"/>
          <w:sz w:val="24"/>
          <w:lang w:val="en-US"/>
        </w:rPr>
        <w:t>canonical EHV-1</w:t>
      </w:r>
      <w:r w:rsidR="006E1544" w:rsidRPr="00E24243">
        <w:rPr>
          <w:rFonts w:ascii="Times New Roman" w:hAnsi="Times New Roman" w:cs="Times New Roman"/>
          <w:sz w:val="24"/>
          <w:lang w:val="en-US"/>
        </w:rPr>
        <w:t xml:space="preserve"> transcripts, </w:t>
      </w:r>
      <w:r w:rsidR="006C7465" w:rsidRPr="00E24243">
        <w:rPr>
          <w:rFonts w:ascii="Times New Roman" w:hAnsi="Times New Roman" w:cs="Times New Roman"/>
          <w:sz w:val="24"/>
          <w:lang w:val="en-US"/>
        </w:rPr>
        <w:t>including mRNAs,</w:t>
      </w:r>
      <w:r w:rsidR="006E1544" w:rsidRPr="00E24243">
        <w:rPr>
          <w:rFonts w:ascii="Times New Roman" w:hAnsi="Times New Roman" w:cs="Times New Roman"/>
          <w:sz w:val="24"/>
          <w:lang w:val="en-US"/>
        </w:rPr>
        <w:t xml:space="preserve"> non-coding RNAs</w:t>
      </w:r>
      <w:r w:rsidR="00565C2F" w:rsidRPr="00E24243">
        <w:rPr>
          <w:rFonts w:ascii="Times New Roman" w:hAnsi="Times New Roman" w:cs="Times New Roman"/>
          <w:sz w:val="24"/>
          <w:lang w:val="en-US"/>
        </w:rPr>
        <w:t xml:space="preserve"> (</w:t>
      </w:r>
      <w:proofErr w:type="spellStart"/>
      <w:r w:rsidR="00565C2F" w:rsidRPr="00E24243">
        <w:rPr>
          <w:rFonts w:ascii="Times New Roman" w:hAnsi="Times New Roman" w:cs="Times New Roman"/>
          <w:sz w:val="24"/>
          <w:lang w:val="en-US"/>
        </w:rPr>
        <w:t>ncRNAs</w:t>
      </w:r>
      <w:proofErr w:type="spellEnd"/>
      <w:r w:rsidR="00565C2F" w:rsidRPr="00E24243">
        <w:rPr>
          <w:rFonts w:ascii="Times New Roman" w:hAnsi="Times New Roman" w:cs="Times New Roman"/>
          <w:sz w:val="24"/>
          <w:lang w:val="en-US"/>
        </w:rPr>
        <w:t>)</w:t>
      </w:r>
      <w:r w:rsidR="006E1544" w:rsidRPr="00E24243">
        <w:rPr>
          <w:rFonts w:ascii="Times New Roman" w:hAnsi="Times New Roman" w:cs="Times New Roman"/>
          <w:sz w:val="24"/>
          <w:lang w:val="en-US"/>
        </w:rPr>
        <w:t xml:space="preserve"> and </w:t>
      </w:r>
      <w:r w:rsidR="00DA74D4" w:rsidRPr="00E24243">
        <w:rPr>
          <w:rFonts w:ascii="Times New Roman" w:hAnsi="Times New Roman" w:cs="Times New Roman"/>
          <w:sz w:val="24"/>
          <w:lang w:val="en-US"/>
        </w:rPr>
        <w:t xml:space="preserve">many </w:t>
      </w:r>
      <w:r w:rsidR="002D1707" w:rsidRPr="00E24243">
        <w:rPr>
          <w:rFonts w:ascii="Times New Roman" w:hAnsi="Times New Roman" w:cs="Times New Roman"/>
          <w:sz w:val="24"/>
          <w:lang w:val="en-US"/>
        </w:rPr>
        <w:t>long</w:t>
      </w:r>
      <w:r w:rsidR="003F66A6" w:rsidRPr="00E24243">
        <w:rPr>
          <w:rFonts w:ascii="Times New Roman" w:hAnsi="Times New Roman" w:cs="Times New Roman"/>
          <w:sz w:val="24"/>
          <w:lang w:val="en-US"/>
        </w:rPr>
        <w:t xml:space="preserve"> multi-gene transcripts </w:t>
      </w:r>
      <w:r w:rsidR="003F66A6"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{"citationID":"a2cCfMFi","properties":{"formattedCitation":"[28]","plainCitation":"[28]","noteIndex":0},"citationItems":[{"id":186,"uris":["http://zotero.org/users/local/SrvbCAEb/items/8R53DERT"],"itemData":{"id":186,"type":"article-journal","abstract":"This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w:instrText>
      </w:r>
      <w:r w:rsidR="006F598A" w:rsidRPr="00E24243">
        <w:rPr>
          <w:rFonts w:ascii="Times New Roman" w:hAnsi="Times New Roman" w:cs="Times New Roman"/>
          <w:sz w:val="24"/>
          <w:lang w:val="en-US"/>
        </w:rPr>
        <w:lastRenderedPageBreak/>
        <w:instrText xml:space="preserve">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3F66A6"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[28]</w:t>
      </w:r>
      <w:r w:rsidR="003F66A6" w:rsidRPr="00E24243">
        <w:rPr>
          <w:rFonts w:ascii="Times New Roman" w:hAnsi="Times New Roman" w:cs="Times New Roman"/>
          <w:sz w:val="24"/>
          <w:lang w:val="en-US"/>
        </w:rPr>
        <w:fldChar w:fldCharType="end"/>
      </w:r>
      <w:r w:rsidR="003F66A6" w:rsidRPr="00E24243">
        <w:rPr>
          <w:rFonts w:ascii="Times New Roman" w:hAnsi="Times New Roman" w:cs="Times New Roman"/>
          <w:sz w:val="24"/>
          <w:lang w:val="en-US"/>
        </w:rPr>
        <w:t>.</w:t>
      </w:r>
      <w:r w:rsidR="005E12A0" w:rsidRPr="00E24243">
        <w:rPr>
          <w:rFonts w:ascii="Times New Roman" w:hAnsi="Times New Roman" w:cs="Times New Roman"/>
          <w:sz w:val="24"/>
          <w:lang w:val="en-US"/>
        </w:rPr>
        <w:t xml:space="preserve"> </w:t>
      </w:r>
      <w:r w:rsidR="00064B90" w:rsidRPr="00E24243">
        <w:rPr>
          <w:rFonts w:ascii="Times New Roman" w:hAnsi="Times New Roman" w:cs="Times New Roman"/>
          <w:sz w:val="24"/>
          <w:lang w:val="en-US"/>
        </w:rPr>
        <w:t xml:space="preserve">However, </w:t>
      </w:r>
      <w:r w:rsidR="00A67293" w:rsidRPr="00E24243">
        <w:rPr>
          <w:rFonts w:ascii="Times New Roman" w:hAnsi="Times New Roman" w:cs="Times New Roman"/>
          <w:sz w:val="24"/>
          <w:lang w:val="en-US"/>
        </w:rPr>
        <w:t>native RNA sequencing</w:t>
      </w:r>
      <w:r w:rsidR="00064B90" w:rsidRPr="00E24243">
        <w:rPr>
          <w:rFonts w:ascii="Times New Roman" w:hAnsi="Times New Roman" w:cs="Times New Roman"/>
          <w:sz w:val="24"/>
          <w:lang w:val="en-US"/>
        </w:rPr>
        <w:t xml:space="preserve"> has limitations in accura</w:t>
      </w:r>
      <w:r w:rsidR="00010030" w:rsidRPr="00E24243">
        <w:rPr>
          <w:rFonts w:ascii="Times New Roman" w:hAnsi="Times New Roman" w:cs="Times New Roman"/>
          <w:sz w:val="24"/>
          <w:lang w:val="en-US"/>
        </w:rPr>
        <w:t>tely identifying TSSs due to 5'-</w:t>
      </w:r>
      <w:r w:rsidR="00064B90" w:rsidRPr="00E24243">
        <w:rPr>
          <w:rFonts w:ascii="Times New Roman" w:hAnsi="Times New Roman" w:cs="Times New Roman"/>
          <w:sz w:val="24"/>
          <w:lang w:val="en-US"/>
        </w:rPr>
        <w:t>truncation caused by motor protein stalling during sequencing. To address this and refine the EHV-1 transcriptome annotation, we integrated cap analysis of gene expression sequencing (CAGE-</w:t>
      </w:r>
      <w:proofErr w:type="spellStart"/>
      <w:r w:rsidR="00064B90" w:rsidRPr="00E24243">
        <w:rPr>
          <w:rFonts w:ascii="Times New Roman" w:hAnsi="Times New Roman" w:cs="Times New Roman"/>
          <w:sz w:val="24"/>
          <w:lang w:val="en-US"/>
        </w:rPr>
        <w:t>Seq</w:t>
      </w:r>
      <w:proofErr w:type="spellEnd"/>
      <w:r w:rsidR="00064B90" w:rsidRPr="00E24243">
        <w:rPr>
          <w:rFonts w:ascii="Times New Roman" w:hAnsi="Times New Roman" w:cs="Times New Roman"/>
          <w:sz w:val="24"/>
          <w:lang w:val="en-US"/>
        </w:rPr>
        <w:t>) with direct cDNA sequencing (</w:t>
      </w:r>
      <w:proofErr w:type="spellStart"/>
      <w:r w:rsidR="00064B90" w:rsidRPr="00E24243">
        <w:rPr>
          <w:rFonts w:ascii="Times New Roman" w:hAnsi="Times New Roman" w:cs="Times New Roman"/>
          <w:sz w:val="24"/>
          <w:lang w:val="en-US"/>
        </w:rPr>
        <w:t>dcDNA-Seq</w:t>
      </w:r>
      <w:proofErr w:type="spellEnd"/>
      <w:r w:rsidR="00064B90" w:rsidRPr="00E24243">
        <w:rPr>
          <w:rFonts w:ascii="Times New Roman" w:hAnsi="Times New Roman" w:cs="Times New Roman"/>
          <w:sz w:val="24"/>
          <w:lang w:val="en-US"/>
        </w:rPr>
        <w:t>). CAGE-</w:t>
      </w:r>
      <w:proofErr w:type="spellStart"/>
      <w:r w:rsidR="00064B90" w:rsidRPr="00E24243">
        <w:rPr>
          <w:rFonts w:ascii="Times New Roman" w:hAnsi="Times New Roman" w:cs="Times New Roman"/>
          <w:sz w:val="24"/>
          <w:lang w:val="en-US"/>
        </w:rPr>
        <w:t>Seq</w:t>
      </w:r>
      <w:proofErr w:type="spellEnd"/>
      <w:r w:rsidR="00064B90" w:rsidRPr="00E24243">
        <w:rPr>
          <w:rFonts w:ascii="Times New Roman" w:hAnsi="Times New Roman" w:cs="Times New Roman"/>
          <w:sz w:val="24"/>
          <w:lang w:val="en-US"/>
        </w:rPr>
        <w:t xml:space="preserve"> provides high-resolution TSS mapping, while </w:t>
      </w:r>
      <w:proofErr w:type="spellStart"/>
      <w:r w:rsidR="00064B90" w:rsidRPr="00E24243">
        <w:rPr>
          <w:rFonts w:ascii="Times New Roman" w:hAnsi="Times New Roman" w:cs="Times New Roman"/>
          <w:sz w:val="24"/>
          <w:lang w:val="en-US"/>
        </w:rPr>
        <w:t>dcDNA-Seq</w:t>
      </w:r>
      <w:proofErr w:type="spellEnd"/>
      <w:r w:rsidR="00064B90" w:rsidRPr="00E24243">
        <w:rPr>
          <w:rFonts w:ascii="Times New Roman" w:hAnsi="Times New Roman" w:cs="Times New Roman"/>
          <w:sz w:val="24"/>
          <w:lang w:val="en-US"/>
        </w:rPr>
        <w:t xml:space="preserve"> captures full-le</w:t>
      </w:r>
      <w:r w:rsidR="00010030" w:rsidRPr="00E24243">
        <w:rPr>
          <w:rFonts w:ascii="Times New Roman" w:hAnsi="Times New Roman" w:cs="Times New Roman"/>
          <w:sz w:val="24"/>
          <w:lang w:val="en-US"/>
        </w:rPr>
        <w:t>ngth transcripts without the 5'-</w:t>
      </w:r>
      <w:r w:rsidR="00064B90" w:rsidRPr="00E24243">
        <w:rPr>
          <w:rFonts w:ascii="Times New Roman" w:hAnsi="Times New Roman" w:cs="Times New Roman"/>
          <w:sz w:val="24"/>
          <w:lang w:val="en-US"/>
        </w:rPr>
        <w:t xml:space="preserve">truncation issues of </w:t>
      </w:r>
      <w:proofErr w:type="spellStart"/>
      <w:r w:rsidR="00064B90" w:rsidRPr="00E24243">
        <w:rPr>
          <w:rFonts w:ascii="Times New Roman" w:hAnsi="Times New Roman" w:cs="Times New Roman"/>
          <w:sz w:val="24"/>
          <w:lang w:val="en-US"/>
        </w:rPr>
        <w:t>dRNA</w:t>
      </w:r>
      <w:proofErr w:type="spellEnd"/>
      <w:r w:rsidR="00064B90" w:rsidRPr="00E24243">
        <w:rPr>
          <w:rFonts w:ascii="Times New Roman" w:hAnsi="Times New Roman" w:cs="Times New Roman"/>
          <w:sz w:val="24"/>
          <w:lang w:val="en-US"/>
        </w:rPr>
        <w:t xml:space="preserve">-Seq. </w:t>
      </w:r>
      <w:r w:rsidR="00375579" w:rsidRPr="00E24243">
        <w:rPr>
          <w:rFonts w:ascii="Times New Roman" w:hAnsi="Times New Roman" w:cs="Times New Roman"/>
          <w:sz w:val="24"/>
          <w:lang w:val="en-US"/>
        </w:rPr>
        <w:t xml:space="preserve">This combined approach enabled us to identify novel transcript isoforms and validate previously identified RNA molecules with greater accuracy. </w:t>
      </w:r>
      <w:r w:rsidR="003C64D6" w:rsidRPr="00E24243">
        <w:rPr>
          <w:rFonts w:ascii="Times New Roman" w:hAnsi="Times New Roman" w:cs="Times New Roman"/>
          <w:sz w:val="24"/>
          <w:lang w:val="en-US"/>
        </w:rPr>
        <w:t xml:space="preserve">Using </w:t>
      </w:r>
      <w:proofErr w:type="spellStart"/>
      <w:r w:rsidR="003C64D6" w:rsidRPr="00E24243">
        <w:rPr>
          <w:rFonts w:ascii="Times New Roman" w:hAnsi="Times New Roman" w:cs="Times New Roman"/>
          <w:sz w:val="24"/>
          <w:lang w:val="en-US"/>
        </w:rPr>
        <w:t>dcDNA-Seq</w:t>
      </w:r>
      <w:proofErr w:type="spellEnd"/>
      <w:r w:rsidR="003C64D6" w:rsidRPr="00E24243">
        <w:rPr>
          <w:rFonts w:ascii="Times New Roman" w:hAnsi="Times New Roman" w:cs="Times New Roman"/>
          <w:sz w:val="24"/>
          <w:lang w:val="en-US"/>
        </w:rPr>
        <w:t xml:space="preserve">, we determined the sequences of 27 samples collected at nine time points spanning 1 to 48 </w:t>
      </w:r>
      <w:proofErr w:type="gramStart"/>
      <w:r w:rsidR="003C64D6" w:rsidRPr="00E24243">
        <w:rPr>
          <w:rFonts w:ascii="Times New Roman" w:hAnsi="Times New Roman" w:cs="Times New Roman"/>
          <w:sz w:val="24"/>
          <w:lang w:val="en-US"/>
        </w:rPr>
        <w:t>hours</w:t>
      </w:r>
      <w:proofErr w:type="gramEnd"/>
      <w:r w:rsidR="003C64D6" w:rsidRPr="00E24243">
        <w:rPr>
          <w:rFonts w:ascii="Times New Roman" w:hAnsi="Times New Roman" w:cs="Times New Roman"/>
          <w:sz w:val="24"/>
          <w:lang w:val="en-US"/>
        </w:rPr>
        <w:t xml:space="preserve"> post-infection (</w:t>
      </w:r>
      <w:proofErr w:type="spellStart"/>
      <w:r w:rsidR="003C64D6" w:rsidRPr="00E24243">
        <w:rPr>
          <w:rFonts w:ascii="Times New Roman" w:hAnsi="Times New Roman" w:cs="Times New Roman"/>
          <w:sz w:val="24"/>
          <w:lang w:val="en-US"/>
        </w:rPr>
        <w:t>hpi</w:t>
      </w:r>
      <w:proofErr w:type="spellEnd"/>
      <w:r w:rsidR="003C64D6" w:rsidRPr="00E24243">
        <w:rPr>
          <w:rFonts w:ascii="Times New Roman" w:hAnsi="Times New Roman" w:cs="Times New Roman"/>
          <w:sz w:val="24"/>
          <w:lang w:val="en-US"/>
        </w:rPr>
        <w:t xml:space="preserve">), with three replicates per time point. </w:t>
      </w:r>
      <w:r w:rsidR="00064B90" w:rsidRPr="00E24243">
        <w:rPr>
          <w:rFonts w:ascii="Times New Roman" w:hAnsi="Times New Roman" w:cs="Times New Roman"/>
          <w:sz w:val="24"/>
          <w:lang w:val="en-US"/>
        </w:rPr>
        <w:t xml:space="preserve">This extensive temporal sampling captured the full dynamics of viral gene expression across the complete infection cycle. By </w:t>
      </w:r>
      <w:r w:rsidR="00AA329E" w:rsidRPr="00E24243">
        <w:rPr>
          <w:rFonts w:ascii="Times New Roman" w:hAnsi="Times New Roman" w:cs="Times New Roman"/>
          <w:sz w:val="24"/>
          <w:lang w:val="en-US"/>
        </w:rPr>
        <w:t>analyzing</w:t>
      </w:r>
      <w:r w:rsidR="00064B90" w:rsidRPr="00E24243">
        <w:rPr>
          <w:rFonts w:ascii="Times New Roman" w:hAnsi="Times New Roman" w:cs="Times New Roman"/>
          <w:sz w:val="24"/>
          <w:lang w:val="en-US"/>
        </w:rPr>
        <w:t xml:space="preserve"> th</w:t>
      </w:r>
      <w:r w:rsidR="00AC0404" w:rsidRPr="00E24243">
        <w:rPr>
          <w:rFonts w:ascii="Times New Roman" w:hAnsi="Times New Roman" w:cs="Times New Roman"/>
          <w:sz w:val="24"/>
          <w:lang w:val="en-US"/>
        </w:rPr>
        <w:t>is</w:t>
      </w:r>
      <w:r w:rsidR="00A66D45" w:rsidRPr="00E24243">
        <w:rPr>
          <w:rFonts w:ascii="Times New Roman" w:hAnsi="Times New Roman" w:cs="Times New Roman"/>
          <w:sz w:val="24"/>
          <w:lang w:val="en-US"/>
        </w:rPr>
        <w:t xml:space="preserve"> time-resolved </w:t>
      </w:r>
      <w:r w:rsidR="00064B90" w:rsidRPr="00E24243">
        <w:rPr>
          <w:rFonts w:ascii="Times New Roman" w:hAnsi="Times New Roman" w:cs="Times New Roman"/>
          <w:sz w:val="24"/>
          <w:lang w:val="en-US"/>
        </w:rPr>
        <w:t xml:space="preserve">data, we clustered genes into </w:t>
      </w:r>
      <w:r w:rsidR="00064B90" w:rsidRPr="00E24243">
        <w:rPr>
          <w:rFonts w:ascii="Times New Roman" w:hAnsi="Times New Roman" w:cs="Times New Roman"/>
          <w:i/>
          <w:sz w:val="24"/>
          <w:lang w:val="en-US"/>
        </w:rPr>
        <w:t>de novo</w:t>
      </w:r>
      <w:r w:rsidR="00064B90" w:rsidRPr="00E24243">
        <w:rPr>
          <w:rFonts w:ascii="Times New Roman" w:hAnsi="Times New Roman" w:cs="Times New Roman"/>
          <w:sz w:val="24"/>
          <w:lang w:val="en-US"/>
        </w:rPr>
        <w:t xml:space="preserve"> kinetic classes based on their expression dynamics. </w:t>
      </w:r>
    </w:p>
    <w:p w14:paraId="6147C06F" w14:textId="77777777" w:rsidR="00064B90" w:rsidRPr="00E24243" w:rsidRDefault="00064B90" w:rsidP="00573600">
      <w:pPr>
        <w:shd w:val="clear" w:color="auto" w:fill="FFFFFF"/>
        <w:spacing w:after="120" w:line="240" w:lineRule="auto"/>
        <w:jc w:val="both"/>
        <w:rPr>
          <w:rFonts w:ascii="Times New Roman" w:hAnsi="Times New Roman" w:cs="Times New Roman"/>
          <w:sz w:val="24"/>
          <w:lang w:val="en-US"/>
        </w:rPr>
      </w:pPr>
    </w:p>
    <w:p w14:paraId="5379C098" w14:textId="103DDAAD" w:rsidR="00D44670" w:rsidRPr="00E24243" w:rsidRDefault="00D44670"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Methods</w:t>
      </w:r>
    </w:p>
    <w:p w14:paraId="38B56AF2" w14:textId="56064A2D" w:rsidR="007839F3" w:rsidRPr="008814E3" w:rsidRDefault="00D44670" w:rsidP="00573600">
      <w:pPr>
        <w:pStyle w:val="Cmsor2"/>
        <w:keepNext w:val="0"/>
        <w:keepLines w:val="0"/>
        <w:shd w:val="clear" w:color="auto" w:fill="FFFFFF"/>
        <w:spacing w:before="0" w:line="240" w:lineRule="auto"/>
        <w:jc w:val="both"/>
        <w:rPr>
          <w:rFonts w:ascii="Times New Roman" w:hAnsi="Times New Roman" w:cs="Times New Roman"/>
          <w:b/>
          <w:color w:val="020202"/>
          <w:sz w:val="24"/>
          <w:lang w:val="en-US"/>
        </w:rPr>
      </w:pPr>
      <w:bookmarkStart w:id="29" w:name="_bqf2dhu2ikf2" w:colFirst="0" w:colLast="0"/>
      <w:bookmarkEnd w:id="29"/>
      <w:r w:rsidRPr="008814E3">
        <w:rPr>
          <w:rFonts w:ascii="Times New Roman" w:hAnsi="Times New Roman" w:cs="Times New Roman"/>
          <w:b/>
          <w:color w:val="020202"/>
          <w:sz w:val="24"/>
          <w:lang w:val="en-US"/>
        </w:rPr>
        <w:t>Cells and viruses</w:t>
      </w:r>
    </w:p>
    <w:p w14:paraId="758AE2B2" w14:textId="2D06B039" w:rsidR="00F75805" w:rsidRPr="008814E3" w:rsidDel="00F75805" w:rsidRDefault="007839F3" w:rsidP="00F75805">
      <w:pPr>
        <w:spacing w:after="120" w:line="240" w:lineRule="auto"/>
        <w:jc w:val="both"/>
        <w:rPr>
          <w:del w:id="30" w:author="Tombácz Dóra" w:date="2025-02-20T20:58:00Z"/>
          <w:moveTo w:id="31" w:author="Tombácz Dóra" w:date="2025-02-20T20:58:00Z"/>
          <w:rFonts w:ascii="Times New Roman" w:hAnsi="Times New Roman" w:cs="Times New Roman"/>
          <w:b/>
          <w:sz w:val="24"/>
          <w:lang w:val="en-US"/>
        </w:rPr>
      </w:pPr>
      <w:r w:rsidRPr="008814E3">
        <w:rPr>
          <w:rFonts w:ascii="Times New Roman" w:hAnsi="Times New Roman" w:cs="Times New Roman"/>
          <w:sz w:val="24"/>
          <w:lang w:val="en-US"/>
        </w:rPr>
        <w:t xml:space="preserve">In this study, we utilized the field isolate </w:t>
      </w:r>
      <w:r w:rsidRPr="0055091F">
        <w:rPr>
          <w:rFonts w:ascii="Times New Roman" w:hAnsi="Times New Roman" w:cs="Times New Roman"/>
          <w:sz w:val="24"/>
          <w:lang w:val="en-US"/>
        </w:rPr>
        <w:t xml:space="preserve">equid </w:t>
      </w:r>
      <w:proofErr w:type="spellStart"/>
      <w:r w:rsidRPr="0055091F">
        <w:rPr>
          <w:rFonts w:ascii="Times New Roman" w:hAnsi="Times New Roman" w:cs="Times New Roman"/>
          <w:sz w:val="24"/>
          <w:lang w:val="en-US"/>
        </w:rPr>
        <w:t>alphaherpesvirus</w:t>
      </w:r>
      <w:proofErr w:type="spellEnd"/>
      <w:r w:rsidRPr="0055091F">
        <w:rPr>
          <w:rFonts w:ascii="Times New Roman" w:hAnsi="Times New Roman" w:cs="Times New Roman"/>
          <w:sz w:val="24"/>
          <w:lang w:val="en-US"/>
        </w:rPr>
        <w:t xml:space="preserve"> 1</w:t>
      </w:r>
      <w:r w:rsidRPr="008814E3">
        <w:rPr>
          <w:rFonts w:ascii="Times New Roman" w:hAnsi="Times New Roman" w:cs="Times New Roman"/>
          <w:sz w:val="24"/>
          <w:lang w:val="en-US"/>
        </w:rPr>
        <w:t xml:space="preserve"> strain </w:t>
      </w:r>
      <w:proofErr w:type="spellStart"/>
      <w:r w:rsidRPr="008814E3">
        <w:rPr>
          <w:rFonts w:ascii="Times New Roman" w:hAnsi="Times New Roman" w:cs="Times New Roman"/>
          <w:sz w:val="24"/>
          <w:lang w:val="en-US"/>
        </w:rPr>
        <w:t>MdBio</w:t>
      </w:r>
      <w:proofErr w:type="spellEnd"/>
      <w:r w:rsidRPr="008814E3">
        <w:rPr>
          <w:rFonts w:ascii="Times New Roman" w:hAnsi="Times New Roman" w:cs="Times New Roman"/>
          <w:sz w:val="24"/>
          <w:lang w:val="en-US"/>
        </w:rPr>
        <w:t xml:space="preserve"> (EHV-1-MdBio), which was originally isolated from the organs of an aborted colt </w:t>
      </w:r>
      <w:r w:rsidR="00AA329E" w:rsidRPr="008814E3">
        <w:rPr>
          <w:rFonts w:ascii="Times New Roman" w:hAnsi="Times New Roman" w:cs="Times New Roman"/>
          <w:sz w:val="24"/>
          <w:lang w:val="en-US"/>
        </w:rPr>
        <w:t>fetus</w:t>
      </w:r>
      <w:r w:rsidRPr="008814E3">
        <w:rPr>
          <w:rFonts w:ascii="Times New Roman" w:hAnsi="Times New Roman" w:cs="Times New Roman"/>
          <w:sz w:val="24"/>
          <w:lang w:val="en-US"/>
        </w:rPr>
        <w:t xml:space="preserve"> in the 1980s at </w:t>
      </w:r>
      <w:proofErr w:type="spellStart"/>
      <w:r w:rsidRPr="008814E3">
        <w:rPr>
          <w:rFonts w:ascii="Times New Roman" w:hAnsi="Times New Roman" w:cs="Times New Roman"/>
          <w:sz w:val="24"/>
          <w:lang w:val="en-US"/>
        </w:rPr>
        <w:t>Marócpuszta</w:t>
      </w:r>
      <w:proofErr w:type="spellEnd"/>
      <w:r w:rsidRPr="008814E3">
        <w:rPr>
          <w:rFonts w:ascii="Times New Roman" w:hAnsi="Times New Roman" w:cs="Times New Roman"/>
          <w:sz w:val="24"/>
          <w:lang w:val="en-US"/>
        </w:rPr>
        <w:t xml:space="preserve">, Hungary, and has been previously described </w:t>
      </w:r>
      <w:r w:rsidR="005B7088"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{"citationID":"CpCAf0YL","properties":{"formattedCitation":"[28]","plainCitation":"[28]","noteIndex":0},"citationItems":[{"id":186,"uris":["http://zotero.org/users/local/SrvbCAEb/items/8R53DERT"],"itemData":{"id":186,"type":"article-journal","abstract":"This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w:instrText>
      </w:r>
      <w:r w:rsidR="006F598A" w:rsidRPr="008814E3">
        <w:rPr>
          <w:rFonts w:ascii="Times New Roman" w:hAnsi="Times New Roman" w:cs="Times New Roman"/>
          <w:color w:val="020202"/>
          <w:sz w:val="24"/>
          <w:lang w:val="en-US"/>
        </w:rPr>
        <w:lastRenderedPageBreak/>
        <w:instrText xml:space="preserve">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5B7088"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[28]</w:t>
      </w:r>
      <w:r w:rsidR="005B7088" w:rsidRPr="008814E3">
        <w:rPr>
          <w:rFonts w:ascii="Times New Roman" w:hAnsi="Times New Roman" w:cs="Times New Roman"/>
          <w:color w:val="020202"/>
          <w:sz w:val="24"/>
          <w:lang w:val="en-US"/>
        </w:rPr>
        <w:fldChar w:fldCharType="end"/>
      </w:r>
      <w:r w:rsidR="005B7088" w:rsidRPr="008814E3">
        <w:rPr>
          <w:rFonts w:ascii="Times New Roman" w:hAnsi="Times New Roman" w:cs="Times New Roman"/>
          <w:color w:val="020202"/>
          <w:sz w:val="24"/>
          <w:lang w:val="en-US"/>
        </w:rPr>
        <w:t>.</w:t>
      </w:r>
      <w:r w:rsidR="00D44670" w:rsidRPr="008814E3">
        <w:rPr>
          <w:rFonts w:ascii="Times New Roman" w:hAnsi="Times New Roman" w:cs="Times New Roman"/>
          <w:sz w:val="24"/>
          <w:lang w:val="en-US"/>
        </w:rPr>
        <w:t xml:space="preserve"> The virus was propagated in a confluent rabbit kidney (RK-13) epithelial cell line (ECACC: 00021715). Cells were cultivated in DMEM (Sigma), supplemented with 10% </w:t>
      </w:r>
      <w:r w:rsidR="00AA329E" w:rsidRPr="008814E3">
        <w:rPr>
          <w:rFonts w:ascii="Times New Roman" w:hAnsi="Times New Roman" w:cs="Times New Roman"/>
          <w:sz w:val="24"/>
          <w:lang w:val="en-US"/>
        </w:rPr>
        <w:t>fetal</w:t>
      </w:r>
      <w:r w:rsidR="00D44670" w:rsidRPr="008814E3">
        <w:rPr>
          <w:rFonts w:ascii="Times New Roman" w:hAnsi="Times New Roman" w:cs="Times New Roman"/>
          <w:sz w:val="24"/>
          <w:lang w:val="en-US"/>
        </w:rPr>
        <w:t xml:space="preserve"> calf serum and 80 </w:t>
      </w:r>
      <w:proofErr w:type="spellStart"/>
      <w:r w:rsidR="00D44670" w:rsidRPr="008814E3">
        <w:rPr>
          <w:rFonts w:ascii="Times New Roman" w:hAnsi="Times New Roman" w:cs="Times New Roman"/>
          <w:sz w:val="24"/>
          <w:lang w:val="en-US"/>
        </w:rPr>
        <w:t>μg</w:t>
      </w:r>
      <w:proofErr w:type="spellEnd"/>
      <w:r w:rsidR="00D44670" w:rsidRPr="008814E3">
        <w:rPr>
          <w:rFonts w:ascii="Times New Roman" w:hAnsi="Times New Roman" w:cs="Times New Roman"/>
          <w:sz w:val="24"/>
          <w:lang w:val="en-US"/>
        </w:rPr>
        <w:t xml:space="preserve"> of gentamycin per ml (</w:t>
      </w:r>
      <w:proofErr w:type="spellStart"/>
      <w:r w:rsidR="00D44670" w:rsidRPr="008814E3">
        <w:rPr>
          <w:rFonts w:ascii="Times New Roman" w:hAnsi="Times New Roman" w:cs="Times New Roman"/>
          <w:sz w:val="24"/>
          <w:lang w:val="en-US"/>
        </w:rPr>
        <w:t>Gibco</w:t>
      </w:r>
      <w:proofErr w:type="spellEnd"/>
      <w:r w:rsidR="00D44670" w:rsidRPr="008814E3">
        <w:rPr>
          <w:rFonts w:ascii="Times New Roman" w:hAnsi="Times New Roman" w:cs="Times New Roman"/>
          <w:sz w:val="24"/>
          <w:lang w:val="en-US"/>
        </w:rPr>
        <w:t>) at 37 °C in the presence of 5% CO</w:t>
      </w:r>
      <w:r w:rsidR="00D44670" w:rsidRPr="008814E3">
        <w:rPr>
          <w:rFonts w:ascii="Times New Roman" w:hAnsi="Times New Roman" w:cs="Times New Roman"/>
          <w:sz w:val="24"/>
          <w:vertAlign w:val="subscript"/>
          <w:lang w:val="en-US"/>
        </w:rPr>
        <w:t>2</w:t>
      </w:r>
      <w:r w:rsidR="00D44670" w:rsidRPr="008814E3">
        <w:rPr>
          <w:rFonts w:ascii="Times New Roman" w:hAnsi="Times New Roman" w:cs="Times New Roman"/>
          <w:sz w:val="24"/>
          <w:lang w:val="en-US"/>
        </w:rPr>
        <w:t>. For the preparation of virus stock solution, cells were infected with 0.1 multiplicity of infect</w:t>
      </w:r>
      <w:r w:rsidR="003D12DB">
        <w:rPr>
          <w:rFonts w:ascii="Times New Roman" w:hAnsi="Times New Roman" w:cs="Times New Roman"/>
          <w:sz w:val="24"/>
          <w:lang w:val="en-US"/>
        </w:rPr>
        <w:t>ion [MOI = plaque-forming units</w:t>
      </w:r>
      <w:r w:rsidR="00D44670" w:rsidRPr="00E001DD">
        <w:rPr>
          <w:rFonts w:ascii="Times New Roman" w:hAnsi="Times New Roman" w:cs="Times New Roman"/>
          <w:sz w:val="24"/>
          <w:lang w:val="en-US"/>
        </w:rPr>
        <w:t>/</w:t>
      </w:r>
      <w:r w:rsidR="00D44670" w:rsidRPr="008814E3">
        <w:rPr>
          <w:rFonts w:ascii="Times New Roman" w:hAnsi="Times New Roman" w:cs="Times New Roman"/>
          <w:sz w:val="24"/>
          <w:lang w:val="en-US"/>
        </w:rPr>
        <w:t xml:space="preserve">cell]. Viral infection was allowed to progress until complete cytopathic effect was observed. As a next step, three successive cycles of freezing and thawing of infected cells were carried out to release of viruses from the cells. For the sequencing experiments, RK-13 cells were infected with 4 MOI of EHV-1-MdBio in three technical replicates. Infected cells were incubated for 1 h at 4 °C, followed by removal of the virus suspension and washing the cells with phosphate-buffered saline. As a next step, new culture medium was added to the infected cells, which were incubated for 1, 2, 4, 6, 8, 12, 18, 24, or 48 h. After the incubation, the culture medium was removed, and the infected cells were frozen at −80 °C until further use. </w:t>
      </w:r>
      <w:moveToRangeStart w:id="32" w:author="Tombácz Dóra" w:date="2025-02-20T20:58:00Z" w:name="move190977508"/>
      <w:moveTo w:id="33" w:author="Tombácz Dóra" w:date="2025-02-20T20:58:00Z">
        <w:del w:id="34" w:author="Tombácz Dóra" w:date="2025-02-20T20:58:00Z">
          <w:r w:rsidR="00F75805" w:rsidRPr="008814E3" w:rsidDel="00F75805">
            <w:rPr>
              <w:rFonts w:ascii="Times New Roman" w:hAnsi="Times New Roman" w:cs="Times New Roman"/>
              <w:b/>
              <w:sz w:val="24"/>
              <w:lang w:val="en-US"/>
            </w:rPr>
            <w:delText>Ethics statement</w:delText>
          </w:r>
        </w:del>
      </w:moveTo>
    </w:p>
    <w:p w14:paraId="6C27C12B" w14:textId="77777777" w:rsidR="00F75805" w:rsidRPr="008814E3" w:rsidRDefault="00F75805" w:rsidP="00F75805">
      <w:pPr>
        <w:spacing w:after="120" w:line="240" w:lineRule="auto"/>
        <w:jc w:val="both"/>
        <w:rPr>
          <w:moveTo w:id="35" w:author="Tombácz Dóra" w:date="2025-02-20T20:58:00Z"/>
          <w:rFonts w:ascii="Times New Roman" w:hAnsi="Times New Roman" w:cs="Times New Roman"/>
          <w:sz w:val="24"/>
          <w:lang w:val="en-US"/>
        </w:rPr>
      </w:pPr>
      <w:moveTo w:id="36" w:author="Tombácz Dóra" w:date="2025-02-20T20:58:00Z">
        <w:r w:rsidRPr="008814E3">
          <w:rPr>
            <w:rFonts w:ascii="Times New Roman" w:hAnsi="Times New Roman" w:cs="Times New Roman"/>
            <w:sz w:val="24"/>
            <w:lang w:val="en-US"/>
          </w:rPr>
          <w:t>Ethics approval is "Not Applicable," as no animal experiments were performed.</w:t>
        </w:r>
      </w:moveTo>
    </w:p>
    <w:moveToRangeEnd w:id="32"/>
    <w:p w14:paraId="71F5C350" w14:textId="64D70735" w:rsidR="00D44670" w:rsidRPr="008814E3" w:rsidRDefault="00D44670" w:rsidP="00573600">
      <w:pPr>
        <w:spacing w:after="120" w:line="240" w:lineRule="auto"/>
        <w:jc w:val="both"/>
        <w:rPr>
          <w:rFonts w:ascii="Times New Roman" w:hAnsi="Times New Roman" w:cs="Times New Roman"/>
          <w:sz w:val="24"/>
          <w:lang w:val="en-US"/>
        </w:rPr>
      </w:pPr>
    </w:p>
    <w:p w14:paraId="7C52BE75" w14:textId="77777777" w:rsidR="00D44670" w:rsidRPr="008814E3" w:rsidRDefault="00D44670" w:rsidP="00573600">
      <w:pPr>
        <w:spacing w:after="120" w:line="240" w:lineRule="auto"/>
        <w:jc w:val="both"/>
        <w:rPr>
          <w:rFonts w:ascii="Times New Roman" w:hAnsi="Times New Roman" w:cs="Times New Roman"/>
          <w:b/>
          <w:sz w:val="24"/>
          <w:lang w:val="en-US"/>
        </w:rPr>
      </w:pPr>
      <w:proofErr w:type="spellStart"/>
      <w:r w:rsidRPr="008814E3">
        <w:rPr>
          <w:rFonts w:ascii="Times New Roman" w:hAnsi="Times New Roman" w:cs="Times New Roman"/>
          <w:b/>
          <w:color w:val="020202"/>
          <w:sz w:val="24"/>
          <w:lang w:val="en-US"/>
        </w:rPr>
        <w:t>Cycloheximide</w:t>
      </w:r>
      <w:proofErr w:type="spellEnd"/>
      <w:r w:rsidRPr="008814E3">
        <w:rPr>
          <w:rFonts w:ascii="Times New Roman" w:hAnsi="Times New Roman" w:cs="Times New Roman"/>
          <w:b/>
          <w:color w:val="020202"/>
          <w:sz w:val="24"/>
          <w:lang w:val="en-US"/>
        </w:rPr>
        <w:t xml:space="preserve"> </w:t>
      </w:r>
      <w:r w:rsidRPr="008814E3">
        <w:rPr>
          <w:rFonts w:ascii="Times New Roman" w:hAnsi="Times New Roman" w:cs="Times New Roman"/>
          <w:b/>
          <w:sz w:val="24"/>
          <w:lang w:val="en-US"/>
        </w:rPr>
        <w:t>treatment of cells</w:t>
      </w:r>
    </w:p>
    <w:p w14:paraId="073A823A" w14:textId="7E653BC3" w:rsidR="006848C6" w:rsidRPr="008814E3" w:rsidRDefault="00D44670" w:rsidP="00573600">
      <w:pPr>
        <w:pStyle w:val="Norml1"/>
        <w:spacing w:after="120" w:line="240" w:lineRule="auto"/>
        <w:jc w:val="both"/>
        <w:rPr>
          <w:rFonts w:ascii="Times New Roman" w:hAnsi="Times New Roman" w:cs="Times New Roman"/>
          <w:color w:val="020202"/>
        </w:rPr>
      </w:pPr>
      <w:r w:rsidRPr="008814E3">
        <w:rPr>
          <w:rFonts w:ascii="Times New Roman" w:hAnsi="Times New Roman" w:cs="Times New Roman"/>
        </w:rPr>
        <w:t xml:space="preserve">RK-13 cells were grown in DMEM supplemented with 10% fetal bovine serum until they reached 60–70% </w:t>
      </w:r>
      <w:proofErr w:type="spellStart"/>
      <w:r w:rsidRPr="008814E3">
        <w:rPr>
          <w:rFonts w:ascii="Times New Roman" w:hAnsi="Times New Roman" w:cs="Times New Roman"/>
        </w:rPr>
        <w:t>confluency</w:t>
      </w:r>
      <w:proofErr w:type="spellEnd"/>
      <w:r w:rsidRPr="008814E3">
        <w:rPr>
          <w:rFonts w:ascii="Times New Roman" w:hAnsi="Times New Roman" w:cs="Times New Roman"/>
        </w:rPr>
        <w:t xml:space="preserve">. The medium was then replaced with 5 mL of serum-free DMEM containing either 20 or 100 </w:t>
      </w:r>
      <w:proofErr w:type="spellStart"/>
      <w:r w:rsidRPr="008814E3">
        <w:rPr>
          <w:rFonts w:ascii="Times New Roman" w:hAnsi="Times New Roman" w:cs="Times New Roman"/>
        </w:rPr>
        <w:t>μg</w:t>
      </w:r>
      <w:proofErr w:type="spellEnd"/>
      <w:r w:rsidRPr="008814E3">
        <w:rPr>
          <w:rFonts w:ascii="Times New Roman" w:hAnsi="Times New Roman" w:cs="Times New Roman"/>
        </w:rPr>
        <w:t xml:space="preserve">/mL </w:t>
      </w:r>
      <w:proofErr w:type="spellStart"/>
      <w:r w:rsidRPr="008814E3">
        <w:rPr>
          <w:rFonts w:ascii="Times New Roman" w:hAnsi="Times New Roman" w:cs="Times New Roman"/>
        </w:rPr>
        <w:t>cycloheximide</w:t>
      </w:r>
      <w:proofErr w:type="spellEnd"/>
      <w:r w:rsidRPr="008814E3">
        <w:rPr>
          <w:rFonts w:ascii="Times New Roman" w:hAnsi="Times New Roman" w:cs="Times New Roman"/>
        </w:rPr>
        <w:t xml:space="preserve"> (CHX). After a 1-hour incubation, this medium was substituted with 2 mL of a 10 MOI virus solution, also containing the same CHX concentrations, and the cells were incubated for either 6 or 8 hours. Post-incubation, the CHX-treated cells were</w:t>
      </w:r>
      <w:r w:rsidRPr="008814E3">
        <w:rPr>
          <w:rFonts w:ascii="Times New Roman" w:hAnsi="Times New Roman" w:cs="Times New Roman"/>
          <w:color w:val="020202"/>
        </w:rPr>
        <w:t xml:space="preserve"> washed once with PBS, scraped off the dish, and centrifuged at 2000 g for 2 minutes. Following the removal of the supernatant, the cell samples were immediately placed</w:t>
      </w:r>
      <w:r w:rsidR="006848C6" w:rsidRPr="008814E3">
        <w:rPr>
          <w:rFonts w:ascii="Times New Roman" w:hAnsi="Times New Roman" w:cs="Times New Roman"/>
          <w:color w:val="020202"/>
        </w:rPr>
        <w:t xml:space="preserve"> on dry ice for future analysis.</w:t>
      </w:r>
    </w:p>
    <w:p w14:paraId="73FFB83D" w14:textId="77777777" w:rsidR="00D44670" w:rsidRPr="008814E3" w:rsidRDefault="00D44670" w:rsidP="00573600">
      <w:pPr>
        <w:pStyle w:val="Cmsor2"/>
        <w:keepNext w:val="0"/>
        <w:keepLines w:val="0"/>
        <w:shd w:val="clear" w:color="auto" w:fill="FFFFFF"/>
        <w:spacing w:before="0" w:line="240" w:lineRule="auto"/>
        <w:jc w:val="both"/>
        <w:rPr>
          <w:rFonts w:ascii="Times New Roman" w:hAnsi="Times New Roman" w:cs="Times New Roman"/>
          <w:b/>
          <w:color w:val="020202"/>
          <w:sz w:val="24"/>
          <w:lang w:val="en-US"/>
        </w:rPr>
      </w:pPr>
      <w:r w:rsidRPr="008814E3">
        <w:rPr>
          <w:rFonts w:ascii="Times New Roman" w:hAnsi="Times New Roman" w:cs="Times New Roman"/>
          <w:b/>
          <w:color w:val="020202"/>
          <w:sz w:val="24"/>
          <w:lang w:val="en-US"/>
        </w:rPr>
        <w:t>RNA extraction</w:t>
      </w:r>
    </w:p>
    <w:p w14:paraId="344BE8F5" w14:textId="645952E5" w:rsidR="00D44670" w:rsidRPr="008814E3" w:rsidRDefault="00D44670"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sz w:val="24"/>
          <w:lang w:val="en-US"/>
        </w:rPr>
        <w:t xml:space="preserve">The RNA extraction was conducted using the </w:t>
      </w:r>
      <w:proofErr w:type="spellStart"/>
      <w:r w:rsidRPr="008814E3">
        <w:rPr>
          <w:rFonts w:ascii="Times New Roman" w:hAnsi="Times New Roman" w:cs="Times New Roman"/>
          <w:sz w:val="24"/>
          <w:lang w:val="en-US"/>
        </w:rPr>
        <w:t>NucleoSpin</w:t>
      </w:r>
      <w:proofErr w:type="spellEnd"/>
      <w:r w:rsidRPr="008814E3">
        <w:rPr>
          <w:rFonts w:ascii="Times New Roman" w:hAnsi="Times New Roman" w:cs="Times New Roman"/>
          <w:sz w:val="24"/>
          <w:lang w:val="en-US"/>
        </w:rPr>
        <w:t xml:space="preserve"> RNA kit from </w:t>
      </w:r>
      <w:proofErr w:type="spellStart"/>
      <w:r w:rsidRPr="008814E3">
        <w:rPr>
          <w:rFonts w:ascii="Times New Roman" w:hAnsi="Times New Roman" w:cs="Times New Roman"/>
          <w:sz w:val="24"/>
          <w:lang w:val="en-US"/>
        </w:rPr>
        <w:t>Macherey</w:t>
      </w:r>
      <w:proofErr w:type="spellEnd"/>
      <w:r w:rsidRPr="008814E3">
        <w:rPr>
          <w:rFonts w:ascii="Times New Roman" w:hAnsi="Times New Roman" w:cs="Times New Roman"/>
          <w:sz w:val="24"/>
          <w:lang w:val="en-US"/>
        </w:rPr>
        <w:t xml:space="preserve">-Nagel. The process began by lysing the cells in a buffer containing </w:t>
      </w:r>
      <w:proofErr w:type="spellStart"/>
      <w:r w:rsidRPr="008814E3">
        <w:rPr>
          <w:rFonts w:ascii="Times New Roman" w:hAnsi="Times New Roman" w:cs="Times New Roman"/>
          <w:sz w:val="24"/>
          <w:lang w:val="en-US"/>
        </w:rPr>
        <w:t>chaotropic</w:t>
      </w:r>
      <w:proofErr w:type="spellEnd"/>
      <w:r w:rsidRPr="008814E3">
        <w:rPr>
          <w:rFonts w:ascii="Times New Roman" w:hAnsi="Times New Roman" w:cs="Times New Roman"/>
          <w:sz w:val="24"/>
          <w:lang w:val="en-US"/>
        </w:rPr>
        <w:t xml:space="preserve"> ions to deactivate RNases. This step facilitated the binding of DNA and RNA molecules to the silica membrane. To eliminate any residual genomic DNA (</w:t>
      </w:r>
      <w:proofErr w:type="spellStart"/>
      <w:r w:rsidRPr="008814E3">
        <w:rPr>
          <w:rFonts w:ascii="Times New Roman" w:hAnsi="Times New Roman" w:cs="Times New Roman"/>
          <w:sz w:val="24"/>
          <w:lang w:val="en-US"/>
        </w:rPr>
        <w:t>gDNA</w:t>
      </w:r>
      <w:proofErr w:type="spellEnd"/>
      <w:r w:rsidRPr="008814E3">
        <w:rPr>
          <w:rFonts w:ascii="Times New Roman" w:hAnsi="Times New Roman" w:cs="Times New Roman"/>
          <w:sz w:val="24"/>
          <w:lang w:val="en-US"/>
        </w:rPr>
        <w:t xml:space="preserve">), all samples were treated with DNase I. The total RNA was then eluted in nuclease-free water. Further purification to remove any remaining </w:t>
      </w:r>
      <w:proofErr w:type="spellStart"/>
      <w:r w:rsidRPr="008814E3">
        <w:rPr>
          <w:rFonts w:ascii="Times New Roman" w:hAnsi="Times New Roman" w:cs="Times New Roman"/>
          <w:sz w:val="24"/>
          <w:lang w:val="en-US"/>
        </w:rPr>
        <w:t>gDNA</w:t>
      </w:r>
      <w:proofErr w:type="spellEnd"/>
      <w:r w:rsidRPr="008814E3">
        <w:rPr>
          <w:rFonts w:ascii="Times New Roman" w:hAnsi="Times New Roman" w:cs="Times New Roman"/>
          <w:sz w:val="24"/>
          <w:lang w:val="en-US"/>
        </w:rPr>
        <w:t xml:space="preserve"> was achieved using the TURBO DNA-free™ Kit from </w:t>
      </w:r>
      <w:r w:rsidRPr="0075606C">
        <w:rPr>
          <w:rFonts w:ascii="Times New Roman" w:hAnsi="Times New Roman" w:cs="Times New Roman"/>
          <w:sz w:val="24"/>
          <w:lang w:val="en-US"/>
        </w:rPr>
        <w:t xml:space="preserve">Invitrogen. The RNA concentration in the samples was determined using the Qubit 4.0 </w:t>
      </w:r>
      <w:proofErr w:type="spellStart"/>
      <w:r w:rsidRPr="0075606C">
        <w:rPr>
          <w:rFonts w:ascii="Times New Roman" w:hAnsi="Times New Roman" w:cs="Times New Roman"/>
          <w:sz w:val="24"/>
          <w:lang w:val="en-US"/>
        </w:rPr>
        <w:t>fluorometer</w:t>
      </w:r>
      <w:proofErr w:type="spellEnd"/>
      <w:r w:rsidRPr="0075606C">
        <w:rPr>
          <w:rFonts w:ascii="Times New Roman" w:hAnsi="Times New Roman" w:cs="Times New Roman"/>
          <w:sz w:val="24"/>
          <w:lang w:val="en-US"/>
        </w:rPr>
        <w:t xml:space="preserve"> and the Qubit Broad Range RNA Assay Kit, also from Invitrogen (</w:t>
      </w:r>
      <w:r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1</w:t>
      </w:r>
      <w:r w:rsidRPr="0075606C">
        <w:rPr>
          <w:rFonts w:ascii="Times New Roman" w:hAnsi="Times New Roman" w:cs="Times New Roman"/>
          <w:sz w:val="24"/>
          <w:lang w:val="en-US"/>
        </w:rPr>
        <w:t xml:space="preserve">). Quality control was performed with the Agilent </w:t>
      </w:r>
      <w:proofErr w:type="spellStart"/>
      <w:r w:rsidRPr="0075606C">
        <w:rPr>
          <w:rFonts w:ascii="Times New Roman" w:hAnsi="Times New Roman" w:cs="Times New Roman"/>
          <w:sz w:val="24"/>
          <w:lang w:val="en-US"/>
        </w:rPr>
        <w:t>TapeStation</w:t>
      </w:r>
      <w:proofErr w:type="spellEnd"/>
      <w:r w:rsidRPr="0075606C">
        <w:rPr>
          <w:rFonts w:ascii="Times New Roman" w:hAnsi="Times New Roman" w:cs="Times New Roman"/>
          <w:sz w:val="24"/>
          <w:lang w:val="en-US"/>
        </w:rPr>
        <w:t xml:space="preserve"> 4150, and only samples with RIN scores </w:t>
      </w:r>
      <w:r w:rsidRPr="008814E3">
        <w:rPr>
          <w:rFonts w:ascii="Times New Roman" w:hAnsi="Times New Roman" w:cs="Times New Roman"/>
          <w:sz w:val="24"/>
          <w:lang w:val="en-US"/>
        </w:rPr>
        <w:t>equal to or greater than 9.2 were used for cDNA synthesis and subsequent experiments.</w:t>
      </w:r>
    </w:p>
    <w:p w14:paraId="5F34CEF3" w14:textId="77777777" w:rsidR="00D44670" w:rsidRPr="008814E3" w:rsidRDefault="00D44670" w:rsidP="00573600">
      <w:pPr>
        <w:spacing w:after="120" w:line="240" w:lineRule="auto"/>
        <w:rPr>
          <w:rFonts w:ascii="Times New Roman" w:hAnsi="Times New Roman" w:cs="Times New Roman"/>
          <w:b/>
          <w:sz w:val="24"/>
          <w:lang w:val="en-US"/>
        </w:rPr>
      </w:pPr>
      <w:r w:rsidRPr="008814E3">
        <w:rPr>
          <w:rFonts w:ascii="Times New Roman" w:hAnsi="Times New Roman" w:cs="Times New Roman"/>
          <w:b/>
          <w:sz w:val="24"/>
          <w:lang w:val="en-US"/>
        </w:rPr>
        <w:t xml:space="preserve">Purification of </w:t>
      </w:r>
      <w:proofErr w:type="spellStart"/>
      <w:r w:rsidRPr="008814E3">
        <w:rPr>
          <w:rFonts w:ascii="Times New Roman" w:hAnsi="Times New Roman" w:cs="Times New Roman"/>
          <w:b/>
          <w:sz w:val="24"/>
          <w:lang w:val="en-US"/>
        </w:rPr>
        <w:t>polyadenylated</w:t>
      </w:r>
      <w:proofErr w:type="spellEnd"/>
      <w:r w:rsidRPr="008814E3">
        <w:rPr>
          <w:rFonts w:ascii="Times New Roman" w:hAnsi="Times New Roman" w:cs="Times New Roman"/>
          <w:b/>
          <w:sz w:val="24"/>
          <w:lang w:val="en-US"/>
        </w:rPr>
        <w:t xml:space="preserve"> RNA </w:t>
      </w:r>
    </w:p>
    <w:p w14:paraId="07F43937" w14:textId="10E5F686" w:rsidR="00D44670" w:rsidRPr="00E24243" w:rsidRDefault="00D44670"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sz w:val="24"/>
          <w:lang w:val="en-US"/>
        </w:rPr>
        <w:lastRenderedPageBreak/>
        <w:t>The poly(A)</w:t>
      </w:r>
      <w:r w:rsidRPr="008814E3">
        <w:rPr>
          <w:rFonts w:ascii="Times New Roman" w:hAnsi="Times New Roman" w:cs="Times New Roman"/>
          <w:sz w:val="24"/>
          <w:vertAlign w:val="superscript"/>
          <w:lang w:val="en-US"/>
        </w:rPr>
        <w:t>+</w:t>
      </w:r>
      <w:r w:rsidRPr="008814E3">
        <w:rPr>
          <w:rFonts w:ascii="Times New Roman" w:hAnsi="Times New Roman" w:cs="Times New Roman"/>
          <w:sz w:val="24"/>
          <w:lang w:val="en-US"/>
        </w:rPr>
        <w:t xml:space="preserve"> RNA fraction was extracted from the total RNA using the </w:t>
      </w:r>
      <w:proofErr w:type="spellStart"/>
      <w:r w:rsidRPr="008814E3">
        <w:rPr>
          <w:rFonts w:ascii="Times New Roman" w:hAnsi="Times New Roman" w:cs="Times New Roman"/>
          <w:sz w:val="24"/>
          <w:lang w:val="en-US"/>
        </w:rPr>
        <w:t>Oligotex</w:t>
      </w:r>
      <w:proofErr w:type="spellEnd"/>
      <w:r w:rsidRPr="008814E3">
        <w:rPr>
          <w:rFonts w:ascii="Times New Roman" w:hAnsi="Times New Roman" w:cs="Times New Roman"/>
          <w:sz w:val="24"/>
          <w:lang w:val="en-US"/>
        </w:rPr>
        <w:t xml:space="preserve"> mRNA Mini Kit by </w:t>
      </w:r>
      <w:proofErr w:type="spellStart"/>
      <w:r w:rsidRPr="008814E3">
        <w:rPr>
          <w:rFonts w:ascii="Times New Roman" w:hAnsi="Times New Roman" w:cs="Times New Roman"/>
          <w:sz w:val="24"/>
          <w:lang w:val="en-US"/>
        </w:rPr>
        <w:t>Qiagen</w:t>
      </w:r>
      <w:proofErr w:type="spellEnd"/>
      <w:r w:rsidRPr="008814E3">
        <w:rPr>
          <w:rFonts w:ascii="Times New Roman" w:hAnsi="Times New Roman" w:cs="Times New Roman"/>
          <w:sz w:val="24"/>
          <w:lang w:val="en-US"/>
        </w:rPr>
        <w:t xml:space="preserve">. Initially, the volume of each sample was adjusted to 250 µL with RNase-free water. Then, 15 µL of </w:t>
      </w:r>
      <w:proofErr w:type="spellStart"/>
      <w:r w:rsidRPr="008814E3">
        <w:rPr>
          <w:rFonts w:ascii="Times New Roman" w:hAnsi="Times New Roman" w:cs="Times New Roman"/>
          <w:sz w:val="24"/>
          <w:lang w:val="en-US"/>
        </w:rPr>
        <w:t>Oligotex</w:t>
      </w:r>
      <w:proofErr w:type="spellEnd"/>
      <w:r w:rsidRPr="008814E3">
        <w:rPr>
          <w:rFonts w:ascii="Times New Roman" w:hAnsi="Times New Roman" w:cs="Times New Roman"/>
          <w:sz w:val="24"/>
          <w:lang w:val="en-US"/>
        </w:rPr>
        <w:t xml:space="preserve"> suspension and 250 µL of OBB buffer, both from the </w:t>
      </w:r>
      <w:proofErr w:type="spellStart"/>
      <w:r w:rsidRPr="008814E3">
        <w:rPr>
          <w:rFonts w:ascii="Times New Roman" w:hAnsi="Times New Roman" w:cs="Times New Roman"/>
          <w:sz w:val="24"/>
          <w:lang w:val="en-US"/>
        </w:rPr>
        <w:t>Qiagen</w:t>
      </w:r>
      <w:proofErr w:type="spellEnd"/>
      <w:r w:rsidRPr="008814E3">
        <w:rPr>
          <w:rFonts w:ascii="Times New Roman" w:hAnsi="Times New Roman" w:cs="Times New Roman"/>
          <w:sz w:val="24"/>
          <w:lang w:val="en-US"/>
        </w:rPr>
        <w:t xml:space="preserve"> kit, were added to the samples. The mixture was heated to 70°C for 3 minutes and subsequently cooled to 25°C for 10 minutes. After centrifuging at 14,000×g for 2 minutes, the supernatants were discarded. The samples were then washed </w:t>
      </w:r>
      <w:r w:rsidRPr="00E24243">
        <w:rPr>
          <w:rFonts w:ascii="Times New Roman" w:hAnsi="Times New Roman" w:cs="Times New Roman"/>
          <w:sz w:val="24"/>
          <w:lang w:val="en-US"/>
        </w:rPr>
        <w:t xml:space="preserve">with 400 µL of OW2 wash buffer from the kit and transferred to spin columns provided in the kit, followed by centrifugation at 14,000×g for 1 minute. This washing step was repeated. Finally, the </w:t>
      </w:r>
      <w:proofErr w:type="spellStart"/>
      <w:r w:rsidRPr="00E24243">
        <w:rPr>
          <w:rFonts w:ascii="Times New Roman" w:hAnsi="Times New Roman" w:cs="Times New Roman"/>
          <w:sz w:val="24"/>
          <w:lang w:val="en-US"/>
        </w:rPr>
        <w:t>polyadenylated</w:t>
      </w:r>
      <w:proofErr w:type="spellEnd"/>
      <w:r w:rsidRPr="00E24243">
        <w:rPr>
          <w:rFonts w:ascii="Times New Roman" w:hAnsi="Times New Roman" w:cs="Times New Roman"/>
          <w:sz w:val="24"/>
          <w:lang w:val="en-US"/>
        </w:rPr>
        <w:t xml:space="preserve"> RNA was eluted from the membrane using 50 µl of pre-heated elution buffer from the </w:t>
      </w:r>
      <w:proofErr w:type="spellStart"/>
      <w:r w:rsidRPr="00E24243">
        <w:rPr>
          <w:rFonts w:ascii="Times New Roman" w:hAnsi="Times New Roman" w:cs="Times New Roman"/>
          <w:sz w:val="24"/>
          <w:lang w:val="en-US"/>
        </w:rPr>
        <w:t>Qiagen</w:t>
      </w:r>
      <w:proofErr w:type="spellEnd"/>
      <w:r w:rsidRPr="00E24243">
        <w:rPr>
          <w:rFonts w:ascii="Times New Roman" w:hAnsi="Times New Roman" w:cs="Times New Roman"/>
          <w:sz w:val="24"/>
          <w:lang w:val="en-US"/>
        </w:rPr>
        <w:t xml:space="preserve"> kit, collected in 60 µl elution buffer, with a second elution step performed to maximize the yield (</w:t>
      </w:r>
      <w:r w:rsidRPr="00E24243">
        <w:rPr>
          <w:rFonts w:ascii="Times New Roman" w:hAnsi="Times New Roman" w:cs="Times New Roman"/>
          <w:b/>
          <w:sz w:val="24"/>
          <w:lang w:val="en-US"/>
        </w:rPr>
        <w:t xml:space="preserve">Supplementary Table </w:t>
      </w:r>
      <w:r w:rsidR="00C820E5" w:rsidRPr="00E24243">
        <w:rPr>
          <w:rFonts w:ascii="Times New Roman" w:hAnsi="Times New Roman" w:cs="Times New Roman"/>
          <w:b/>
          <w:sz w:val="24"/>
          <w:lang w:val="en-US"/>
        </w:rPr>
        <w:t>S</w:t>
      </w:r>
      <w:r w:rsidR="004F5078" w:rsidRPr="00E24243">
        <w:rPr>
          <w:rFonts w:ascii="Times New Roman" w:hAnsi="Times New Roman" w:cs="Times New Roman"/>
          <w:b/>
          <w:sz w:val="24"/>
          <w:lang w:val="en-US"/>
        </w:rPr>
        <w:t>2</w:t>
      </w:r>
      <w:r w:rsidRPr="00E24243">
        <w:rPr>
          <w:rFonts w:ascii="Times New Roman" w:hAnsi="Times New Roman" w:cs="Times New Roman"/>
          <w:sz w:val="24"/>
          <w:lang w:val="en-US"/>
        </w:rPr>
        <w:t>).</w:t>
      </w:r>
    </w:p>
    <w:p w14:paraId="3F43ACE7" w14:textId="29EC7A9B" w:rsidR="00D44670" w:rsidRPr="00E24243" w:rsidRDefault="00DE4AF8"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RNA q</w:t>
      </w:r>
      <w:r w:rsidR="00D44670" w:rsidRPr="00E24243">
        <w:rPr>
          <w:rFonts w:ascii="Times New Roman" w:hAnsi="Times New Roman" w:cs="Times New Roman"/>
          <w:b/>
          <w:sz w:val="24"/>
          <w:lang w:val="en-US"/>
        </w:rPr>
        <w:t xml:space="preserve">uantification </w:t>
      </w:r>
    </w:p>
    <w:p w14:paraId="224CDD0E" w14:textId="1C9D4955" w:rsidR="00D44670" w:rsidRPr="00E24243" w:rsidRDefault="00D4467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For measuring total RNA, we used the Qubit RNA BR Assay Kit from Invitrogen (Carlsbad, CA, United States). To quantify the poly(A)+ </w:t>
      </w:r>
      <w:r w:rsidR="00123068" w:rsidRPr="00E24243">
        <w:rPr>
          <w:rFonts w:ascii="Times New Roman" w:hAnsi="Times New Roman" w:cs="Times New Roman"/>
          <w:sz w:val="24"/>
          <w:lang w:val="en-US"/>
        </w:rPr>
        <w:t>fraction</w:t>
      </w:r>
      <w:r w:rsidRPr="00E24243">
        <w:rPr>
          <w:rFonts w:ascii="Times New Roman" w:hAnsi="Times New Roman" w:cs="Times New Roman"/>
          <w:sz w:val="24"/>
          <w:lang w:val="en-US"/>
        </w:rPr>
        <w:t xml:space="preserve">, the Qubit RNA HS Assay Kit, also from Invitrogen (Carlsbad, CA, United States), was employed. The final concentrations of these RNA samples were determined using the Qubit® 4 </w:t>
      </w:r>
      <w:proofErr w:type="spellStart"/>
      <w:r w:rsidRPr="00E24243">
        <w:rPr>
          <w:rFonts w:ascii="Times New Roman" w:hAnsi="Times New Roman" w:cs="Times New Roman"/>
          <w:sz w:val="24"/>
          <w:lang w:val="en-US"/>
        </w:rPr>
        <w:t>fluorometer</w:t>
      </w:r>
      <w:proofErr w:type="spellEnd"/>
      <w:r w:rsidRPr="00E24243">
        <w:rPr>
          <w:rFonts w:ascii="Times New Roman" w:hAnsi="Times New Roman" w:cs="Times New Roman"/>
          <w:sz w:val="24"/>
          <w:lang w:val="en-US"/>
        </w:rPr>
        <w:t>.</w:t>
      </w:r>
    </w:p>
    <w:p w14:paraId="79C93255" w14:textId="1A1CF885" w:rsidR="00D44670" w:rsidRPr="00E24243" w:rsidRDefault="00D44670"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 xml:space="preserve">cDNA </w:t>
      </w:r>
      <w:r w:rsidR="00DE4AF8" w:rsidRPr="00E24243">
        <w:rPr>
          <w:rFonts w:ascii="Times New Roman" w:hAnsi="Times New Roman" w:cs="Times New Roman"/>
          <w:b/>
          <w:sz w:val="24"/>
          <w:lang w:val="en-US"/>
        </w:rPr>
        <w:t>quantification and quality a</w:t>
      </w:r>
      <w:r w:rsidRPr="00E24243">
        <w:rPr>
          <w:rFonts w:ascii="Times New Roman" w:hAnsi="Times New Roman" w:cs="Times New Roman"/>
          <w:b/>
          <w:sz w:val="24"/>
          <w:lang w:val="en-US"/>
        </w:rPr>
        <w:t>ssessment</w:t>
      </w:r>
    </w:p>
    <w:p w14:paraId="369CD553" w14:textId="6F4A168E" w:rsidR="00D44670" w:rsidRPr="00E24243" w:rsidRDefault="00D4467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concentrations of cDNA samples and sequencing-ready libraries were ascertained using the Qubit dsDNA HS Assay Kit from Invitrogen (Carlsbad, CA, United States). The quality of RNA, crucial for sequencing, was evaluated using the Agilent 2100 </w:t>
      </w:r>
      <w:proofErr w:type="spellStart"/>
      <w:r w:rsidRPr="00E24243">
        <w:rPr>
          <w:rFonts w:ascii="Times New Roman" w:hAnsi="Times New Roman" w:cs="Times New Roman"/>
          <w:sz w:val="24"/>
          <w:lang w:val="en-US"/>
        </w:rPr>
        <w:t>Bioanalyzer</w:t>
      </w:r>
      <w:proofErr w:type="spellEnd"/>
      <w:r w:rsidRPr="00E24243">
        <w:rPr>
          <w:rFonts w:ascii="Times New Roman" w:hAnsi="Times New Roman" w:cs="Times New Roman"/>
          <w:sz w:val="24"/>
          <w:lang w:val="en-US"/>
        </w:rPr>
        <w:t xml:space="preserve"> for </w:t>
      </w:r>
      <w:proofErr w:type="spellStart"/>
      <w:r w:rsidRPr="00E24243">
        <w:rPr>
          <w:rFonts w:ascii="Times New Roman" w:hAnsi="Times New Roman" w:cs="Times New Roman"/>
          <w:sz w:val="24"/>
          <w:lang w:val="en-US"/>
        </w:rPr>
        <w:t>PacBio</w:t>
      </w:r>
      <w:proofErr w:type="spellEnd"/>
      <w:r w:rsidRPr="00E24243">
        <w:rPr>
          <w:rFonts w:ascii="Times New Roman" w:hAnsi="Times New Roman" w:cs="Times New Roman"/>
          <w:sz w:val="24"/>
          <w:lang w:val="en-US"/>
        </w:rPr>
        <w:t xml:space="preserve"> sequencing, and the Agilent 4150 </w:t>
      </w:r>
      <w:proofErr w:type="spellStart"/>
      <w:r w:rsidRPr="00E24243">
        <w:rPr>
          <w:rFonts w:ascii="Times New Roman" w:hAnsi="Times New Roman" w:cs="Times New Roman"/>
          <w:sz w:val="24"/>
          <w:lang w:val="en-US"/>
        </w:rPr>
        <w:t>TapeStation</w:t>
      </w:r>
      <w:proofErr w:type="spellEnd"/>
      <w:r w:rsidRPr="00E24243">
        <w:rPr>
          <w:rFonts w:ascii="Times New Roman" w:hAnsi="Times New Roman" w:cs="Times New Roman"/>
          <w:sz w:val="24"/>
          <w:lang w:val="en-US"/>
        </w:rPr>
        <w:t xml:space="preserve"> System for </w:t>
      </w:r>
      <w:r w:rsidR="00397B54" w:rsidRPr="00E24243">
        <w:rPr>
          <w:rFonts w:ascii="Times New Roman" w:hAnsi="Times New Roman" w:cs="Times New Roman"/>
          <w:sz w:val="24"/>
          <w:lang w:val="en-US"/>
        </w:rPr>
        <w:t xml:space="preserve">ONT </w:t>
      </w:r>
      <w:r w:rsidRPr="00E24243">
        <w:rPr>
          <w:rFonts w:ascii="Times New Roman" w:hAnsi="Times New Roman" w:cs="Times New Roman"/>
          <w:sz w:val="24"/>
          <w:lang w:val="en-US"/>
        </w:rPr>
        <w:t>sequencing. Samples with RIN scores of 9.6 or higher were selected for cDNA synthesis.</w:t>
      </w:r>
    </w:p>
    <w:p w14:paraId="39B0A11A" w14:textId="6FFCC29B" w:rsidR="00D44670" w:rsidRPr="00E24243" w:rsidRDefault="00DE4AF8" w:rsidP="00573600">
      <w:pPr>
        <w:pStyle w:val="MDPI31text"/>
        <w:spacing w:after="120" w:line="240" w:lineRule="auto"/>
        <w:ind w:left="0" w:firstLine="0"/>
        <w:rPr>
          <w:rFonts w:ascii="Times New Roman" w:eastAsia="Arial" w:hAnsi="Times New Roman"/>
          <w:b/>
          <w:color w:val="auto"/>
          <w:sz w:val="24"/>
        </w:rPr>
      </w:pPr>
      <w:r w:rsidRPr="00E24243">
        <w:rPr>
          <w:rFonts w:ascii="Times New Roman" w:eastAsia="Arial" w:hAnsi="Times New Roman"/>
          <w:b/>
          <w:color w:val="auto"/>
          <w:sz w:val="24"/>
        </w:rPr>
        <w:t>CAGE</w:t>
      </w:r>
      <w:r w:rsidR="00D44670" w:rsidRPr="00E24243">
        <w:rPr>
          <w:rFonts w:ascii="Times New Roman" w:eastAsia="Arial" w:hAnsi="Times New Roman"/>
          <w:b/>
          <w:color w:val="auto"/>
          <w:sz w:val="24"/>
        </w:rPr>
        <w:t xml:space="preserve"> sequencing</w:t>
      </w:r>
    </w:p>
    <w:p w14:paraId="48213504" w14:textId="57C45E1C" w:rsidR="00D44670" w:rsidRPr="008814E3" w:rsidRDefault="00D44670" w:rsidP="00573600">
      <w:pPr>
        <w:pStyle w:val="MDPI31text"/>
        <w:spacing w:after="120" w:line="240" w:lineRule="auto"/>
        <w:ind w:left="0" w:firstLine="0"/>
        <w:rPr>
          <w:rFonts w:ascii="Times New Roman" w:eastAsia="Arial" w:hAnsi="Times New Roman"/>
          <w:color w:val="auto"/>
          <w:sz w:val="24"/>
        </w:rPr>
      </w:pPr>
      <w:r w:rsidRPr="00E24243">
        <w:rPr>
          <w:rFonts w:ascii="Times New Roman" w:eastAsia="Arial" w:hAnsi="Times New Roman"/>
          <w:color w:val="auto"/>
          <w:sz w:val="24"/>
        </w:rPr>
        <w:t xml:space="preserve">The </w:t>
      </w:r>
      <w:r w:rsidR="00AA4D79" w:rsidRPr="00E24243">
        <w:rPr>
          <w:rFonts w:ascii="Times New Roman" w:eastAsia="Arial" w:hAnsi="Times New Roman"/>
          <w:color w:val="auto"/>
          <w:sz w:val="24"/>
        </w:rPr>
        <w:t>CAGE-</w:t>
      </w:r>
      <w:proofErr w:type="spellStart"/>
      <w:r w:rsidR="00AA4D79" w:rsidRPr="00E24243">
        <w:rPr>
          <w:rFonts w:ascii="Times New Roman" w:eastAsia="Arial" w:hAnsi="Times New Roman"/>
          <w:color w:val="auto"/>
          <w:sz w:val="24"/>
        </w:rPr>
        <w:t>Seq</w:t>
      </w:r>
      <w:proofErr w:type="spellEnd"/>
      <w:r w:rsidRPr="00E24243">
        <w:rPr>
          <w:rFonts w:ascii="Times New Roman" w:eastAsia="Arial" w:hAnsi="Times New Roman"/>
          <w:color w:val="auto"/>
          <w:sz w:val="24"/>
        </w:rPr>
        <w:t xml:space="preserve"> protocol has been previously described</w:t>
      </w:r>
      <w:r w:rsidR="00CF7861" w:rsidRPr="00E24243">
        <w:rPr>
          <w:rFonts w:ascii="Times New Roman" w:eastAsia="Arial" w:hAnsi="Times New Roman"/>
          <w:color w:val="auto"/>
          <w:sz w:val="24"/>
        </w:rPr>
        <w:t xml:space="preserve"> </w:t>
      </w:r>
      <w:r w:rsidRPr="00E24243">
        <w:rPr>
          <w:rFonts w:ascii="Times New Roman" w:eastAsia="Arial" w:hAnsi="Times New Roman"/>
          <w:color w:val="auto"/>
          <w:sz w:val="24"/>
        </w:rPr>
        <w:fldChar w:fldCharType="begin"/>
      </w:r>
      <w:r w:rsidR="006F598A" w:rsidRPr="00E24243">
        <w:rPr>
          <w:rFonts w:ascii="Times New Roman" w:eastAsia="Arial" w:hAnsi="Times New Roman"/>
          <w:color w:val="auto"/>
          <w:sz w:val="24"/>
        </w:rPr>
        <w:instrText xml:space="preserve"> ADDIN ZOTERO_ITEM CSL_CITATION {"citationID":"Qk460Fjp","properties":{"formattedCitation":"[29]","plainCitation":"[29]","noteIndex":0},"citationItems":[{"id":331,"uris":["http://zotero.org/users/local/SrvbCAEb/items/T3UXCGPR"],"itemData":{"id":331,"type":"article-journal","abstract":"Long-read sequencing (LRS) techniques enable the identification of full-length RNA molecules in a single run eliminating the need for additional assembly steps. LRS research has exposed unanticipated transcriptomic complexity in various organisms, including viruses. Herpesviruses are known to produce a range of transcripts, either close to or overlapping replication origins (Oris) and neighboring genes related to transcription or replication, which possess confirmed or potential regulatory roles. In our research, we employed both new and previously published LRS and short-read sequencing datasets to uncover additional Ori-proximal transcripts in nine herpesviruses from all three subfamilies (alpha, beta and gamma). We discovered novel long non-coding RNAs, as well as splice and length isoforms of mRNAs. Moreover, our analysis uncovered an intricate network of transcriptional overlaps within the examined genomic regions. We demonstrated that herpesviruses display distinct patterns of transcriptional overlaps in the vicinity of or at the Oris. Our findings suggest the existence of a 'super regulatory center' in the genome of alphaherpesviruses that governs the initiation of both DNA replication and global transcription through multilayered interactions among the molecular machineries.","container-title":"Scientific Reports","DOI":"10.1038/s41598-023-43344-y","ISSN":"2045-2322","issue":"1","journalAbbreviation":"Sci Rep","language":"eng","note":"PMID: 37773348\nPMCID: PMC10541914","page":"16395","source":"PubMed","title":"Identification of herpesvirus transcripts from genomic regions around the replication origins","volume":"13","author":[{"family":"Torma","given":"Gábor"},{"family":"Tombácz","given":"Dóra"},{"family":"Csabai","given":"Zsolt"},{"family":"Almsarrhad","given":"Islam A. A."},{"family":"Nagy","given":"Gergely Ármin"},{"family":"Kakuk","given":"Balázs"},{"family":"Gulyás","given":"Gábor"},{"family":"</w:instrText>
      </w:r>
      <w:r w:rsidR="006F598A" w:rsidRPr="00E24243">
        <w:rPr>
          <w:rFonts w:ascii="Times New Roman" w:eastAsia="Arial" w:hAnsi="Times New Roman"/>
          <w:color w:val="auto"/>
          <w:sz w:val="24"/>
        </w:rPr>
        <w:lastRenderedPageBreak/>
        <w:instrText xml:space="preserve">Spires","given":"Lauren McKenzie"},{"family":"Gupta","given":"Ishaan"},{"family":"Fülöp","given":"Ádám"},{"family":"Dörmő","given":"Ákos"},{"family":"Prazsák","given":"István"},{"family":"Mizik","given":"Máté"},{"family":"Dani","given":"Virág Éva"},{"family":"Csányi","given":"Viktor"},{"family":"Harangozó","given":"Ákos"},{"family":"Zádori","given":"Zoltán"},{"family":"Toth","given":"Zsolt"},{"family":"Boldogkői","given":"Zsolt"}],"issued":{"date-parts":[["2023",9,29]]}}}],"schema":"https://github.com/citation-style-language/schema/raw/master/csl-citation.json"} </w:instrText>
      </w:r>
      <w:r w:rsidRPr="00E24243">
        <w:rPr>
          <w:rFonts w:ascii="Times New Roman" w:eastAsia="Arial" w:hAnsi="Times New Roman"/>
          <w:color w:val="auto"/>
          <w:sz w:val="24"/>
        </w:rPr>
        <w:fldChar w:fldCharType="separate"/>
      </w:r>
      <w:r w:rsidR="006F598A" w:rsidRPr="00E24243">
        <w:rPr>
          <w:rFonts w:ascii="Times New Roman" w:hAnsi="Times New Roman"/>
          <w:color w:val="auto"/>
          <w:sz w:val="24"/>
        </w:rPr>
        <w:t>[29]</w:t>
      </w:r>
      <w:r w:rsidRPr="00E24243">
        <w:rPr>
          <w:rFonts w:ascii="Times New Roman" w:eastAsia="Arial" w:hAnsi="Times New Roman"/>
          <w:color w:val="auto"/>
          <w:sz w:val="24"/>
        </w:rPr>
        <w:fldChar w:fldCharType="end"/>
      </w:r>
      <w:r w:rsidRPr="00E24243">
        <w:rPr>
          <w:rFonts w:ascii="Times New Roman" w:eastAsia="Arial" w:hAnsi="Times New Roman"/>
          <w:color w:val="auto"/>
          <w:sz w:val="24"/>
        </w:rPr>
        <w:t>. Briefly, using the CAGE™ Preparation Kit (DNAFORM, Japan), we performed CAGE-</w:t>
      </w:r>
      <w:proofErr w:type="spellStart"/>
      <w:r w:rsidRPr="00E24243">
        <w:rPr>
          <w:rFonts w:ascii="Times New Roman" w:eastAsia="Arial" w:hAnsi="Times New Roman"/>
          <w:color w:val="auto"/>
          <w:sz w:val="24"/>
        </w:rPr>
        <w:t>Seq</w:t>
      </w:r>
      <w:proofErr w:type="spellEnd"/>
      <w:r w:rsidRPr="00E24243">
        <w:rPr>
          <w:rFonts w:ascii="Times New Roman" w:eastAsia="Arial" w:hAnsi="Times New Roman"/>
          <w:color w:val="auto"/>
          <w:sz w:val="24"/>
        </w:rPr>
        <w:t xml:space="preserve"> on viral genomic regions employing three biological replicates. Initially, 5 µg of total RNA and the kit's RT primer were mixed and heated at 65 °C. </w:t>
      </w:r>
      <w:proofErr w:type="spellStart"/>
      <w:r w:rsidRPr="00E24243">
        <w:rPr>
          <w:rFonts w:ascii="Times New Roman" w:eastAsia="Arial" w:hAnsi="Times New Roman"/>
          <w:color w:val="auto"/>
          <w:sz w:val="24"/>
        </w:rPr>
        <w:t>SuperScript</w:t>
      </w:r>
      <w:proofErr w:type="spellEnd"/>
      <w:r w:rsidRPr="00E24243">
        <w:rPr>
          <w:rFonts w:ascii="Times New Roman" w:eastAsia="Arial" w:hAnsi="Times New Roman"/>
          <w:color w:val="auto"/>
          <w:sz w:val="24"/>
        </w:rPr>
        <w:t xml:space="preserve"> III Reverse Transcriptase (Invitrogen) and a </w:t>
      </w:r>
      <w:proofErr w:type="spellStart"/>
      <w:r w:rsidRPr="00E24243">
        <w:rPr>
          <w:rFonts w:ascii="Times New Roman" w:eastAsia="Arial" w:hAnsi="Times New Roman"/>
          <w:color w:val="auto"/>
          <w:sz w:val="24"/>
        </w:rPr>
        <w:t>trehalose</w:t>
      </w:r>
      <w:proofErr w:type="spellEnd"/>
      <w:r w:rsidRPr="00E24243">
        <w:rPr>
          <w:rFonts w:ascii="Times New Roman" w:eastAsia="Arial" w:hAnsi="Times New Roman"/>
          <w:color w:val="auto"/>
          <w:sz w:val="24"/>
        </w:rPr>
        <w:t xml:space="preserve">/sorbitol mixture (from the kit) were used for first-strand cDNA synthesis, followed by oxidation of the Cap's diol groups and </w:t>
      </w:r>
      <w:proofErr w:type="spellStart"/>
      <w:r w:rsidRPr="00E24243">
        <w:rPr>
          <w:rFonts w:ascii="Times New Roman" w:eastAsia="Arial" w:hAnsi="Times New Roman"/>
          <w:color w:val="auto"/>
          <w:sz w:val="24"/>
        </w:rPr>
        <w:t>biotinylation</w:t>
      </w:r>
      <w:proofErr w:type="spellEnd"/>
      <w:r w:rsidRPr="00E24243">
        <w:rPr>
          <w:rFonts w:ascii="Times New Roman" w:eastAsia="Arial" w:hAnsi="Times New Roman"/>
          <w:color w:val="auto"/>
          <w:sz w:val="24"/>
        </w:rPr>
        <w:t xml:space="preserve">. RNase </w:t>
      </w:r>
      <w:r w:rsidRPr="008814E3">
        <w:rPr>
          <w:rFonts w:ascii="Times New Roman" w:eastAsia="Arial" w:hAnsi="Times New Roman"/>
          <w:color w:val="auto"/>
          <w:sz w:val="24"/>
        </w:rPr>
        <w:t xml:space="preserve">I (from the kit) digested single-strand RNA. Biotinylated samples were then bound to Streptavidin beads, washed, and </w:t>
      </w:r>
      <w:proofErr w:type="spellStart"/>
      <w:r w:rsidRPr="008814E3">
        <w:rPr>
          <w:rFonts w:ascii="Times New Roman" w:eastAsia="Arial" w:hAnsi="Times New Roman"/>
          <w:color w:val="auto"/>
          <w:sz w:val="24"/>
        </w:rPr>
        <w:t>cDNAs</w:t>
      </w:r>
      <w:proofErr w:type="spellEnd"/>
      <w:r w:rsidRPr="008814E3">
        <w:rPr>
          <w:rFonts w:ascii="Times New Roman" w:eastAsia="Arial" w:hAnsi="Times New Roman"/>
          <w:color w:val="auto"/>
          <w:sz w:val="24"/>
        </w:rPr>
        <w:t xml:space="preserve"> were released and purified. RNase mixture treated the samples to digest any residual RNA. Streptavidin beads, coated with </w:t>
      </w:r>
      <w:proofErr w:type="spellStart"/>
      <w:r w:rsidRPr="008814E3">
        <w:rPr>
          <w:rFonts w:ascii="Times New Roman" w:eastAsia="Arial" w:hAnsi="Times New Roman"/>
          <w:color w:val="auto"/>
          <w:sz w:val="24"/>
        </w:rPr>
        <w:t>tRNA</w:t>
      </w:r>
      <w:proofErr w:type="spellEnd"/>
      <w:r w:rsidRPr="008814E3">
        <w:rPr>
          <w:rFonts w:ascii="Times New Roman" w:eastAsia="Arial" w:hAnsi="Times New Roman"/>
          <w:color w:val="auto"/>
          <w:sz w:val="24"/>
        </w:rPr>
        <w:t xml:space="preserve">, were prepared for linker ligation. After reducing the sample volumes using the </w:t>
      </w:r>
      <w:proofErr w:type="spellStart"/>
      <w:r w:rsidRPr="008814E3">
        <w:rPr>
          <w:rFonts w:ascii="Times New Roman" w:eastAsia="Arial" w:hAnsi="Times New Roman"/>
          <w:color w:val="auto"/>
          <w:sz w:val="24"/>
        </w:rPr>
        <w:t>miVac</w:t>
      </w:r>
      <w:proofErr w:type="spellEnd"/>
      <w:r w:rsidRPr="008814E3">
        <w:rPr>
          <w:rFonts w:ascii="Times New Roman" w:eastAsia="Arial" w:hAnsi="Times New Roman"/>
          <w:color w:val="auto"/>
          <w:sz w:val="24"/>
        </w:rPr>
        <w:t xml:space="preserve"> DUO Centrifugal Co</w:t>
      </w:r>
      <w:r w:rsidR="00856119">
        <w:rPr>
          <w:rFonts w:ascii="Times New Roman" w:eastAsia="Arial" w:hAnsi="Times New Roman"/>
          <w:color w:val="auto"/>
          <w:sz w:val="24"/>
        </w:rPr>
        <w:t>ncentrator (</w:t>
      </w:r>
      <w:proofErr w:type="spellStart"/>
      <w:r w:rsidR="00856119">
        <w:rPr>
          <w:rFonts w:ascii="Times New Roman" w:eastAsia="Arial" w:hAnsi="Times New Roman"/>
          <w:color w:val="auto"/>
          <w:sz w:val="24"/>
        </w:rPr>
        <w:t>Genevac</w:t>
      </w:r>
      <w:proofErr w:type="spellEnd"/>
      <w:r w:rsidR="00856119">
        <w:rPr>
          <w:rFonts w:ascii="Times New Roman" w:eastAsia="Arial" w:hAnsi="Times New Roman"/>
          <w:color w:val="auto"/>
          <w:sz w:val="24"/>
        </w:rPr>
        <w:t>), 5′- and 3′-</w:t>
      </w:r>
      <w:r w:rsidRPr="008814E3">
        <w:rPr>
          <w:rFonts w:ascii="Times New Roman" w:eastAsia="Arial" w:hAnsi="Times New Roman"/>
          <w:color w:val="auto"/>
          <w:sz w:val="24"/>
        </w:rPr>
        <w:t>linkers were ligated, followed</w:t>
      </w:r>
      <w:r w:rsidR="008E4A54">
        <w:rPr>
          <w:rFonts w:ascii="Times New Roman" w:eastAsia="Arial" w:hAnsi="Times New Roman"/>
          <w:color w:val="auto"/>
          <w:sz w:val="24"/>
        </w:rPr>
        <w:t xml:space="preserve"> by Shrimp Alkaline Phosphatase</w:t>
      </w:r>
      <w:r w:rsidRPr="00E001DD">
        <w:rPr>
          <w:rFonts w:ascii="Times New Roman" w:eastAsia="Arial" w:hAnsi="Times New Roman"/>
          <w:color w:val="FF0000"/>
          <w:sz w:val="24"/>
        </w:rPr>
        <w:t xml:space="preserve"> </w:t>
      </w:r>
      <w:r w:rsidRPr="008814E3">
        <w:rPr>
          <w:rFonts w:ascii="Times New Roman" w:eastAsia="Arial" w:hAnsi="Times New Roman"/>
          <w:color w:val="auto"/>
          <w:sz w:val="24"/>
        </w:rPr>
        <w:t xml:space="preserve">and USER enzyme treatments. The second cDNA strand was synthesized, treated with Exonuclease I, and samples were dried and </w:t>
      </w:r>
      <w:proofErr w:type="spellStart"/>
      <w:r w:rsidRPr="008814E3">
        <w:rPr>
          <w:rFonts w:ascii="Times New Roman" w:eastAsia="Arial" w:hAnsi="Times New Roman"/>
          <w:color w:val="auto"/>
          <w:sz w:val="24"/>
        </w:rPr>
        <w:t>resuspended</w:t>
      </w:r>
      <w:proofErr w:type="spellEnd"/>
      <w:r w:rsidRPr="008814E3">
        <w:rPr>
          <w:rFonts w:ascii="Times New Roman" w:eastAsia="Arial" w:hAnsi="Times New Roman"/>
          <w:color w:val="auto"/>
          <w:sz w:val="24"/>
        </w:rPr>
        <w:t xml:space="preserve"> in nuclease-free water. Single-stranded cDNA concentrations were measured using Qubit 2.0 and the Qubit </w:t>
      </w:r>
      <w:proofErr w:type="spellStart"/>
      <w:r w:rsidRPr="008814E3">
        <w:rPr>
          <w:rFonts w:ascii="Times New Roman" w:eastAsia="Arial" w:hAnsi="Times New Roman"/>
          <w:color w:val="auto"/>
          <w:sz w:val="24"/>
        </w:rPr>
        <w:t>ssDNA</w:t>
      </w:r>
      <w:proofErr w:type="spellEnd"/>
      <w:r w:rsidRPr="008814E3">
        <w:rPr>
          <w:rFonts w:ascii="Times New Roman" w:eastAsia="Arial" w:hAnsi="Times New Roman"/>
          <w:color w:val="auto"/>
          <w:sz w:val="24"/>
        </w:rPr>
        <w:t xml:space="preserve"> HS Assay Kit. Purification steps employed </w:t>
      </w:r>
      <w:proofErr w:type="spellStart"/>
      <w:r w:rsidRPr="008814E3">
        <w:rPr>
          <w:rFonts w:ascii="Times New Roman" w:eastAsia="Arial" w:hAnsi="Times New Roman"/>
          <w:color w:val="auto"/>
          <w:sz w:val="24"/>
        </w:rPr>
        <w:t>RNAClean</w:t>
      </w:r>
      <w:proofErr w:type="spellEnd"/>
      <w:r w:rsidRPr="008814E3">
        <w:rPr>
          <w:rFonts w:ascii="Times New Roman" w:eastAsia="Arial" w:hAnsi="Times New Roman"/>
          <w:color w:val="auto"/>
          <w:sz w:val="24"/>
        </w:rPr>
        <w:t xml:space="preserve"> XP and </w:t>
      </w:r>
      <w:proofErr w:type="spellStart"/>
      <w:r w:rsidRPr="008814E3">
        <w:rPr>
          <w:rFonts w:ascii="Times New Roman" w:eastAsia="Arial" w:hAnsi="Times New Roman"/>
          <w:color w:val="auto"/>
          <w:sz w:val="24"/>
        </w:rPr>
        <w:t>AmpureXP</w:t>
      </w:r>
      <w:proofErr w:type="spellEnd"/>
      <w:r w:rsidRPr="008814E3">
        <w:rPr>
          <w:rFonts w:ascii="Times New Roman" w:eastAsia="Arial" w:hAnsi="Times New Roman"/>
          <w:color w:val="auto"/>
          <w:sz w:val="24"/>
        </w:rPr>
        <w:t xml:space="preserve"> Beads at various stages. Pooled libraries with different barcodes were sequenced on a </w:t>
      </w:r>
      <w:proofErr w:type="spellStart"/>
      <w:r w:rsidRPr="008814E3">
        <w:rPr>
          <w:rFonts w:ascii="Times New Roman" w:eastAsia="Arial" w:hAnsi="Times New Roman"/>
          <w:color w:val="auto"/>
          <w:sz w:val="24"/>
        </w:rPr>
        <w:t>MiSeq</w:t>
      </w:r>
      <w:proofErr w:type="spellEnd"/>
      <w:r w:rsidRPr="008814E3">
        <w:rPr>
          <w:rFonts w:ascii="Times New Roman" w:eastAsia="Arial" w:hAnsi="Times New Roman"/>
          <w:color w:val="auto"/>
          <w:sz w:val="24"/>
        </w:rPr>
        <w:t xml:space="preserve"> instrument using v3 (150 cycles) and v2 (300 cycles) chemistries (Illumina). The final concentration and quality of the libraries were assessed using Qubit 4.0 with a 1X dsDNA High Sensitivity (HS) Assay and </w:t>
      </w:r>
      <w:proofErr w:type="spellStart"/>
      <w:r w:rsidRPr="008814E3">
        <w:rPr>
          <w:rFonts w:ascii="Times New Roman" w:eastAsia="Arial" w:hAnsi="Times New Roman"/>
          <w:color w:val="auto"/>
          <w:sz w:val="24"/>
        </w:rPr>
        <w:t>TapeStation</w:t>
      </w:r>
      <w:proofErr w:type="spellEnd"/>
      <w:r w:rsidRPr="008814E3">
        <w:rPr>
          <w:rFonts w:ascii="Times New Roman" w:eastAsia="Arial" w:hAnsi="Times New Roman"/>
          <w:color w:val="auto"/>
          <w:sz w:val="24"/>
        </w:rPr>
        <w:t>, respectively.</w:t>
      </w:r>
    </w:p>
    <w:p w14:paraId="3CFBBABD" w14:textId="4C9E0DCD" w:rsidR="00D44670" w:rsidRPr="008814E3" w:rsidRDefault="00DE4AF8" w:rsidP="00573600">
      <w:pPr>
        <w:pStyle w:val="MDPI31text"/>
        <w:spacing w:after="120" w:line="240" w:lineRule="auto"/>
        <w:ind w:left="0" w:firstLine="0"/>
        <w:rPr>
          <w:rFonts w:ascii="Times New Roman" w:hAnsi="Times New Roman"/>
          <w:b/>
          <w:color w:val="auto"/>
          <w:sz w:val="24"/>
        </w:rPr>
      </w:pPr>
      <w:r w:rsidRPr="008814E3">
        <w:rPr>
          <w:rFonts w:ascii="Times New Roman" w:hAnsi="Times New Roman"/>
          <w:b/>
          <w:color w:val="auto"/>
          <w:sz w:val="24"/>
        </w:rPr>
        <w:t xml:space="preserve">Library construction and cDNA sequencing </w:t>
      </w:r>
    </w:p>
    <w:p w14:paraId="2037A7CC" w14:textId="4C1F3791" w:rsidR="00D44670" w:rsidRPr="008814E3" w:rsidRDefault="00D44670" w:rsidP="00573600">
      <w:pPr>
        <w:pStyle w:val="MDPI31text"/>
        <w:spacing w:after="120" w:line="240" w:lineRule="auto"/>
        <w:ind w:left="0" w:firstLine="0"/>
        <w:rPr>
          <w:rFonts w:ascii="Times New Roman" w:hAnsi="Times New Roman"/>
          <w:color w:val="auto"/>
          <w:sz w:val="24"/>
        </w:rPr>
      </w:pPr>
      <w:r w:rsidRPr="008814E3">
        <w:rPr>
          <w:rFonts w:ascii="Times New Roman" w:hAnsi="Times New Roman"/>
          <w:color w:val="auto"/>
          <w:sz w:val="24"/>
        </w:rPr>
        <w:t xml:space="preserve">Libraries for direct cDNA sequencing on the ONT </w:t>
      </w:r>
      <w:proofErr w:type="spellStart"/>
      <w:r w:rsidRPr="008814E3">
        <w:rPr>
          <w:rFonts w:ascii="Times New Roman" w:hAnsi="Times New Roman"/>
          <w:color w:val="auto"/>
          <w:sz w:val="24"/>
        </w:rPr>
        <w:t>MinION</w:t>
      </w:r>
      <w:proofErr w:type="spellEnd"/>
      <w:r w:rsidRPr="008814E3">
        <w:rPr>
          <w:rFonts w:ascii="Times New Roman" w:hAnsi="Times New Roman"/>
          <w:color w:val="auto"/>
          <w:sz w:val="24"/>
        </w:rPr>
        <w:t xml:space="preserve"> device were constructed using poly(A)</w:t>
      </w:r>
      <w:r w:rsidRPr="008814E3">
        <w:rPr>
          <w:rFonts w:ascii="Times New Roman" w:hAnsi="Times New Roman"/>
          <w:color w:val="auto"/>
          <w:sz w:val="24"/>
          <w:vertAlign w:val="superscript"/>
        </w:rPr>
        <w:t>+</w:t>
      </w:r>
      <w:r w:rsidRPr="008814E3">
        <w:rPr>
          <w:rFonts w:ascii="Times New Roman" w:hAnsi="Times New Roman"/>
          <w:color w:val="auto"/>
          <w:sz w:val="24"/>
        </w:rPr>
        <w:t xml:space="preserve">-enriched samples. We followed the protocol of the ONT Direct cDNA Sequencing Kit (SQK-DCS109), as outlined in the kit's manual. Initially, RNA samples were mixed with VN primer (from the ONT kit) and 10 </w:t>
      </w:r>
      <w:proofErr w:type="spellStart"/>
      <w:r w:rsidRPr="008814E3">
        <w:rPr>
          <w:rFonts w:ascii="Times New Roman" w:hAnsi="Times New Roman"/>
          <w:color w:val="auto"/>
          <w:sz w:val="24"/>
        </w:rPr>
        <w:t>mM</w:t>
      </w:r>
      <w:proofErr w:type="spellEnd"/>
      <w:r w:rsidRPr="008814E3">
        <w:rPr>
          <w:rFonts w:ascii="Times New Roman" w:hAnsi="Times New Roman"/>
          <w:color w:val="auto"/>
          <w:sz w:val="24"/>
        </w:rPr>
        <w:t xml:space="preserve"> </w:t>
      </w:r>
      <w:proofErr w:type="spellStart"/>
      <w:r w:rsidRPr="008814E3">
        <w:rPr>
          <w:rFonts w:ascii="Times New Roman" w:hAnsi="Times New Roman"/>
          <w:color w:val="auto"/>
          <w:sz w:val="24"/>
        </w:rPr>
        <w:t>dNTPs</w:t>
      </w:r>
      <w:proofErr w:type="spellEnd"/>
      <w:r w:rsidRPr="008814E3">
        <w:rPr>
          <w:rFonts w:ascii="Times New Roman" w:hAnsi="Times New Roman"/>
          <w:color w:val="auto"/>
          <w:sz w:val="24"/>
        </w:rPr>
        <w:t xml:space="preserve">, and heated at 65°C for 5 minutes. This was followed by the addition of 5x RT Buffer, </w:t>
      </w:r>
      <w:proofErr w:type="spellStart"/>
      <w:r w:rsidRPr="008814E3">
        <w:rPr>
          <w:rFonts w:ascii="Times New Roman" w:hAnsi="Times New Roman"/>
          <w:color w:val="auto"/>
          <w:sz w:val="24"/>
        </w:rPr>
        <w:t>RNaseOUT</w:t>
      </w:r>
      <w:proofErr w:type="spellEnd"/>
      <w:r w:rsidRPr="008814E3">
        <w:rPr>
          <w:rFonts w:ascii="Times New Roman" w:hAnsi="Times New Roman"/>
          <w:color w:val="auto"/>
          <w:sz w:val="24"/>
        </w:rPr>
        <w:t xml:space="preserve"> (from </w:t>
      </w:r>
      <w:proofErr w:type="spellStart"/>
      <w:r w:rsidRPr="008814E3">
        <w:rPr>
          <w:rFonts w:ascii="Times New Roman" w:hAnsi="Times New Roman"/>
          <w:color w:val="auto"/>
          <w:sz w:val="24"/>
        </w:rPr>
        <w:t>Thermo</w:t>
      </w:r>
      <w:proofErr w:type="spellEnd"/>
      <w:r w:rsidRPr="008814E3">
        <w:rPr>
          <w:rFonts w:ascii="Times New Roman" w:hAnsi="Times New Roman"/>
          <w:color w:val="auto"/>
          <w:sz w:val="24"/>
        </w:rPr>
        <w:t xml:space="preserve"> Fisher Scientific), and Strand-Switching Primer (SSP; from the ONT Kit), and a subsequent 2-minute heating at 42°C. The first cDNA strand synthesis involved the Maxima H Minus Reverse Transcriptase enzyme (from </w:t>
      </w:r>
      <w:proofErr w:type="spellStart"/>
      <w:r w:rsidRPr="008814E3">
        <w:rPr>
          <w:rFonts w:ascii="Times New Roman" w:hAnsi="Times New Roman"/>
          <w:color w:val="auto"/>
          <w:sz w:val="24"/>
        </w:rPr>
        <w:t>Thermo</w:t>
      </w:r>
      <w:proofErr w:type="spellEnd"/>
      <w:r w:rsidRPr="008814E3">
        <w:rPr>
          <w:rFonts w:ascii="Times New Roman" w:hAnsi="Times New Roman"/>
          <w:color w:val="auto"/>
          <w:sz w:val="24"/>
        </w:rPr>
        <w:t xml:space="preserve"> Fisher Scientific), with the reaction occurring at 42°C for 90 minutes, and enzyme inactivation at 85°C for 5 minutes. RNA strands from RNA-cDNA hybrids were removed using the RNase Cocktail Enzyme Mix (from </w:t>
      </w:r>
      <w:proofErr w:type="spellStart"/>
      <w:r w:rsidRPr="008814E3">
        <w:rPr>
          <w:rFonts w:ascii="Times New Roman" w:hAnsi="Times New Roman"/>
          <w:color w:val="auto"/>
          <w:sz w:val="24"/>
        </w:rPr>
        <w:t>Thermo</w:t>
      </w:r>
      <w:proofErr w:type="spellEnd"/>
      <w:r w:rsidRPr="008814E3">
        <w:rPr>
          <w:rFonts w:ascii="Times New Roman" w:hAnsi="Times New Roman"/>
          <w:color w:val="auto"/>
          <w:sz w:val="24"/>
        </w:rPr>
        <w:t xml:space="preserve"> Fisher Scientific) at 37°C for 10 minutes. The second cDNA strand was synthesized using </w:t>
      </w:r>
      <w:proofErr w:type="spellStart"/>
      <w:r w:rsidRPr="008814E3">
        <w:rPr>
          <w:rFonts w:ascii="Times New Roman" w:hAnsi="Times New Roman"/>
          <w:color w:val="auto"/>
          <w:sz w:val="24"/>
        </w:rPr>
        <w:t>LongAmp</w:t>
      </w:r>
      <w:proofErr w:type="spellEnd"/>
      <w:r w:rsidRPr="008814E3">
        <w:rPr>
          <w:rFonts w:ascii="Times New Roman" w:hAnsi="Times New Roman"/>
          <w:color w:val="auto"/>
          <w:sz w:val="24"/>
        </w:rPr>
        <w:t xml:space="preserve"> </w:t>
      </w:r>
      <w:proofErr w:type="spellStart"/>
      <w:r w:rsidRPr="008814E3">
        <w:rPr>
          <w:rFonts w:ascii="Times New Roman" w:hAnsi="Times New Roman"/>
          <w:color w:val="auto"/>
          <w:sz w:val="24"/>
        </w:rPr>
        <w:t>Taq</w:t>
      </w:r>
      <w:proofErr w:type="spellEnd"/>
      <w:r w:rsidRPr="008814E3">
        <w:rPr>
          <w:rFonts w:ascii="Times New Roman" w:hAnsi="Times New Roman"/>
          <w:color w:val="auto"/>
          <w:sz w:val="24"/>
        </w:rPr>
        <w:t xml:space="preserve"> Master Mix [from New England </w:t>
      </w:r>
      <w:proofErr w:type="spellStart"/>
      <w:r w:rsidRPr="008814E3">
        <w:rPr>
          <w:rFonts w:ascii="Times New Roman" w:hAnsi="Times New Roman"/>
          <w:color w:val="auto"/>
          <w:sz w:val="24"/>
        </w:rPr>
        <w:t>Biolabs</w:t>
      </w:r>
      <w:proofErr w:type="spellEnd"/>
      <w:r w:rsidRPr="008814E3">
        <w:rPr>
          <w:rFonts w:ascii="Times New Roman" w:hAnsi="Times New Roman"/>
          <w:color w:val="auto"/>
          <w:sz w:val="24"/>
        </w:rPr>
        <w:t xml:space="preserve"> (NEB)] and PR2 Primer (PR2P), with PCR reaction specifics </w:t>
      </w:r>
      <w:r w:rsidR="00CE0A57" w:rsidRPr="008814E3">
        <w:rPr>
          <w:rFonts w:ascii="Times New Roman" w:hAnsi="Times New Roman"/>
          <w:color w:val="auto"/>
          <w:sz w:val="24"/>
        </w:rPr>
        <w:t xml:space="preserve">is described in </w:t>
      </w:r>
      <w:r w:rsidR="00CE0A57" w:rsidRPr="008814E3">
        <w:rPr>
          <w:rFonts w:ascii="Times New Roman" w:hAnsi="Times New Roman"/>
          <w:sz w:val="24"/>
        </w:rPr>
        <w:t xml:space="preserve"> </w:t>
      </w:r>
      <w:r w:rsidR="00CE0A57" w:rsidRPr="008814E3">
        <w:rPr>
          <w:rFonts w:ascii="Times New Roman" w:hAnsi="Times New Roman"/>
          <w:sz w:val="24"/>
        </w:rPr>
        <w:fldChar w:fldCharType="begin"/>
      </w:r>
      <w:r w:rsidR="006F598A" w:rsidRPr="008814E3">
        <w:rPr>
          <w:rFonts w:ascii="Times New Roman" w:hAnsi="Times New Roman"/>
          <w:sz w:val="24"/>
        </w:rPr>
        <w:instrText xml:space="preserve"> ADDIN ZOTERO_ITEM CSL_CITATION {"citationID":"TrT0lxS3","properties":{"formattedCitation":"[28]","plainCitation":"[28]","noteIndex":0},"citationItems":[{"id":186,"uris":["http://zotero.org/users/local/SrvbCAEb/items/8R53DERT"],"itemData":{"id":186,"type":"article-journal","abstract":"This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w:instrText>
      </w:r>
      <w:r w:rsidR="006F598A" w:rsidRPr="008814E3">
        <w:rPr>
          <w:rFonts w:ascii="Times New Roman" w:hAnsi="Times New Roman"/>
          <w:sz w:val="24"/>
        </w:rPr>
        <w:lastRenderedPageBreak/>
        <w:instrText xml:space="preserve">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E0A57" w:rsidRPr="008814E3">
        <w:rPr>
          <w:rFonts w:ascii="Times New Roman" w:hAnsi="Times New Roman"/>
          <w:sz w:val="24"/>
        </w:rPr>
        <w:fldChar w:fldCharType="separate"/>
      </w:r>
      <w:r w:rsidR="006F598A" w:rsidRPr="008814E3">
        <w:rPr>
          <w:rFonts w:ascii="Times New Roman" w:hAnsi="Times New Roman"/>
          <w:sz w:val="24"/>
        </w:rPr>
        <w:t>[28]</w:t>
      </w:r>
      <w:r w:rsidR="00CE0A57" w:rsidRPr="008814E3">
        <w:rPr>
          <w:rFonts w:ascii="Times New Roman" w:hAnsi="Times New Roman"/>
          <w:sz w:val="24"/>
        </w:rPr>
        <w:fldChar w:fldCharType="end"/>
      </w:r>
      <w:r w:rsidRPr="008814E3">
        <w:rPr>
          <w:rFonts w:ascii="Times New Roman" w:hAnsi="Times New Roman"/>
          <w:color w:val="auto"/>
          <w:sz w:val="24"/>
        </w:rPr>
        <w:t xml:space="preserve">. DNA fragments were then processed for end-repair and </w:t>
      </w:r>
      <w:proofErr w:type="spellStart"/>
      <w:r w:rsidRPr="008814E3">
        <w:rPr>
          <w:rFonts w:ascii="Times New Roman" w:hAnsi="Times New Roman"/>
          <w:color w:val="auto"/>
          <w:sz w:val="24"/>
        </w:rPr>
        <w:t>dA</w:t>
      </w:r>
      <w:proofErr w:type="spellEnd"/>
      <w:r w:rsidRPr="008814E3">
        <w:rPr>
          <w:rFonts w:ascii="Times New Roman" w:hAnsi="Times New Roman"/>
          <w:color w:val="auto"/>
          <w:sz w:val="24"/>
        </w:rPr>
        <w:t xml:space="preserve">-tailing using the </w:t>
      </w:r>
      <w:proofErr w:type="spellStart"/>
      <w:r w:rsidRPr="008814E3">
        <w:rPr>
          <w:rFonts w:ascii="Times New Roman" w:hAnsi="Times New Roman"/>
          <w:color w:val="auto"/>
          <w:sz w:val="24"/>
        </w:rPr>
        <w:t>NEBNext</w:t>
      </w:r>
      <w:proofErr w:type="spellEnd"/>
      <w:r w:rsidRPr="008814E3">
        <w:rPr>
          <w:rFonts w:ascii="Times New Roman" w:hAnsi="Times New Roman"/>
          <w:color w:val="auto"/>
          <w:sz w:val="24"/>
        </w:rPr>
        <w:t xml:space="preserve"> End repair/</w:t>
      </w:r>
      <w:proofErr w:type="spellStart"/>
      <w:r w:rsidRPr="008814E3">
        <w:rPr>
          <w:rFonts w:ascii="Times New Roman" w:hAnsi="Times New Roman"/>
          <w:color w:val="auto"/>
          <w:sz w:val="24"/>
        </w:rPr>
        <w:t>dA</w:t>
      </w:r>
      <w:proofErr w:type="spellEnd"/>
      <w:r w:rsidRPr="008814E3">
        <w:rPr>
          <w:rFonts w:ascii="Times New Roman" w:hAnsi="Times New Roman"/>
          <w:color w:val="auto"/>
          <w:sz w:val="24"/>
        </w:rPr>
        <w:t xml:space="preserve">-tailing Module (NEB) at 20°C for 5 minutes, followed by 65°C for 5 minutes. This step was followed by adapter ligation using the NEB Blunt/TA Ligase Master Mix (NEB) at room temperature for 10 minutes. The </w:t>
      </w:r>
      <w:proofErr w:type="spellStart"/>
      <w:r w:rsidRPr="00C41227">
        <w:rPr>
          <w:rFonts w:ascii="Times New Roman" w:hAnsi="Times New Roman"/>
          <w:color w:val="0070C0"/>
          <w:sz w:val="24"/>
        </w:rPr>
        <w:t>dcDNA</w:t>
      </w:r>
      <w:r w:rsidR="00C41227" w:rsidRPr="00C41227">
        <w:rPr>
          <w:rFonts w:ascii="Times New Roman" w:hAnsi="Times New Roman"/>
          <w:color w:val="0070C0"/>
          <w:sz w:val="24"/>
        </w:rPr>
        <w:t>-Seq</w:t>
      </w:r>
      <w:proofErr w:type="spellEnd"/>
      <w:r w:rsidRPr="008814E3">
        <w:rPr>
          <w:rFonts w:ascii="Times New Roman" w:hAnsi="Times New Roman"/>
          <w:color w:val="auto"/>
          <w:sz w:val="24"/>
        </w:rPr>
        <w:t xml:space="preserve"> libraries were barcoded as outlined in </w:t>
      </w:r>
      <w:r w:rsidR="00CE0A57" w:rsidRPr="008814E3">
        <w:rPr>
          <w:rFonts w:ascii="Times New Roman" w:hAnsi="Times New Roman"/>
          <w:sz w:val="24"/>
        </w:rPr>
        <w:t xml:space="preserve"> </w:t>
      </w:r>
      <w:r w:rsidR="00CE0A57" w:rsidRPr="008814E3">
        <w:rPr>
          <w:rFonts w:ascii="Times New Roman" w:hAnsi="Times New Roman"/>
          <w:sz w:val="24"/>
        </w:rPr>
        <w:fldChar w:fldCharType="begin"/>
      </w:r>
      <w:r w:rsidR="006F598A" w:rsidRPr="008814E3">
        <w:rPr>
          <w:rFonts w:ascii="Times New Roman" w:hAnsi="Times New Roman"/>
          <w:sz w:val="24"/>
        </w:rPr>
        <w:instrText xml:space="preserve"> ADDIN ZOTERO_ITEM CSL_CITATION {"citationID":"xjn1ELB4","properties":{"formattedCitation":"[28]","plainCitation":"[28]","noteIndex":0},"citationItems":[{"id":186,"uris":["http://zotero.org/users/local/SrvbCAEb/items/8R53DERT"],"itemData":{"id":186,"type":"article-journal","abstract":"This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E0A57" w:rsidRPr="008814E3">
        <w:rPr>
          <w:rFonts w:ascii="Times New Roman" w:hAnsi="Times New Roman"/>
          <w:sz w:val="24"/>
        </w:rPr>
        <w:fldChar w:fldCharType="separate"/>
      </w:r>
      <w:r w:rsidR="006F598A" w:rsidRPr="008814E3">
        <w:rPr>
          <w:rFonts w:ascii="Times New Roman" w:hAnsi="Times New Roman"/>
          <w:sz w:val="24"/>
        </w:rPr>
        <w:t>[28]</w:t>
      </w:r>
      <w:r w:rsidR="00CE0A57" w:rsidRPr="008814E3">
        <w:rPr>
          <w:rFonts w:ascii="Times New Roman" w:hAnsi="Times New Roman"/>
          <w:sz w:val="24"/>
        </w:rPr>
        <w:fldChar w:fldCharType="end"/>
      </w:r>
      <w:r w:rsidRPr="008814E3">
        <w:rPr>
          <w:rFonts w:ascii="Times New Roman" w:hAnsi="Times New Roman"/>
          <w:color w:val="auto"/>
          <w:sz w:val="24"/>
        </w:rPr>
        <w:t xml:space="preserve">, and as per the ONT Native Barcoding (12) Kit </w:t>
      </w:r>
      <w:r w:rsidRPr="008814E3">
        <w:rPr>
          <w:rFonts w:ascii="Times New Roman" w:hAnsi="Times New Roman"/>
          <w:color w:val="auto"/>
          <w:sz w:val="24"/>
        </w:rPr>
        <w:lastRenderedPageBreak/>
        <w:t xml:space="preserve">instructions. The prepared cDNA libraries (200 </w:t>
      </w:r>
      <w:proofErr w:type="spellStart"/>
      <w:r w:rsidRPr="008814E3">
        <w:rPr>
          <w:rFonts w:ascii="Times New Roman" w:hAnsi="Times New Roman"/>
          <w:color w:val="auto"/>
          <w:sz w:val="24"/>
        </w:rPr>
        <w:t>fmol</w:t>
      </w:r>
      <w:proofErr w:type="spellEnd"/>
      <w:r w:rsidRPr="008814E3">
        <w:rPr>
          <w:rFonts w:ascii="Times New Roman" w:hAnsi="Times New Roman"/>
          <w:color w:val="auto"/>
          <w:sz w:val="24"/>
        </w:rPr>
        <w:t xml:space="preserve">/flow cell) were purified and loaded onto ONT R9.4.1 </w:t>
      </w:r>
      <w:proofErr w:type="spellStart"/>
      <w:r w:rsidRPr="008814E3">
        <w:rPr>
          <w:rFonts w:ascii="Times New Roman" w:hAnsi="Times New Roman"/>
          <w:color w:val="auto"/>
          <w:sz w:val="24"/>
        </w:rPr>
        <w:t>SpotON</w:t>
      </w:r>
      <w:proofErr w:type="spellEnd"/>
      <w:r w:rsidRPr="008814E3">
        <w:rPr>
          <w:rFonts w:ascii="Times New Roman" w:hAnsi="Times New Roman"/>
          <w:color w:val="auto"/>
          <w:sz w:val="24"/>
        </w:rPr>
        <w:t xml:space="preserve"> Flow Cells, using a total of five flow cells for sequencing. To prevent "barcode hopping," samples from earlier and later time points were sequenced separately. After each enzymatic step, </w:t>
      </w:r>
      <w:proofErr w:type="spellStart"/>
      <w:r w:rsidRPr="008814E3">
        <w:rPr>
          <w:rFonts w:ascii="Times New Roman" w:hAnsi="Times New Roman"/>
          <w:color w:val="auto"/>
          <w:sz w:val="24"/>
        </w:rPr>
        <w:t>AMPure</w:t>
      </w:r>
      <w:proofErr w:type="spellEnd"/>
      <w:r w:rsidRPr="008814E3">
        <w:rPr>
          <w:rFonts w:ascii="Times New Roman" w:hAnsi="Times New Roman"/>
          <w:color w:val="auto"/>
          <w:sz w:val="24"/>
        </w:rPr>
        <w:t xml:space="preserve"> XP Beads were used for purification. The samples were then eluted in </w:t>
      </w:r>
      <w:proofErr w:type="spellStart"/>
      <w:r w:rsidRPr="008814E3">
        <w:rPr>
          <w:rFonts w:ascii="Times New Roman" w:hAnsi="Times New Roman"/>
          <w:color w:val="auto"/>
          <w:sz w:val="24"/>
        </w:rPr>
        <w:t>UltraPure</w:t>
      </w:r>
      <w:proofErr w:type="spellEnd"/>
      <w:r w:rsidRPr="008814E3">
        <w:rPr>
          <w:rFonts w:ascii="Times New Roman" w:hAnsi="Times New Roman"/>
          <w:color w:val="auto"/>
          <w:sz w:val="24"/>
        </w:rPr>
        <w:t xml:space="preserve">™ nuclease-free water (from Invitrogen), and their concentration was measured using the Qubit 4.0 </w:t>
      </w:r>
      <w:proofErr w:type="spellStart"/>
      <w:r w:rsidRPr="008814E3">
        <w:rPr>
          <w:rFonts w:ascii="Times New Roman" w:hAnsi="Times New Roman"/>
          <w:color w:val="auto"/>
          <w:sz w:val="24"/>
        </w:rPr>
        <w:t>fluorometer</w:t>
      </w:r>
      <w:proofErr w:type="spellEnd"/>
      <w:r w:rsidRPr="008814E3">
        <w:rPr>
          <w:rFonts w:ascii="Times New Roman" w:hAnsi="Times New Roman"/>
          <w:color w:val="auto"/>
          <w:sz w:val="24"/>
        </w:rPr>
        <w:t xml:space="preserve"> and Qubit dsDNA HS Assay kit.</w:t>
      </w:r>
    </w:p>
    <w:p w14:paraId="543AC81C" w14:textId="51CA7E6E" w:rsidR="006D0604" w:rsidRPr="00E24243" w:rsidRDefault="006D0604" w:rsidP="00573600">
      <w:pPr>
        <w:spacing w:after="120" w:line="240" w:lineRule="auto"/>
        <w:jc w:val="both"/>
        <w:rPr>
          <w:rFonts w:ascii="Times New Roman" w:hAnsi="Times New Roman" w:cs="Times New Roman"/>
          <w:sz w:val="24"/>
          <w:lang w:val="en-US"/>
        </w:rPr>
      </w:pPr>
    </w:p>
    <w:p w14:paraId="2685D4F4" w14:textId="472D0A1C" w:rsidR="006D0604" w:rsidRPr="00E24243" w:rsidRDefault="00F23775" w:rsidP="00573600">
      <w:pPr>
        <w:pStyle w:val="MDPI31text"/>
        <w:spacing w:after="120" w:line="240" w:lineRule="auto"/>
        <w:ind w:left="0" w:firstLine="0"/>
        <w:rPr>
          <w:rFonts w:ascii="Times New Roman" w:hAnsi="Times New Roman"/>
          <w:b/>
          <w:sz w:val="24"/>
        </w:rPr>
      </w:pPr>
      <w:r w:rsidRPr="008814E3">
        <w:rPr>
          <w:rFonts w:ascii="Times New Roman" w:hAnsi="Times New Roman"/>
          <w:b/>
          <w:color w:val="auto"/>
          <w:sz w:val="24"/>
        </w:rPr>
        <w:t>Pre-processing</w:t>
      </w:r>
      <w:r>
        <w:rPr>
          <w:rFonts w:ascii="Times New Roman" w:hAnsi="Times New Roman"/>
          <w:b/>
          <w:color w:val="auto"/>
          <w:sz w:val="24"/>
        </w:rPr>
        <w:t xml:space="preserve"> and </w:t>
      </w:r>
      <w:r w:rsidR="00DE4AF8" w:rsidRPr="00E24243">
        <w:rPr>
          <w:rFonts w:ascii="Times New Roman" w:hAnsi="Times New Roman"/>
          <w:b/>
          <w:sz w:val="24"/>
        </w:rPr>
        <w:t xml:space="preserve">Data </w:t>
      </w:r>
      <w:r>
        <w:rPr>
          <w:rFonts w:ascii="Times New Roman" w:hAnsi="Times New Roman"/>
          <w:b/>
          <w:sz w:val="24"/>
        </w:rPr>
        <w:t>A</w:t>
      </w:r>
      <w:r w:rsidR="006D0604" w:rsidRPr="00E24243">
        <w:rPr>
          <w:rFonts w:ascii="Times New Roman" w:hAnsi="Times New Roman"/>
          <w:b/>
          <w:sz w:val="24"/>
        </w:rPr>
        <w:t>nalysis</w:t>
      </w:r>
    </w:p>
    <w:p w14:paraId="0462AE69" w14:textId="05B957C1" w:rsidR="00F23775" w:rsidRPr="008814E3" w:rsidRDefault="00F23775" w:rsidP="00573600">
      <w:pPr>
        <w:spacing w:after="120" w:line="240" w:lineRule="auto"/>
        <w:jc w:val="both"/>
        <w:rPr>
          <w:rFonts w:ascii="Times New Roman" w:hAnsi="Times New Roman" w:cs="Times New Roman"/>
          <w:i/>
          <w:color w:val="000000" w:themeColor="text1"/>
          <w:sz w:val="24"/>
          <w:lang w:val="en-US"/>
        </w:rPr>
      </w:pPr>
      <w:proofErr w:type="spellStart"/>
      <w:r w:rsidRPr="008814E3">
        <w:rPr>
          <w:rFonts w:ascii="Times New Roman" w:hAnsi="Times New Roman" w:cs="Times New Roman"/>
          <w:i/>
          <w:color w:val="000000" w:themeColor="text1"/>
          <w:sz w:val="24"/>
          <w:lang w:val="en-US"/>
        </w:rPr>
        <w:t>dcDNA</w:t>
      </w:r>
      <w:proofErr w:type="spellEnd"/>
      <w:r w:rsidRPr="008814E3">
        <w:rPr>
          <w:rFonts w:ascii="Times New Roman" w:hAnsi="Times New Roman" w:cs="Times New Roman"/>
          <w:i/>
          <w:color w:val="000000" w:themeColor="text1"/>
          <w:sz w:val="24"/>
          <w:lang w:val="en-US"/>
        </w:rPr>
        <w:t xml:space="preserve"> </w:t>
      </w:r>
      <w:r w:rsidR="0073667D">
        <w:rPr>
          <w:rFonts w:ascii="Times New Roman" w:hAnsi="Times New Roman" w:cs="Times New Roman"/>
          <w:i/>
          <w:color w:val="000000" w:themeColor="text1"/>
          <w:sz w:val="24"/>
          <w:lang w:val="en-US"/>
        </w:rPr>
        <w:t>s</w:t>
      </w:r>
      <w:r w:rsidRPr="008814E3">
        <w:rPr>
          <w:rFonts w:ascii="Times New Roman" w:hAnsi="Times New Roman" w:cs="Times New Roman"/>
          <w:i/>
          <w:color w:val="000000" w:themeColor="text1"/>
          <w:sz w:val="24"/>
          <w:lang w:val="en-US"/>
        </w:rPr>
        <w:t>equencing</w:t>
      </w:r>
      <w:r w:rsidR="0073667D">
        <w:rPr>
          <w:rFonts w:ascii="Times New Roman" w:hAnsi="Times New Roman" w:cs="Times New Roman"/>
          <w:i/>
          <w:color w:val="000000" w:themeColor="text1"/>
          <w:sz w:val="24"/>
          <w:lang w:val="en-US"/>
        </w:rPr>
        <w:t xml:space="preserve"> data p</w:t>
      </w:r>
      <w:r>
        <w:rPr>
          <w:rFonts w:ascii="Times New Roman" w:hAnsi="Times New Roman" w:cs="Times New Roman"/>
          <w:i/>
          <w:color w:val="000000" w:themeColor="text1"/>
          <w:sz w:val="24"/>
          <w:lang w:val="en-US"/>
        </w:rPr>
        <w:t>re-processing</w:t>
      </w:r>
    </w:p>
    <w:p w14:paraId="58C99429" w14:textId="77777777" w:rsidR="00F23775" w:rsidRDefault="00F23775" w:rsidP="00573600">
      <w:pPr>
        <w:spacing w:after="120" w:line="240" w:lineRule="auto"/>
        <w:jc w:val="both"/>
        <w:rPr>
          <w:rFonts w:ascii="Times New Roman" w:hAnsi="Times New Roman" w:cs="Times New Roman"/>
          <w:color w:val="000000" w:themeColor="text1"/>
          <w:sz w:val="24"/>
          <w:lang w:val="en-US"/>
        </w:rPr>
      </w:pPr>
      <w:r w:rsidRPr="008814E3">
        <w:rPr>
          <w:rFonts w:ascii="Times New Roman" w:hAnsi="Times New Roman" w:cs="Times New Roman"/>
          <w:color w:val="000000" w:themeColor="text1"/>
          <w:sz w:val="24"/>
          <w:lang w:val="en-US"/>
        </w:rPr>
        <w:t xml:space="preserve">The raw current signals obtained from </w:t>
      </w:r>
      <w:proofErr w:type="spellStart"/>
      <w:r>
        <w:rPr>
          <w:rFonts w:ascii="Times New Roman" w:hAnsi="Times New Roman" w:cs="Times New Roman"/>
          <w:color w:val="000000" w:themeColor="text1"/>
          <w:sz w:val="24"/>
          <w:lang w:val="en-US"/>
        </w:rPr>
        <w:t>M</w:t>
      </w:r>
      <w:r w:rsidRPr="008814E3">
        <w:rPr>
          <w:rFonts w:ascii="Times New Roman" w:hAnsi="Times New Roman" w:cs="Times New Roman"/>
          <w:color w:val="000000" w:themeColor="text1"/>
          <w:sz w:val="24"/>
          <w:lang w:val="en-US"/>
        </w:rPr>
        <w:t>inION</w:t>
      </w:r>
      <w:proofErr w:type="spellEnd"/>
      <w:r w:rsidRPr="008814E3">
        <w:rPr>
          <w:rFonts w:ascii="Times New Roman" w:hAnsi="Times New Roman" w:cs="Times New Roman"/>
          <w:color w:val="000000" w:themeColor="text1"/>
          <w:sz w:val="24"/>
          <w:lang w:val="en-US"/>
        </w:rPr>
        <w:t xml:space="preserve"> sequencing were </w:t>
      </w:r>
      <w:proofErr w:type="spellStart"/>
      <w:r w:rsidRPr="008814E3">
        <w:rPr>
          <w:rFonts w:ascii="Times New Roman" w:hAnsi="Times New Roman" w:cs="Times New Roman"/>
          <w:color w:val="000000" w:themeColor="text1"/>
          <w:sz w:val="24"/>
          <w:lang w:val="en-US"/>
        </w:rPr>
        <w:t>basecalled</w:t>
      </w:r>
      <w:proofErr w:type="spellEnd"/>
      <w:r w:rsidRPr="008814E3">
        <w:rPr>
          <w:rFonts w:ascii="Times New Roman" w:hAnsi="Times New Roman" w:cs="Times New Roman"/>
          <w:color w:val="000000" w:themeColor="text1"/>
          <w:sz w:val="24"/>
          <w:lang w:val="en-US"/>
        </w:rPr>
        <w:t xml:space="preserve"> to nucleotides with the Dorado-0.7.2 </w:t>
      </w:r>
      <w:proofErr w:type="spellStart"/>
      <w:r w:rsidRPr="008814E3">
        <w:rPr>
          <w:rFonts w:ascii="Times New Roman" w:hAnsi="Times New Roman" w:cs="Times New Roman"/>
          <w:color w:val="000000" w:themeColor="text1"/>
          <w:sz w:val="24"/>
          <w:lang w:val="en-US"/>
        </w:rPr>
        <w:t>basecaller</w:t>
      </w:r>
      <w:proofErr w:type="spellEnd"/>
      <w:r w:rsidRPr="008814E3">
        <w:rPr>
          <w:rFonts w:ascii="Times New Roman" w:hAnsi="Times New Roman" w:cs="Times New Roman"/>
          <w:color w:val="000000" w:themeColor="text1"/>
          <w:sz w:val="24"/>
          <w:lang w:val="en-US"/>
        </w:rPr>
        <w:t xml:space="preserve"> </w:t>
      </w:r>
      <w:r w:rsidRPr="008814E3">
        <w:rPr>
          <w:rFonts w:ascii="Times New Roman" w:hAnsi="Times New Roman" w:cs="Times New Roman"/>
          <w:color w:val="7030A0"/>
          <w:sz w:val="24"/>
          <w:lang w:val="en-US"/>
        </w:rPr>
        <w:t>(</w:t>
      </w:r>
      <w:hyperlink r:id="rId9" w:history="1">
        <w:r w:rsidRPr="008814E3">
          <w:rPr>
            <w:rStyle w:val="Hiperhivatkozs"/>
            <w:rFonts w:ascii="Times New Roman" w:hAnsi="Times New Roman" w:cs="Times New Roman"/>
            <w:sz w:val="24"/>
            <w:lang w:val="en-US"/>
          </w:rPr>
          <w:t>https://github.com/nanoporetech/dorado/</w:t>
        </w:r>
      </w:hyperlink>
      <w:r w:rsidRPr="008814E3">
        <w:rPr>
          <w:rFonts w:ascii="Times New Roman" w:hAnsi="Times New Roman" w:cs="Times New Roman"/>
          <w:color w:val="7030A0"/>
          <w:sz w:val="24"/>
          <w:lang w:val="en-US"/>
        </w:rPr>
        <w:t xml:space="preserve">) </w:t>
      </w:r>
      <w:r w:rsidRPr="008814E3">
        <w:rPr>
          <w:rFonts w:ascii="Times New Roman" w:hAnsi="Times New Roman" w:cs="Times New Roman"/>
          <w:color w:val="000000" w:themeColor="text1"/>
          <w:sz w:val="24"/>
          <w:lang w:val="en-US"/>
        </w:rPr>
        <w:t xml:space="preserve">using a quality threshold of 7. The resulting reads were aligned to the reference genome (accession number: NC_001491.2) using the minimap2 </w:t>
      </w:r>
      <w:r w:rsidRPr="008814E3">
        <w:rPr>
          <w:rFonts w:ascii="Times New Roman" w:hAnsi="Times New Roman" w:cs="Times New Roman"/>
          <w:color w:val="000000" w:themeColor="text1"/>
          <w:sz w:val="24"/>
          <w:lang w:val="en-US"/>
        </w:rPr>
        <w:fldChar w:fldCharType="begin"/>
      </w:r>
      <w:r w:rsidRPr="008814E3">
        <w:rPr>
          <w:rFonts w:ascii="Times New Roman" w:hAnsi="Times New Roman" w:cs="Times New Roman"/>
          <w:color w:val="000000" w:themeColor="text1"/>
          <w:sz w:val="24"/>
          <w:lang w:val="en-US"/>
        </w:rPr>
        <w:instrText xml:space="preserve"> ADDIN ZOTERO_ITEM CSL_CITATION {"citationID":"VwmJkHO5","properties":{"formattedCitation":"[30]","plainCitation":"[30]","noteIndex":0},"citationItems":[{"id":592,"uris":["http://zotero.org/users/local/SrvbCAEb/items/6QF6E6HJ"],"itemData":{"id":592,"type":"article-journal","abstract":"Motivation: Recent advances in sequencing technologies promise ultra-long reads of $100 kb in average, full-length mRNA or cDNA reads in high throughput and genomic contigs over 100 Mb in length. Existing alignment programs are unable or inefﬁcient to process such data at scale, which presses for the development of new alignment algorithms.","container-title":"Bioinformatics","DOI":"10.1093/bioinformatics/bty191","ISSN":"1367-4803, 1367-4811","issue":"18","language":"en","license":"https://academic.oup.com/journals/pages/open_access/funder_policies/chorus/standard_publication_model","page":"3094-3100","source":"DOI.org (Crossref)","title":"Minimap2: pairwise alignment for nucleotide sequences","title-short":"Minimap2","volume":"34","author":[{"family":"Li","given":"Heng"}],"editor":[{"family":"Birol","given":"Inanc"}],"issued":{"date-parts":[["2018",9,15]]}}}],"schema":"https://github.com/citation-style-language/schema/raw/master/csl-citation.json"} </w:instrText>
      </w:r>
      <w:r w:rsidRPr="008814E3">
        <w:rPr>
          <w:rFonts w:ascii="Times New Roman" w:hAnsi="Times New Roman" w:cs="Times New Roman"/>
          <w:color w:val="000000" w:themeColor="text1"/>
          <w:sz w:val="24"/>
          <w:lang w:val="en-US"/>
        </w:rPr>
        <w:fldChar w:fldCharType="separate"/>
      </w:r>
      <w:r w:rsidRPr="008814E3">
        <w:rPr>
          <w:rFonts w:ascii="Times New Roman" w:hAnsi="Times New Roman" w:cs="Times New Roman"/>
          <w:sz w:val="24"/>
          <w:lang w:val="en-US"/>
        </w:rPr>
        <w:t>[30]</w:t>
      </w:r>
      <w:r w:rsidRPr="008814E3">
        <w:rPr>
          <w:rFonts w:ascii="Times New Roman" w:hAnsi="Times New Roman" w:cs="Times New Roman"/>
          <w:color w:val="000000" w:themeColor="text1"/>
          <w:sz w:val="24"/>
          <w:lang w:val="en-US"/>
        </w:rPr>
        <w:fldChar w:fldCharType="end"/>
      </w:r>
      <w:r w:rsidRPr="008814E3">
        <w:rPr>
          <w:rFonts w:ascii="Times New Roman" w:hAnsi="Times New Roman" w:cs="Times New Roman"/>
          <w:color w:val="000000" w:themeColor="text1"/>
          <w:sz w:val="24"/>
          <w:lang w:val="en-US"/>
        </w:rPr>
        <w:t xml:space="preserve"> program. During the alignment with minimap2, the following settings were applied: -ax splice -Y -C5 -cs. To identify TSS, TES, and intron positions, we used the </w:t>
      </w:r>
      <w:proofErr w:type="spellStart"/>
      <w:r w:rsidRPr="008814E3">
        <w:rPr>
          <w:rFonts w:ascii="Times New Roman" w:hAnsi="Times New Roman" w:cs="Times New Roman"/>
          <w:color w:val="000000" w:themeColor="text1"/>
          <w:sz w:val="24"/>
          <w:lang w:val="en-US"/>
        </w:rPr>
        <w:t>LoRTIA</w:t>
      </w:r>
      <w:proofErr w:type="spellEnd"/>
      <w:r w:rsidRPr="008814E3">
        <w:rPr>
          <w:rFonts w:ascii="Times New Roman" w:hAnsi="Times New Roman" w:cs="Times New Roman"/>
          <w:color w:val="000000" w:themeColor="text1"/>
          <w:sz w:val="24"/>
          <w:lang w:val="en-US"/>
        </w:rPr>
        <w:t xml:space="preserve"> toolkit </w:t>
      </w:r>
      <w:r w:rsidRPr="008814E3">
        <w:rPr>
          <w:rFonts w:ascii="Times New Roman" w:hAnsi="Times New Roman" w:cs="Times New Roman"/>
          <w:color w:val="7030A0"/>
          <w:sz w:val="24"/>
          <w:lang w:val="en-US"/>
        </w:rPr>
        <w:t>(</w:t>
      </w:r>
      <w:hyperlink r:id="rId10" w:tgtFrame="_new" w:history="1">
        <w:r w:rsidRPr="008814E3">
          <w:rPr>
            <w:rStyle w:val="Hiperhivatkozs"/>
            <w:rFonts w:ascii="Times New Roman" w:hAnsi="Times New Roman" w:cs="Times New Roman"/>
            <w:sz w:val="24"/>
            <w:lang w:val="en-US"/>
          </w:rPr>
          <w:t>https://github.com/zsolt-balazs/LoRTIA</w:t>
        </w:r>
      </w:hyperlink>
      <w:r w:rsidRPr="008814E3">
        <w:rPr>
          <w:rFonts w:ascii="Times New Roman" w:hAnsi="Times New Roman" w:cs="Times New Roman"/>
          <w:color w:val="7030A0"/>
          <w:sz w:val="24"/>
          <w:lang w:val="en-US"/>
        </w:rPr>
        <w:t xml:space="preserve">). </w:t>
      </w:r>
      <w:r w:rsidRPr="008814E3">
        <w:rPr>
          <w:rFonts w:ascii="Times New Roman" w:hAnsi="Times New Roman" w:cs="Times New Roman"/>
          <w:color w:val="000000" w:themeColor="text1"/>
          <w:sz w:val="24"/>
          <w:lang w:val="en-US"/>
        </w:rPr>
        <w:t xml:space="preserve">For evaluating </w:t>
      </w:r>
      <w:proofErr w:type="spellStart"/>
      <w:r>
        <w:rPr>
          <w:rFonts w:ascii="Times New Roman" w:hAnsi="Times New Roman" w:cs="Times New Roman"/>
          <w:color w:val="000000" w:themeColor="text1"/>
          <w:sz w:val="24"/>
          <w:lang w:val="en-US"/>
        </w:rPr>
        <w:t>dcDNA-Seq</w:t>
      </w:r>
      <w:proofErr w:type="spellEnd"/>
      <w:r w:rsidRPr="008814E3">
        <w:rPr>
          <w:rFonts w:ascii="Times New Roman" w:hAnsi="Times New Roman" w:cs="Times New Roman"/>
          <w:color w:val="000000" w:themeColor="text1"/>
          <w:sz w:val="24"/>
          <w:lang w:val="en-US"/>
        </w:rPr>
        <w:t xml:space="preserve">, the following settings were applied in the </w:t>
      </w:r>
      <w:proofErr w:type="spellStart"/>
      <w:r w:rsidRPr="008814E3">
        <w:rPr>
          <w:rFonts w:ascii="Times New Roman" w:hAnsi="Times New Roman" w:cs="Times New Roman"/>
          <w:color w:val="000000" w:themeColor="text1"/>
          <w:sz w:val="24"/>
          <w:lang w:val="en-US"/>
        </w:rPr>
        <w:t>LoRTIA</w:t>
      </w:r>
      <w:proofErr w:type="spellEnd"/>
      <w:r w:rsidRPr="008814E3">
        <w:rPr>
          <w:rFonts w:ascii="Times New Roman" w:hAnsi="Times New Roman" w:cs="Times New Roman"/>
          <w:color w:val="000000" w:themeColor="text1"/>
          <w:sz w:val="24"/>
          <w:lang w:val="en-US"/>
        </w:rPr>
        <w:t xml:space="preserve"> package: −5 TGCCATTAGGCCGGG –</w:t>
      </w:r>
      <w:proofErr w:type="spellStart"/>
      <w:r w:rsidRPr="008814E3">
        <w:rPr>
          <w:rFonts w:ascii="Times New Roman" w:hAnsi="Times New Roman" w:cs="Times New Roman"/>
          <w:color w:val="000000" w:themeColor="text1"/>
          <w:sz w:val="24"/>
          <w:lang w:val="en-US"/>
        </w:rPr>
        <w:t>five_score</w:t>
      </w:r>
      <w:proofErr w:type="spellEnd"/>
      <w:r w:rsidRPr="008814E3">
        <w:rPr>
          <w:rFonts w:ascii="Times New Roman" w:hAnsi="Times New Roman" w:cs="Times New Roman"/>
          <w:color w:val="000000" w:themeColor="text1"/>
          <w:sz w:val="24"/>
          <w:lang w:val="en-US"/>
        </w:rPr>
        <w:t xml:space="preserve"> 16 –</w:t>
      </w:r>
      <w:proofErr w:type="spellStart"/>
      <w:r w:rsidRPr="008814E3">
        <w:rPr>
          <w:rFonts w:ascii="Times New Roman" w:hAnsi="Times New Roman" w:cs="Times New Roman"/>
          <w:color w:val="000000" w:themeColor="text1"/>
          <w:sz w:val="24"/>
          <w:lang w:val="en-US"/>
        </w:rPr>
        <w:t>check_in_soft</w:t>
      </w:r>
      <w:proofErr w:type="spellEnd"/>
      <w:r w:rsidRPr="008814E3">
        <w:rPr>
          <w:rFonts w:ascii="Times New Roman" w:hAnsi="Times New Roman" w:cs="Times New Roman"/>
          <w:color w:val="000000" w:themeColor="text1"/>
          <w:sz w:val="24"/>
          <w:lang w:val="en-US"/>
        </w:rPr>
        <w:t xml:space="preserve"> 15 –3 AAAAAAAAAAAAAAA –</w:t>
      </w:r>
      <w:proofErr w:type="spellStart"/>
      <w:r w:rsidRPr="008814E3">
        <w:rPr>
          <w:rFonts w:ascii="Times New Roman" w:hAnsi="Times New Roman" w:cs="Times New Roman"/>
          <w:color w:val="000000" w:themeColor="text1"/>
          <w:sz w:val="24"/>
          <w:lang w:val="en-US"/>
        </w:rPr>
        <w:t>three_score</w:t>
      </w:r>
      <w:proofErr w:type="spellEnd"/>
      <w:r w:rsidRPr="008814E3">
        <w:rPr>
          <w:rFonts w:ascii="Times New Roman" w:hAnsi="Times New Roman" w:cs="Times New Roman"/>
          <w:color w:val="000000" w:themeColor="text1"/>
          <w:sz w:val="24"/>
          <w:lang w:val="en-US"/>
        </w:rPr>
        <w:t xml:space="preserve"> 16 –s Poisson –f true. A transcript was accepted when its 5'</w:t>
      </w:r>
      <w:r>
        <w:rPr>
          <w:rFonts w:ascii="Times New Roman" w:hAnsi="Times New Roman" w:cs="Times New Roman"/>
          <w:color w:val="000000" w:themeColor="text1"/>
          <w:sz w:val="24"/>
          <w:lang w:val="en-US"/>
        </w:rPr>
        <w:t>- and 3'-</w:t>
      </w:r>
      <w:r w:rsidRPr="008814E3">
        <w:rPr>
          <w:rFonts w:ascii="Times New Roman" w:hAnsi="Times New Roman" w:cs="Times New Roman"/>
          <w:color w:val="000000" w:themeColor="text1"/>
          <w:sz w:val="24"/>
          <w:lang w:val="en-US"/>
        </w:rPr>
        <w:t xml:space="preserve">adapters were </w:t>
      </w:r>
      <w:r>
        <w:rPr>
          <w:rFonts w:ascii="Times New Roman" w:hAnsi="Times New Roman" w:cs="Times New Roman"/>
          <w:color w:val="000000" w:themeColor="text1"/>
          <w:sz w:val="24"/>
          <w:lang w:val="en-US"/>
        </w:rPr>
        <w:t>accurate, and in the case of 3'-</w:t>
      </w:r>
      <w:r w:rsidRPr="008814E3">
        <w:rPr>
          <w:rFonts w:ascii="Times New Roman" w:hAnsi="Times New Roman" w:cs="Times New Roman"/>
          <w:color w:val="000000" w:themeColor="text1"/>
          <w:sz w:val="24"/>
          <w:lang w:val="en-US"/>
        </w:rPr>
        <w:t xml:space="preserve">ends, false priming and template switching during intron identification were excluded. For introns, we accepted those annotated in </w:t>
      </w:r>
      <w:proofErr w:type="spellStart"/>
      <w:r w:rsidRPr="008814E3">
        <w:rPr>
          <w:rFonts w:ascii="Times New Roman" w:hAnsi="Times New Roman" w:cs="Times New Roman"/>
          <w:color w:val="000000" w:themeColor="text1"/>
          <w:sz w:val="24"/>
          <w:lang w:val="en-US"/>
        </w:rPr>
        <w:t>dRNA</w:t>
      </w:r>
      <w:proofErr w:type="spellEnd"/>
      <w:r w:rsidRPr="008814E3">
        <w:rPr>
          <w:rFonts w:ascii="Times New Roman" w:hAnsi="Times New Roman" w:cs="Times New Roman"/>
          <w:color w:val="000000" w:themeColor="text1"/>
          <w:sz w:val="24"/>
          <w:lang w:val="en-US"/>
        </w:rPr>
        <w:t xml:space="preserve"> sequencing for direct cDNA samples. </w:t>
      </w:r>
    </w:p>
    <w:p w14:paraId="3A66E9EB" w14:textId="222714BB" w:rsidR="00F23775" w:rsidRDefault="00F23775" w:rsidP="00573600">
      <w:pPr>
        <w:spacing w:after="120" w:line="240" w:lineRule="auto"/>
        <w:jc w:val="both"/>
        <w:rPr>
          <w:rFonts w:ascii="Times New Roman" w:hAnsi="Times New Roman" w:cs="Times New Roman"/>
          <w:i/>
          <w:sz w:val="24"/>
          <w:lang w:val="en-US"/>
        </w:rPr>
      </w:pPr>
      <w:proofErr w:type="spellStart"/>
      <w:r w:rsidRPr="008814E3">
        <w:rPr>
          <w:rFonts w:ascii="Times New Roman" w:hAnsi="Times New Roman" w:cs="Times New Roman"/>
          <w:i/>
          <w:color w:val="000000" w:themeColor="text1"/>
          <w:sz w:val="24"/>
          <w:lang w:val="en-US"/>
        </w:rPr>
        <w:t>dcDNA</w:t>
      </w:r>
      <w:proofErr w:type="spellEnd"/>
      <w:r w:rsidRPr="008814E3">
        <w:rPr>
          <w:rFonts w:ascii="Times New Roman" w:hAnsi="Times New Roman" w:cs="Times New Roman"/>
          <w:i/>
          <w:color w:val="000000" w:themeColor="text1"/>
          <w:sz w:val="24"/>
          <w:lang w:val="en-US"/>
        </w:rPr>
        <w:t xml:space="preserve"> </w:t>
      </w:r>
      <w:r w:rsidR="0073667D">
        <w:rPr>
          <w:rFonts w:ascii="Times New Roman" w:hAnsi="Times New Roman" w:cs="Times New Roman"/>
          <w:i/>
          <w:color w:val="000000" w:themeColor="text1"/>
          <w:sz w:val="24"/>
          <w:lang w:val="en-US"/>
        </w:rPr>
        <w:t>s</w:t>
      </w:r>
      <w:r w:rsidRPr="008814E3">
        <w:rPr>
          <w:rFonts w:ascii="Times New Roman" w:hAnsi="Times New Roman" w:cs="Times New Roman"/>
          <w:i/>
          <w:color w:val="000000" w:themeColor="text1"/>
          <w:sz w:val="24"/>
          <w:lang w:val="en-US"/>
        </w:rPr>
        <w:t>equencing</w:t>
      </w:r>
      <w:r w:rsidR="0073667D">
        <w:rPr>
          <w:rFonts w:ascii="Times New Roman" w:hAnsi="Times New Roman" w:cs="Times New Roman"/>
          <w:i/>
          <w:color w:val="000000" w:themeColor="text1"/>
          <w:sz w:val="24"/>
          <w:lang w:val="en-US"/>
        </w:rPr>
        <w:t xml:space="preserve"> data p</w:t>
      </w:r>
      <w:r>
        <w:rPr>
          <w:rFonts w:ascii="Times New Roman" w:hAnsi="Times New Roman" w:cs="Times New Roman"/>
          <w:i/>
          <w:sz w:val="24"/>
          <w:lang w:val="en-US"/>
        </w:rPr>
        <w:t>rocessing</w:t>
      </w:r>
    </w:p>
    <w:p w14:paraId="73EE7986" w14:textId="42356E22" w:rsidR="00F23775" w:rsidRPr="0075606C" w:rsidRDefault="00F23775"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color w:val="000000" w:themeColor="text1"/>
          <w:sz w:val="24"/>
          <w:lang w:val="en-US"/>
        </w:rPr>
        <w:t>For further analysis, we used an in-house developed R pipeline. Briefly, the “</w:t>
      </w:r>
      <w:proofErr w:type="spellStart"/>
      <w:r w:rsidRPr="008814E3">
        <w:rPr>
          <w:rFonts w:ascii="Times New Roman" w:hAnsi="Times New Roman" w:cs="Times New Roman"/>
          <w:i/>
          <w:color w:val="000000" w:themeColor="text1"/>
          <w:sz w:val="24"/>
          <w:lang w:val="en-US"/>
        </w:rPr>
        <w:t>stranded_only.bam</w:t>
      </w:r>
      <w:proofErr w:type="spellEnd"/>
      <w:r w:rsidRPr="008814E3">
        <w:rPr>
          <w:rFonts w:ascii="Times New Roman" w:hAnsi="Times New Roman" w:cs="Times New Roman"/>
          <w:color w:val="000000" w:themeColor="text1"/>
          <w:sz w:val="24"/>
          <w:lang w:val="en-US"/>
        </w:rPr>
        <w:t xml:space="preserve">” files from the </w:t>
      </w:r>
      <w:proofErr w:type="spellStart"/>
      <w:r w:rsidRPr="008814E3">
        <w:rPr>
          <w:rFonts w:ascii="Times New Roman" w:hAnsi="Times New Roman" w:cs="Times New Roman"/>
          <w:color w:val="000000" w:themeColor="text1"/>
          <w:sz w:val="24"/>
          <w:lang w:val="en-US"/>
        </w:rPr>
        <w:t>LoRTIA</w:t>
      </w:r>
      <w:proofErr w:type="spellEnd"/>
      <w:r w:rsidRPr="008814E3">
        <w:rPr>
          <w:rFonts w:ascii="Times New Roman" w:hAnsi="Times New Roman" w:cs="Times New Roman"/>
          <w:color w:val="000000" w:themeColor="text1"/>
          <w:sz w:val="24"/>
          <w:lang w:val="en-US"/>
        </w:rPr>
        <w:t xml:space="preserve"> output were imported into the R environment using </w:t>
      </w:r>
      <w:proofErr w:type="spellStart"/>
      <w:r w:rsidRPr="008814E3">
        <w:rPr>
          <w:rFonts w:ascii="Times New Roman" w:hAnsi="Times New Roman" w:cs="Times New Roman"/>
          <w:color w:val="000000" w:themeColor="text1"/>
          <w:sz w:val="24"/>
          <w:lang w:val="en-US"/>
        </w:rPr>
        <w:t>Rsmatools</w:t>
      </w:r>
      <w:proofErr w:type="spellEnd"/>
      <w:r w:rsidRPr="008814E3">
        <w:rPr>
          <w:rFonts w:ascii="Times New Roman" w:hAnsi="Times New Roman" w:cs="Times New Roman"/>
          <w:color w:val="000000" w:themeColor="text1"/>
          <w:sz w:val="24"/>
          <w:lang w:val="en-US"/>
        </w:rPr>
        <w:t xml:space="preserve"> </w:t>
      </w:r>
      <w:r w:rsidRPr="008814E3">
        <w:rPr>
          <w:rFonts w:ascii="Times New Roman" w:hAnsi="Times New Roman" w:cs="Times New Roman"/>
          <w:color w:val="000000" w:themeColor="text1"/>
          <w:sz w:val="24"/>
          <w:lang w:val="en-US"/>
        </w:rPr>
        <w:fldChar w:fldCharType="begin"/>
      </w:r>
      <w:r w:rsidRPr="008814E3">
        <w:rPr>
          <w:rFonts w:ascii="Times New Roman" w:hAnsi="Times New Roman" w:cs="Times New Roman"/>
          <w:color w:val="000000" w:themeColor="text1"/>
          <w:sz w:val="24"/>
          <w:lang w:val="en-US"/>
        </w:rPr>
        <w:instrText xml:space="preserve"> ADDIN ZOTERO_ITEM CSL_CITATION {"citationID":"xPtrxbni","properties":{"formattedCitation":"[31]","plainCitation":"[31]","noteIndex":0},"citationItems":[{"id":746,"uris":["http://zotero.org/users/local/SrvbCAEb/items/695C4Z6E"],"itemData":{"id":746,"type":"article-journal","title":"Rsamtools: Binary alignment (BAM), FASTA, variant call (BCF), and tabix file import.","author":[{"family":"Morgan M, Pagès H, Obenchain V, H. N.","given":""}],"issued":{"date-parts":[["2022"]]}}}],"schema":"https://github.com/citation-style-language/schema/raw/master/csl-citation.json"} </w:instrText>
      </w:r>
      <w:r w:rsidRPr="008814E3">
        <w:rPr>
          <w:rFonts w:ascii="Times New Roman" w:hAnsi="Times New Roman" w:cs="Times New Roman"/>
          <w:color w:val="000000" w:themeColor="text1"/>
          <w:sz w:val="24"/>
          <w:lang w:val="en-US"/>
        </w:rPr>
        <w:fldChar w:fldCharType="separate"/>
      </w:r>
      <w:r w:rsidRPr="008814E3">
        <w:rPr>
          <w:rFonts w:ascii="Times New Roman" w:hAnsi="Times New Roman" w:cs="Times New Roman"/>
          <w:sz w:val="24"/>
          <w:lang w:val="en-US"/>
        </w:rPr>
        <w:t>[31]</w:t>
      </w:r>
      <w:r w:rsidRPr="008814E3">
        <w:rPr>
          <w:rFonts w:ascii="Times New Roman" w:hAnsi="Times New Roman" w:cs="Times New Roman"/>
          <w:color w:val="000000" w:themeColor="text1"/>
          <w:sz w:val="24"/>
          <w:lang w:val="en-US"/>
        </w:rPr>
        <w:fldChar w:fldCharType="end"/>
      </w:r>
      <w:r w:rsidRPr="008814E3">
        <w:rPr>
          <w:rFonts w:ascii="Times New Roman" w:hAnsi="Times New Roman" w:cs="Times New Roman"/>
          <w:color w:val="000000" w:themeColor="text1"/>
          <w:sz w:val="24"/>
          <w:lang w:val="en-US"/>
        </w:rPr>
        <w:t xml:space="preserve">. A database was then built from it, containing the </w:t>
      </w:r>
      <w:r w:rsidRPr="0075606C">
        <w:rPr>
          <w:rFonts w:ascii="Times New Roman" w:hAnsi="Times New Roman" w:cs="Times New Roman"/>
          <w:sz w:val="24"/>
          <w:lang w:val="en-US"/>
        </w:rPr>
        <w:t xml:space="preserve">count of unique mapping positions and the information from the bam-files regarding </w:t>
      </w:r>
      <w:proofErr w:type="spellStart"/>
      <w:r w:rsidRPr="0075606C">
        <w:rPr>
          <w:rFonts w:ascii="Times New Roman" w:hAnsi="Times New Roman" w:cs="Times New Roman"/>
          <w:sz w:val="24"/>
          <w:lang w:val="en-US"/>
        </w:rPr>
        <w:t>LoRTIA’s</w:t>
      </w:r>
      <w:proofErr w:type="spellEnd"/>
      <w:r w:rsidRPr="0075606C">
        <w:rPr>
          <w:rFonts w:ascii="Times New Roman" w:hAnsi="Times New Roman" w:cs="Times New Roman"/>
          <w:sz w:val="24"/>
          <w:lang w:val="en-US"/>
        </w:rPr>
        <w:t xml:space="preserve"> adapter searching using</w:t>
      </w:r>
      <w:r w:rsidR="001A2BE9" w:rsidRPr="0075606C">
        <w:rPr>
          <w:rFonts w:ascii="Times New Roman" w:hAnsi="Times New Roman" w:cs="Times New Roman"/>
          <w:sz w:val="24"/>
          <w:lang w:val="en-US"/>
        </w:rPr>
        <w:t xml:space="preserve"> the</w:t>
      </w:r>
      <w:r w:rsidRPr="0075606C">
        <w:rPr>
          <w:rFonts w:ascii="Times New Roman" w:hAnsi="Times New Roman" w:cs="Times New Roman"/>
          <w:sz w:val="24"/>
          <w:lang w:val="en-US"/>
        </w:rPr>
        <w:t xml:space="preserve"> </w:t>
      </w:r>
      <w:proofErr w:type="spellStart"/>
      <w:r w:rsidRPr="0075606C">
        <w:rPr>
          <w:rFonts w:ascii="Times New Roman" w:hAnsi="Times New Roman" w:cs="Times New Roman"/>
          <w:sz w:val="24"/>
          <w:lang w:val="en-US"/>
        </w:rPr>
        <w:t>data.table</w:t>
      </w:r>
      <w:proofErr w:type="spellEnd"/>
      <w:r w:rsidRPr="0075606C">
        <w:rPr>
          <w:rFonts w:ascii="Times New Roman" w:hAnsi="Times New Roman" w:cs="Times New Roman"/>
          <w:sz w:val="24"/>
          <w:lang w:val="en-US"/>
        </w:rPr>
        <w:t xml:space="preserv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w:instrText>
      </w:r>
      <w:r w:rsidRPr="0075606C">
        <w:rPr>
          <w:rFonts w:ascii="Times New Roman" w:hAnsi="Times New Roman" w:cs="Times New Roman"/>
          <w:sz w:val="24"/>
          <w:lang w:val="en-US"/>
        </w:rPr>
        <w:lastRenderedPageBreak/>
        <w:instrText xml:space="preserve">{"citationID":"VeV2y2jO","properties":{"formattedCitation":"[32]","plainCitation":"[32]","noteIndex":0},"citationItems":[{"id":594,"uris":["http://zotero.org/users/local/SrvbCAEb/items/AAT6JTV4"],"itemData":{"id":594,"type":"software","abstract":"Fast aggregation of large data (e.g. 100GB in RAM), fast ordered joins, fast add/modify/delete of columns by group using no copies at all, list columns, friendly and fast character-separated-value read/write. Offers a natural and flexible syntax, for faster development.","license":"MPL-2.0 | file LICENSE","source":"R-Packages","title":"data.table: Extension of 'data.frame'","title-short":"data.table","URL":"https://cran.r-project.org/web/packages/data.table/index.html","version":"1.15.4","author":[{"family":"Barrett","given":"Tyson"},{"family":"Dowle","given":"Matt"},{"family":"Srinivasan","given":"Arun"},{"family":"Gorecki","given":"Jan"},{"family":"Chirico","given":"Michael"},{"family":"Hocking","given":"Toby"},{"family":"Stetsenko","given":"Pasha"},{"family":"Short","given":"Tom"},{"family":"Lianoglou","given":"Steve"},{"family":"Antonyan","given":"Eduard"},{"family":"Bonsch","given":"Markus"},{"family":"Parsonage","given":"Hugh"},{"family":"Ritchie","given":"Scott"},{"family":"Ren","given":"Kun"},{"family":"Tan","given":"Xianying"},{"family":"Saporta","given":"Rick"},{"family":"Seiskari","given":"Otto"},{"family":"Dong","given":"Xianghui"},{"family":"Lang","given":"Michel"},{"family":"Iwasaki","given":"Watal"},{"family":"Wenchel","given":"Seth"},{"family":"Broman","given":"Karl"},{"family":"Schmidt","given":"Tobias"},{"family":"Arenburg","given":"David"},{"family":"Smith","given":"Ethan"},{"family":"Cocquemas","given":"Francois"},{"family":"Gomez","given":"Matthieu"},{"family":"Chataignon","given":"Philippe"},{"family":"Blaser","given":"Nello"},{"family":"Selivanov","given":"Dmitry"},{"family":"Riabushenko","given":"Andrey"},{"family":"Lee","given":"Cheng"},{"family":"Groves","given":"Declan"},{"family":"Possenriede","given":"Daniel"},{"family":"Parages","given":"Felipe"},{"family":"Toth","given":"Denes"},{"family":"Yaramaz-David","given":"Mus"},{"family":"Perumal","given":"Ayappan"},{"family":"Sams","given":"James"},{"family":"Morgan","given":"Martin"},{"family":"Quinn","given":"Michael"},{"family":"@javrucebo","given":""},{"family":"@marc-outins","given":""},{"family":"Storey","given":"Roy"},{"family":"Saraswat","given":"Manish"},{"family":"Jacob","given":"Morgan"},{"family":"Schubmehl","given":"Michael"},{"family":"Vaughan","given":"Davis"},{"family":"Silvestri","given":"Leonardo"},{"family":"Hester","given":"Jim"},{"family":"Damico","given":"Anthony"},{"family":"Freundt","given":"Sebastian"},{"family":"Simons","given":"David"},{"family":"Andrade","given":"Elliott Sales","dropping-particle":"de"},{"family":"Miller","given":"Cole"},{"family":"Meldgaard","given":"Jens Peder"},{"family":"Tlapak","given":"Vaclav"},{"family":"Ushey","given":"Kevin"},{"family":"Eddelbuettel","given":"Dirk"},{"family":"Schwendinger","given":"Benjamin"},{"family":"Fischetti","given":"Tony"},{"family":"Shilon","given":"Ofek"},{"family":"Khotilovich","given":"Vadim"},{"family":"Wickham","given":"Hadley"},{"family":"Becker","given":"Bennet"},{"family":"Haynes","given":"Kyle"},{"family":"Kamgang","given":"Boniface Christian"},{"family":"Delmarcell","given":"Olivier"},{"family":"O'Brien","given":"Josh"},{"family":"Mezquita","given":"Dereck","dropping-particle":"de"},{"family":"Czekanski","given":"Michael"}],"accessed":{"date-parts":[["2024",6,25]]},"issued":{"date-parts":[["2024",3,30]]}}}],"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[32]</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R</w:t>
      </w:r>
      <w:r w:rsidR="00D72C27"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package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{"citationID":"AsRnqjot","properties":{"formattedCitation":"[33]","plainCitation":"[33]","noteIndex":0},"citationItems":[{"id":595,"uris":["http://zotero.org/users/local/SrvbCAEb/items/TJCV5AAU"],"itemData":{"id":595,"type":"article-journal","abstract":"The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w:instrText>
      </w:r>
      <w:r w:rsidRPr="0075606C">
        <w:rPr>
          <w:rFonts w:ascii="Times New Roman" w:hAnsi="Times New Roman" w:cs="Times New Roman"/>
          <w:sz w:val="24"/>
          <w:lang w:val="en-US"/>
        </w:rPr>
        <w:lastRenderedPageBreak/>
        <w:instrText xml:space="preserve">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Biology","page":"R80","source":"BioMed Central","title":"Bioconductor: open software development for computational biology and bioinformatics","title-short":"Bioconductor","volume":"5","author":[{"family":"Gentleman","given":"Robert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YH"},{"family":"Zhang","given":"Jianhua"}],"issued":{"date-parts":[["2004",9,15]]}}}],"schema":"https://github.com/citation-style-language/schema/raw/master/csl-citation.json"}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[33]</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t>
      </w:r>
      <w:r w:rsidR="00791172" w:rsidRPr="0075606C">
        <w:rPr>
          <w:rFonts w:ascii="Times New Roman" w:hAnsi="Times New Roman" w:cs="Times New Roman"/>
          <w:sz w:val="24"/>
          <w:lang w:val="en-US"/>
        </w:rPr>
        <w:t>This collection of unique mapping positions at the nucleotide level, considering both exons and introns along with their associated statistics, was henceforth termed "</w:t>
      </w:r>
      <w:proofErr w:type="spellStart"/>
      <w:r w:rsidR="00791172" w:rsidRPr="0075606C">
        <w:rPr>
          <w:rFonts w:ascii="Times New Roman" w:hAnsi="Times New Roman" w:cs="Times New Roman"/>
          <w:i/>
          <w:sz w:val="24"/>
          <w:lang w:val="en-US"/>
        </w:rPr>
        <w:t>transfrags</w:t>
      </w:r>
      <w:proofErr w:type="spellEnd"/>
      <w:r w:rsidR="00791172" w:rsidRPr="0075606C">
        <w:rPr>
          <w:rFonts w:ascii="Times New Roman" w:hAnsi="Times New Roman" w:cs="Times New Roman"/>
          <w:sz w:val="24"/>
          <w:lang w:val="en-US"/>
        </w:rPr>
        <w:t xml:space="preserve">." These </w:t>
      </w:r>
      <w:proofErr w:type="spellStart"/>
      <w:r w:rsidR="00791172" w:rsidRPr="0075606C">
        <w:rPr>
          <w:rFonts w:ascii="Times New Roman" w:hAnsi="Times New Roman" w:cs="Times New Roman"/>
          <w:sz w:val="24"/>
          <w:lang w:val="en-US"/>
        </w:rPr>
        <w:t>transfrags</w:t>
      </w:r>
      <w:proofErr w:type="spellEnd"/>
      <w:r w:rsidR="00791172" w:rsidRPr="0075606C">
        <w:rPr>
          <w:rFonts w:ascii="Times New Roman" w:hAnsi="Times New Roman" w:cs="Times New Roman"/>
          <w:sz w:val="24"/>
          <w:lang w:val="en-US"/>
        </w:rPr>
        <w:t xml:space="preserve"> were used in the downstream pipeline as queries for reference transcript counting and for merging with the CAGE-</w:t>
      </w:r>
      <w:proofErr w:type="spellStart"/>
      <w:r w:rsidR="00791172" w:rsidRPr="0075606C">
        <w:rPr>
          <w:rFonts w:ascii="Times New Roman" w:hAnsi="Times New Roman" w:cs="Times New Roman"/>
          <w:sz w:val="24"/>
          <w:lang w:val="en-US"/>
        </w:rPr>
        <w:t>Seq</w:t>
      </w:r>
      <w:proofErr w:type="spellEnd"/>
      <w:r w:rsidR="00791172" w:rsidRPr="0075606C">
        <w:rPr>
          <w:rFonts w:ascii="Times New Roman" w:hAnsi="Times New Roman" w:cs="Times New Roman"/>
          <w:sz w:val="24"/>
          <w:lang w:val="en-US"/>
        </w:rPr>
        <w:t xml:space="preserve"> data. However, they are not true transcripts, as they can differ by as little as a single nucleotide. Because of this, they could also be used to calculate per-nucleotide and windowed coverage values, as well as 3'- and 5'-end counts.</w:t>
      </w:r>
    </w:p>
    <w:p w14:paraId="1FFA1B87" w14:textId="1C4F4C75" w:rsidR="00D72C27" w:rsidRPr="0075606C" w:rsidRDefault="00D72C27"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CAGE-</w:t>
      </w:r>
      <w:proofErr w:type="spellStart"/>
      <w:r w:rsidRPr="0075606C">
        <w:rPr>
          <w:rFonts w:ascii="Times New Roman" w:hAnsi="Times New Roman" w:cs="Times New Roman"/>
          <w:i/>
          <w:sz w:val="24"/>
          <w:lang w:val="en-US"/>
        </w:rPr>
        <w:t>Seq</w:t>
      </w:r>
      <w:proofErr w:type="spellEnd"/>
      <w:r w:rsidRPr="0075606C">
        <w:rPr>
          <w:rFonts w:ascii="Times New Roman" w:hAnsi="Times New Roman" w:cs="Times New Roman"/>
          <w:i/>
          <w:sz w:val="24"/>
          <w:lang w:val="en-US"/>
        </w:rPr>
        <w:t xml:space="preserve"> </w:t>
      </w:r>
      <w:r w:rsidR="0073667D" w:rsidRPr="0075606C">
        <w:rPr>
          <w:rFonts w:ascii="Times New Roman" w:hAnsi="Times New Roman"/>
          <w:i/>
          <w:sz w:val="24"/>
          <w:lang w:val="en-US"/>
        </w:rPr>
        <w:t>pre-processing and a</w:t>
      </w:r>
      <w:r w:rsidRPr="0075606C">
        <w:rPr>
          <w:rFonts w:ascii="Times New Roman" w:hAnsi="Times New Roman"/>
          <w:i/>
          <w:sz w:val="24"/>
          <w:lang w:val="en-US"/>
        </w:rPr>
        <w:t>nalysis</w:t>
      </w:r>
    </w:p>
    <w:p w14:paraId="1191D4C4" w14:textId="78D905AC" w:rsidR="00D72C27" w:rsidRPr="0075606C" w:rsidRDefault="00D72C2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STAR aligner (version 2.7.3 a)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{"citationID":"nb3Chdxo","properties":{"formattedCitation":"[36]","plainCitation":"[36]","noteIndex":0},"citationItems":[{"id":604,"uris":["http://zotero.org/users/local/SrvbCAEb/items/V5PWA5K9"],"itemData":{"id":604,"type":"article-journal","abstract":"Motivation: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(&amp;gt;80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&amp;gt;50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strategy.Availability and implementation: STAR is implemented as a standalone C++ code. STAR is free open source software distributed under GPLv3 license and can be downloaded from http://code.google.com/p/rna-star/.Contact:  dobin@cshl.edu.","container-title":"Bioinformatics","DOI":"10.1093/bioinformatics/bts635","ISSN":"1367-</w:instrText>
      </w:r>
      <w:r w:rsidRPr="0075606C">
        <w:rPr>
          <w:rFonts w:ascii="Times New Roman" w:hAnsi="Times New Roman" w:cs="Times New Roman"/>
          <w:sz w:val="24"/>
          <w:lang w:val="en-US"/>
        </w:rPr>
        <w:lastRenderedPageBreak/>
        <w:instrText xml:space="preserve">4803","issue":"1","journalAbbreviation":"Bioinformatics","page":"15-21","source":"Silverchair","title":"STAR: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[34]</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was used to map the reads to the EHV-1 reference genome (NC_001491.2), utilizing --</w:t>
      </w:r>
      <w:proofErr w:type="spellStart"/>
      <w:r w:rsidRPr="0075606C">
        <w:rPr>
          <w:rFonts w:ascii="Times New Roman" w:hAnsi="Times New Roman" w:cs="Times New Roman"/>
          <w:sz w:val="24"/>
          <w:lang w:val="en-US"/>
        </w:rPr>
        <w:t>genomeSAindexNbases</w:t>
      </w:r>
      <w:proofErr w:type="spellEnd"/>
      <w:r w:rsidRPr="0075606C">
        <w:rPr>
          <w:rFonts w:ascii="Times New Roman" w:hAnsi="Times New Roman" w:cs="Times New Roman"/>
          <w:sz w:val="24"/>
          <w:lang w:val="en-US"/>
        </w:rPr>
        <w:t xml:space="preserve"> 8 and default parameters. “Bam” files obtained from CAGE-</w:t>
      </w:r>
      <w:proofErr w:type="spellStart"/>
      <w:r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 xml:space="preserve"> were converted to </w:t>
      </w:r>
      <w:proofErr w:type="spellStart"/>
      <w:r w:rsidRPr="0075606C">
        <w:rPr>
          <w:rFonts w:ascii="Times New Roman" w:hAnsi="Times New Roman" w:cs="Times New Roman"/>
          <w:sz w:val="24"/>
          <w:lang w:val="en-US"/>
        </w:rPr>
        <w:t>BigWig</w:t>
      </w:r>
      <w:proofErr w:type="spellEnd"/>
      <w:r w:rsidRPr="0075606C">
        <w:rPr>
          <w:rFonts w:ascii="Times New Roman" w:hAnsi="Times New Roman" w:cs="Times New Roman"/>
          <w:sz w:val="24"/>
          <w:lang w:val="en-US"/>
        </w:rPr>
        <w:t xml:space="preserve"> format to detect 5′-end coverage. The </w:t>
      </w:r>
      <w:proofErr w:type="spellStart"/>
      <w:r w:rsidRPr="0075606C">
        <w:rPr>
          <w:rFonts w:ascii="Times New Roman" w:hAnsi="Times New Roman" w:cs="Times New Roman"/>
          <w:sz w:val="24"/>
          <w:lang w:val="en-US"/>
        </w:rPr>
        <w:t>CAGEfightR</w:t>
      </w:r>
      <w:proofErr w:type="spellEnd"/>
      <w:r w:rsidRPr="0075606C">
        <w:rPr>
          <w:rFonts w:ascii="Times New Roman" w:hAnsi="Times New Roman" w:cs="Times New Roman"/>
          <w:sz w:val="24"/>
          <w:lang w:val="en-US"/>
        </w:rPr>
        <w:t xml:space="preserv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{"citationID":"vTbmV8KX","properties":{"formattedCitation":"[37]","plainCitation":"[37]","noteIndex":0},"citationItems":[{"id":607,"uris":["http://zotero.org/users/local/SrvbCAEb/items/HHPXB5IW"],"itemData":{"id":607,"type":"article-journal","abstract":"5′-end sequencing assays, and Cap Analysis of Gene Expression (CAGE) in particular, have been instrumental in studying transcriptional regulation. 5′-end methods provide genome-wide maps of transcription start sites (TSSs) with base pair resolution. Because active enhancers often feature bidirectional TSSs, such data can also be used to predict enhancer candidates. The current availability of mature and comprehensive computational tools for the analysis of 5′-end data is limited, preventing efficient analysis of new and existing 5′-end data.","container-title":"BMC Bioinformatics","DOI":"10.1186/s12859-019-3029-5","ISSN":"1471-2105","issue":"1","journalAbbreviation":"BMC Bioinformatics","page":"487","source":"BioMed Central","title":"CAGEfightR: analysis of 5′-end data using R/Bioconductor","title-short":"CAGEfightR","volume":"20","author":[{"family":"Thodberg","given":"Malte"},{"family":"Thieffry","given":"Axel"},{"family":"Vitting-Seerup","given":"Kristoffer"},{"family":"Andersson","given":"Robin"},{"family":"Sandelin","given":"Albin"}],"issued":{"date-parts":[["2019",10,4]]}}}],"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[35]</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package was used to determine TSS positions. </w:t>
      </w:r>
      <w:r w:rsidR="003A4CEA" w:rsidRPr="0075606C">
        <w:rPr>
          <w:rFonts w:ascii="Times New Roman" w:hAnsi="Times New Roman" w:cs="Times New Roman"/>
          <w:sz w:val="24"/>
          <w:lang w:val="en-US"/>
        </w:rPr>
        <w:t xml:space="preserve">We ran </w:t>
      </w:r>
      <w:proofErr w:type="spellStart"/>
      <w:r w:rsidR="003A4CEA" w:rsidRPr="0075606C">
        <w:rPr>
          <w:rFonts w:ascii="Times New Roman" w:hAnsi="Times New Roman" w:cs="Times New Roman"/>
          <w:sz w:val="24"/>
          <w:lang w:val="en-US"/>
        </w:rPr>
        <w:t>CAGEfightR</w:t>
      </w:r>
      <w:proofErr w:type="spellEnd"/>
      <w:r w:rsidR="003A4CEA" w:rsidRPr="0075606C">
        <w:rPr>
          <w:rFonts w:ascii="Times New Roman" w:hAnsi="Times New Roman" w:cs="Times New Roman"/>
          <w:sz w:val="24"/>
          <w:lang w:val="en-US"/>
        </w:rPr>
        <w:t xml:space="preserve"> with the following parameters: </w:t>
      </w:r>
      <w:proofErr w:type="spellStart"/>
      <w:r w:rsidR="003A4CEA" w:rsidRPr="0075606C">
        <w:rPr>
          <w:rFonts w:ascii="Times New Roman" w:hAnsi="Times New Roman" w:cs="Times New Roman"/>
          <w:sz w:val="24"/>
          <w:lang w:val="en-US"/>
        </w:rPr>
        <w:t>clusterUnidirectionally</w:t>
      </w:r>
      <w:proofErr w:type="spellEnd"/>
      <w:r w:rsidR="00573600" w:rsidRPr="0075606C">
        <w:rPr>
          <w:rFonts w:ascii="Times New Roman" w:hAnsi="Times New Roman" w:cs="Times New Roman"/>
          <w:sz w:val="24"/>
          <w:lang w:val="en-US"/>
        </w:rPr>
        <w:t xml:space="preserve"> </w:t>
      </w:r>
      <w:r w:rsidR="003A4CEA" w:rsidRPr="0075606C">
        <w:rPr>
          <w:rFonts w:ascii="Times New Roman" w:hAnsi="Times New Roman" w:cs="Times New Roman"/>
          <w:sz w:val="24"/>
          <w:lang w:val="en-US"/>
        </w:rPr>
        <w:t>(</w:t>
      </w:r>
      <w:proofErr w:type="spellStart"/>
      <w:r w:rsidR="003A4CEA" w:rsidRPr="0075606C">
        <w:rPr>
          <w:rFonts w:ascii="Times New Roman" w:hAnsi="Times New Roman" w:cs="Times New Roman"/>
          <w:sz w:val="24"/>
          <w:lang w:val="en-US"/>
        </w:rPr>
        <w:t>pooledCutoff</w:t>
      </w:r>
      <w:proofErr w:type="spellEnd"/>
      <w:r w:rsidR="003A4CEA" w:rsidRPr="0075606C">
        <w:rPr>
          <w:rFonts w:ascii="Times New Roman" w:hAnsi="Times New Roman" w:cs="Times New Roman"/>
          <w:sz w:val="24"/>
          <w:lang w:val="en-US"/>
        </w:rPr>
        <w:t xml:space="preserve"> = 1, </w:t>
      </w:r>
      <w:proofErr w:type="spellStart"/>
      <w:r w:rsidR="003A4CEA" w:rsidRPr="0075606C">
        <w:rPr>
          <w:rFonts w:ascii="Times New Roman" w:hAnsi="Times New Roman" w:cs="Times New Roman"/>
          <w:sz w:val="24"/>
          <w:lang w:val="en-US"/>
        </w:rPr>
        <w:t>mergeDist</w:t>
      </w:r>
      <w:proofErr w:type="spellEnd"/>
      <w:r w:rsidR="003A4CEA" w:rsidRPr="0075606C">
        <w:rPr>
          <w:rFonts w:ascii="Times New Roman" w:hAnsi="Times New Roman" w:cs="Times New Roman"/>
          <w:sz w:val="24"/>
          <w:lang w:val="en-US"/>
        </w:rPr>
        <w:t xml:space="preserve"> = 10). This means that TSS positions within a 10-nucleotide window were clustered together (</w:t>
      </w:r>
      <w:proofErr w:type="spellStart"/>
      <w:r w:rsidR="003A4CEA" w:rsidRPr="0075606C">
        <w:rPr>
          <w:rFonts w:ascii="Times New Roman" w:hAnsi="Times New Roman" w:cs="Times New Roman"/>
          <w:sz w:val="24"/>
          <w:lang w:val="en-US"/>
        </w:rPr>
        <w:t>mergeDist</w:t>
      </w:r>
      <w:proofErr w:type="spellEnd"/>
      <w:r w:rsidR="003A4CEA" w:rsidRPr="0075606C">
        <w:rPr>
          <w:rFonts w:ascii="Times New Roman" w:hAnsi="Times New Roman" w:cs="Times New Roman"/>
          <w:sz w:val="24"/>
          <w:lang w:val="en-US"/>
        </w:rPr>
        <w:t xml:space="preserve"> = 10), and TSS clusters with a minimum pooled value (</w:t>
      </w:r>
      <w:proofErr w:type="spellStart"/>
      <w:r w:rsidR="003A4CEA" w:rsidRPr="0075606C">
        <w:rPr>
          <w:rFonts w:ascii="Times New Roman" w:hAnsi="Times New Roman" w:cs="Times New Roman"/>
          <w:sz w:val="24"/>
          <w:lang w:val="en-US"/>
        </w:rPr>
        <w:t>pooledCutoff</w:t>
      </w:r>
      <w:proofErr w:type="spellEnd"/>
      <w:r w:rsidR="003A4CEA" w:rsidRPr="0075606C">
        <w:rPr>
          <w:rFonts w:ascii="Times New Roman" w:hAnsi="Times New Roman" w:cs="Times New Roman"/>
          <w:sz w:val="24"/>
          <w:lang w:val="en-US"/>
        </w:rPr>
        <w:t xml:space="preserve"> = 1) of less than 1 were excluded from further analysis.</w:t>
      </w:r>
    </w:p>
    <w:p w14:paraId="01256B82" w14:textId="793F5995" w:rsidR="006D0604" w:rsidRPr="0075606C" w:rsidRDefault="0064432F"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 xml:space="preserve">Reference </w:t>
      </w:r>
      <w:r w:rsidR="0073667D" w:rsidRPr="0075606C">
        <w:rPr>
          <w:rFonts w:ascii="Times New Roman" w:hAnsi="Times New Roman" w:cs="Times New Roman"/>
          <w:i/>
          <w:sz w:val="24"/>
          <w:lang w:val="en-US"/>
        </w:rPr>
        <w:t>t</w:t>
      </w:r>
      <w:r w:rsidR="006D0604" w:rsidRPr="0075606C">
        <w:rPr>
          <w:rFonts w:ascii="Times New Roman" w:hAnsi="Times New Roman" w:cs="Times New Roman"/>
          <w:i/>
          <w:sz w:val="24"/>
          <w:lang w:val="en-US"/>
        </w:rPr>
        <w:t>ransc</w:t>
      </w:r>
      <w:r w:rsidR="00234B39" w:rsidRPr="0075606C">
        <w:rPr>
          <w:rFonts w:ascii="Times New Roman" w:hAnsi="Times New Roman" w:cs="Times New Roman"/>
          <w:i/>
          <w:sz w:val="24"/>
          <w:lang w:val="en-US"/>
        </w:rPr>
        <w:t>r</w:t>
      </w:r>
      <w:r w:rsidR="006D0604" w:rsidRPr="0075606C">
        <w:rPr>
          <w:rFonts w:ascii="Times New Roman" w:hAnsi="Times New Roman" w:cs="Times New Roman"/>
          <w:i/>
          <w:sz w:val="24"/>
          <w:lang w:val="en-US"/>
        </w:rPr>
        <w:t xml:space="preserve">ipt </w:t>
      </w:r>
      <w:r w:rsidR="0073667D" w:rsidRPr="0075606C">
        <w:rPr>
          <w:rFonts w:ascii="Times New Roman" w:hAnsi="Times New Roman" w:cs="Times New Roman"/>
          <w:i/>
          <w:sz w:val="24"/>
          <w:lang w:val="en-US"/>
        </w:rPr>
        <w:t>c</w:t>
      </w:r>
      <w:r w:rsidR="006D0604" w:rsidRPr="0075606C">
        <w:rPr>
          <w:rFonts w:ascii="Times New Roman" w:hAnsi="Times New Roman" w:cs="Times New Roman"/>
          <w:i/>
          <w:sz w:val="24"/>
          <w:lang w:val="en-US"/>
        </w:rPr>
        <w:t>ounting</w:t>
      </w:r>
    </w:p>
    <w:p w14:paraId="0920DD13" w14:textId="45DB3338" w:rsidR="006D0604" w:rsidRPr="0075606C" w:rsidRDefault="001F15A1"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used the collection of annotated, filtered, and validated transcripts from our previous study as a reference collection, and the list of assembled </w:t>
      </w:r>
      <w:proofErr w:type="spellStart"/>
      <w:r w:rsidRPr="0075606C">
        <w:rPr>
          <w:rFonts w:ascii="Times New Roman" w:hAnsi="Times New Roman" w:cs="Times New Roman"/>
          <w:sz w:val="24"/>
          <w:lang w:val="en-US"/>
        </w:rPr>
        <w:t>transfrags</w:t>
      </w:r>
      <w:proofErr w:type="spellEnd"/>
      <w:r w:rsidRPr="0075606C">
        <w:rPr>
          <w:rFonts w:ascii="Times New Roman" w:hAnsi="Times New Roman" w:cs="Times New Roman"/>
          <w:sz w:val="24"/>
          <w:lang w:val="en-US"/>
        </w:rPr>
        <w:t xml:space="preserve"> (along with their per-sample counts, as described above) as queries to count the reference transcripts </w:t>
      </w:r>
      <w:r w:rsidR="002640F8" w:rsidRPr="0075606C">
        <w:rPr>
          <w:rFonts w:ascii="Times New Roman" w:hAnsi="Times New Roman" w:cs="Times New Roman"/>
          <w:sz w:val="24"/>
          <w:lang w:val="en-US"/>
        </w:rPr>
        <w:t xml:space="preserve">(from [28]) </w:t>
      </w:r>
      <w:r w:rsidRPr="0075606C">
        <w:rPr>
          <w:rFonts w:ascii="Times New Roman" w:hAnsi="Times New Roman" w:cs="Times New Roman"/>
          <w:sz w:val="24"/>
          <w:lang w:val="en-US"/>
        </w:rPr>
        <w:t xml:space="preserve">in each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 sample using the GFF-compare tool </w:t>
      </w:r>
      <w:r w:rsidR="00D44670"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{"citationID":"xJY0zT4A","properties":{"formattedCitation":"[34]","plainCitation":"[34]","noteIndex":0},"citationItems":[{"id":598,"uris":["http://zotero.org/users/local/SrvbCAEb/items/D22LHPI9"],"itemData":{"id":598,"type":"article-journal","abstract":"Summary: GTF (Gene Transfer Format) and GFF (General Feature Format) are popular file formats used by bioinformatics programs to represent and exchange information about various genomic features, such as gene and transcript locations and structure. GffRead and GffCompare are open source programs that provide extensive and efficient solutions to manipulate files in a GTF or GFF format. While GffRead can convert, sort, filter, transform, or cluster genomic features, GffCompare can be used to compare and merge different gene annotations., \nAvailability and implementation: GFF utilities are implemented in C++ for Linux and OS X and released as open source under an MIT license  (\nhttps://github.com/gpertea/gffread,\nhttps://github.com/gpertea/gffcompare).","container-title":"F1000Research","DOI":"10.12688/f1000research.23297.2","ISSN":"2046-</w:instrText>
      </w:r>
      <w:r w:rsidR="006F598A" w:rsidRPr="0075606C">
        <w:rPr>
          <w:rFonts w:ascii="Times New Roman" w:hAnsi="Times New Roman" w:cs="Times New Roman"/>
          <w:sz w:val="24"/>
          <w:lang w:val="en-US"/>
        </w:rPr>
        <w:lastRenderedPageBreak/>
        <w:instrText xml:space="preserve">1402","journalAbbreviation":"F1000Res","note":"PMID: 32489650\nPMCID: PMC7222033","page":"ISCB Comm J-304","source":"PubMed Central","title":"GFF Utilities: GffRead and GffCompare","title-short":"GFF Utilities","volume":"9","author":[{"family":"Pertea","given":"Geo"},{"family":"Pertea","given":"Mihaela"}],"issued":{"date-parts":[["2020",9,9]]}}}],"schema":"https://github.com/citation-style-language/schema/raw/master/csl-citation.json"} </w:instrText>
      </w:r>
      <w:r w:rsidR="00D44670"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640E3D" w:rsidRPr="0075606C">
        <w:rPr>
          <w:rFonts w:ascii="Times New Roman" w:hAnsi="Times New Roman" w:cs="Times New Roman"/>
          <w:sz w:val="24"/>
          <w:lang w:val="en-US"/>
        </w:rPr>
        <w:t>36</w:t>
      </w:r>
      <w:r w:rsidR="006F598A" w:rsidRPr="0075606C">
        <w:rPr>
          <w:rFonts w:ascii="Times New Roman" w:hAnsi="Times New Roman" w:cs="Times New Roman"/>
          <w:sz w:val="24"/>
          <w:lang w:val="en-US"/>
        </w:rPr>
        <w:t>]</w:t>
      </w:r>
      <w:r w:rsidR="00D44670" w:rsidRPr="0075606C">
        <w:rPr>
          <w:rFonts w:ascii="Times New Roman" w:hAnsi="Times New Roman" w:cs="Times New Roman"/>
          <w:sz w:val="24"/>
          <w:lang w:val="en-US"/>
        </w:rPr>
        <w:fldChar w:fldCharType="end"/>
      </w:r>
      <w:r w:rsidR="005210B0" w:rsidRPr="0075606C">
        <w:rPr>
          <w:rFonts w:ascii="Times New Roman" w:hAnsi="Times New Roman" w:cs="Times New Roman"/>
          <w:sz w:val="24"/>
          <w:lang w:val="en-US"/>
        </w:rPr>
        <w:t>.</w:t>
      </w:r>
      <w:r w:rsidR="00D44670" w:rsidRPr="0075606C">
        <w:rPr>
          <w:rFonts w:ascii="Times New Roman" w:hAnsi="Times New Roman" w:cs="Times New Roman"/>
          <w:sz w:val="24"/>
          <w:lang w:val="en-US"/>
        </w:rPr>
        <w:t xml:space="preserve"> </w:t>
      </w:r>
      <w:r w:rsidR="007F4599" w:rsidRPr="0075606C">
        <w:rPr>
          <w:rFonts w:ascii="Times New Roman" w:hAnsi="Times New Roman" w:cs="Times New Roman"/>
          <w:sz w:val="24"/>
          <w:lang w:val="en-US"/>
        </w:rPr>
        <w:t>However,</w:t>
      </w:r>
      <w:r w:rsidR="00D44670" w:rsidRPr="0075606C">
        <w:rPr>
          <w:rFonts w:ascii="Times New Roman" w:hAnsi="Times New Roman" w:cs="Times New Roman"/>
          <w:sz w:val="24"/>
          <w:lang w:val="en-US"/>
        </w:rPr>
        <w:t xml:space="preserve"> </w:t>
      </w:r>
      <w:r w:rsidR="007F4599" w:rsidRPr="0075606C">
        <w:rPr>
          <w:rFonts w:ascii="Times New Roman" w:hAnsi="Times New Roman" w:cs="Times New Roman"/>
          <w:sz w:val="24"/>
          <w:lang w:val="en-US"/>
        </w:rPr>
        <w:t>since</w:t>
      </w:r>
      <w:r w:rsidR="00D44670" w:rsidRPr="0075606C">
        <w:rPr>
          <w:rFonts w:ascii="Times New Roman" w:hAnsi="Times New Roman" w:cs="Times New Roman"/>
          <w:sz w:val="24"/>
          <w:lang w:val="en-US"/>
        </w:rPr>
        <w:t xml:space="preserve"> this tool tends to assi</w:t>
      </w:r>
      <w:r w:rsidR="007F4599" w:rsidRPr="0075606C">
        <w:rPr>
          <w:rFonts w:ascii="Times New Roman" w:hAnsi="Times New Roman" w:cs="Times New Roman"/>
          <w:sz w:val="24"/>
          <w:lang w:val="en-US"/>
        </w:rPr>
        <w:t xml:space="preserve">gn shorter transcript isoforms – those </w:t>
      </w:r>
      <w:r w:rsidR="00D44670" w:rsidRPr="0075606C">
        <w:rPr>
          <w:rFonts w:ascii="Times New Roman" w:hAnsi="Times New Roman" w:cs="Times New Roman"/>
          <w:sz w:val="24"/>
          <w:lang w:val="en-US"/>
        </w:rPr>
        <w:t>cont</w:t>
      </w:r>
      <w:r w:rsidR="007F4599" w:rsidRPr="0075606C">
        <w:rPr>
          <w:rFonts w:ascii="Times New Roman" w:hAnsi="Times New Roman" w:cs="Times New Roman"/>
          <w:sz w:val="24"/>
          <w:lang w:val="en-US"/>
        </w:rPr>
        <w:t>ained within another transcript -</w:t>
      </w:r>
      <w:r w:rsidR="00D44670" w:rsidRPr="0075606C">
        <w:rPr>
          <w:rFonts w:ascii="Times New Roman" w:hAnsi="Times New Roman" w:cs="Times New Roman"/>
          <w:sz w:val="24"/>
          <w:lang w:val="en-US"/>
        </w:rPr>
        <w:t xml:space="preserve"> to the longer one, we ran this tool iteratively for each </w:t>
      </w:r>
      <w:r w:rsidR="007F4599" w:rsidRPr="0075606C">
        <w:rPr>
          <w:rFonts w:ascii="Times New Roman" w:hAnsi="Times New Roman" w:cs="Times New Roman"/>
          <w:sz w:val="24"/>
          <w:lang w:val="en-US"/>
        </w:rPr>
        <w:t xml:space="preserve">reference transcript separately. </w:t>
      </w:r>
      <w:r w:rsidR="003D1364" w:rsidRPr="0075606C">
        <w:rPr>
          <w:rFonts w:ascii="Times New Roman" w:hAnsi="Times New Roman" w:cs="Times New Roman"/>
          <w:sz w:val="24"/>
          <w:lang w:val="en-US"/>
        </w:rPr>
        <w:t xml:space="preserve">The results were then merged, and the distances between the </w:t>
      </w:r>
      <w:proofErr w:type="spellStart"/>
      <w:r w:rsidR="003D1364" w:rsidRPr="0075606C">
        <w:rPr>
          <w:rFonts w:ascii="Times New Roman" w:hAnsi="Times New Roman" w:cs="Times New Roman"/>
          <w:sz w:val="24"/>
          <w:lang w:val="en-US"/>
        </w:rPr>
        <w:t>transfrags</w:t>
      </w:r>
      <w:proofErr w:type="spellEnd"/>
      <w:r w:rsidR="003D1364" w:rsidRPr="0075606C">
        <w:rPr>
          <w:rFonts w:ascii="Times New Roman" w:hAnsi="Times New Roman" w:cs="Times New Roman"/>
          <w:sz w:val="24"/>
          <w:lang w:val="en-US"/>
        </w:rPr>
        <w:t xml:space="preserve"> (queries) and all their hits (reference transcripts) were calculated. The best hit (i.e., the closest reference transcript with the smallest distance) for each query (</w:t>
      </w:r>
      <w:proofErr w:type="spellStart"/>
      <w:r w:rsidR="003D1364" w:rsidRPr="0075606C">
        <w:rPr>
          <w:rFonts w:ascii="Times New Roman" w:hAnsi="Times New Roman" w:cs="Times New Roman"/>
          <w:sz w:val="24"/>
          <w:lang w:val="en-US"/>
        </w:rPr>
        <w:t>transfrag</w:t>
      </w:r>
      <w:proofErr w:type="spellEnd"/>
      <w:r w:rsidR="003D1364" w:rsidRPr="0075606C">
        <w:rPr>
          <w:rFonts w:ascii="Times New Roman" w:hAnsi="Times New Roman" w:cs="Times New Roman"/>
          <w:sz w:val="24"/>
          <w:lang w:val="en-US"/>
        </w:rPr>
        <w:t xml:space="preserve">) was then selected as the </w:t>
      </w:r>
      <w:proofErr w:type="spellStart"/>
      <w:r w:rsidR="003D1364" w:rsidRPr="0075606C">
        <w:rPr>
          <w:rFonts w:ascii="Times New Roman" w:hAnsi="Times New Roman" w:cs="Times New Roman"/>
          <w:sz w:val="24"/>
          <w:lang w:val="en-US"/>
        </w:rPr>
        <w:t>transfrag’s</w:t>
      </w:r>
      <w:proofErr w:type="spellEnd"/>
      <w:r w:rsidR="003D1364" w:rsidRPr="0075606C">
        <w:rPr>
          <w:rFonts w:ascii="Times New Roman" w:hAnsi="Times New Roman" w:cs="Times New Roman"/>
          <w:sz w:val="24"/>
          <w:lang w:val="en-US"/>
        </w:rPr>
        <w:t xml:space="preserve"> corresponding transcript. For counting reference isoforms, only hits classified as "equal to reference" (=) were retained, with a distance cut-off of 10 nucleotides for both ends and a 2-nucleotide wobble in intron positions to account for mapping issues. </w:t>
      </w:r>
      <w:r w:rsidR="00CA6FF1" w:rsidRPr="0075606C">
        <w:rPr>
          <w:rFonts w:ascii="Times New Roman" w:hAnsi="Times New Roman" w:cs="Times New Roman"/>
          <w:sz w:val="24"/>
          <w:lang w:val="en-US"/>
        </w:rPr>
        <w:t xml:space="preserve">The </w:t>
      </w:r>
      <w:r w:rsidR="00D44670" w:rsidRPr="0075606C">
        <w:rPr>
          <w:rFonts w:ascii="Times New Roman" w:hAnsi="Times New Roman" w:cs="Times New Roman"/>
          <w:sz w:val="24"/>
          <w:lang w:val="en-US"/>
        </w:rPr>
        <w:t xml:space="preserve">R-packages  </w:t>
      </w:r>
      <w:proofErr w:type="spellStart"/>
      <w:r w:rsidR="00D44670" w:rsidRPr="0075606C">
        <w:rPr>
          <w:rFonts w:ascii="Times New Roman" w:hAnsi="Times New Roman" w:cs="Times New Roman"/>
          <w:sz w:val="24"/>
          <w:lang w:val="en-US"/>
        </w:rPr>
        <w:t>rtracklayer</w:t>
      </w:r>
      <w:proofErr w:type="spellEnd"/>
      <w:r w:rsidR="00CF7861" w:rsidRPr="0075606C">
        <w:rPr>
          <w:rFonts w:ascii="Times New Roman" w:hAnsi="Times New Roman" w:cs="Times New Roman"/>
          <w:sz w:val="24"/>
          <w:lang w:val="en-US"/>
        </w:rPr>
        <w:t xml:space="preserve"> </w:t>
      </w:r>
      <w:r w:rsidR="00D44670"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{"citationID":"om8J5KBu","properties":{"formattedCitation":"[35]","plainCitation":"[35]","noteIndex":0},"citationItems":[{"id":601,"uris":["http://zotero.org/users/local/SrvbCAEb/items/KCFPEK23"],"itemData":{"id":601,"type":"article-journal","abstract":"Summary: The rtracklayer package supports the integration of existing genome browsers with experimental data analyses performed in R. The user may (i) transfer annotation tracks to and from a genome browser and (ii) create and manipulate browser views to focus on a particular set of annotations in a specific genomic region. Currently, the UCSC genome browser is supported., Availability: The package is freely available from http://www.bioconductor.org/. A quick-start vignette is included with the package., Contact: mflawren@fhcrc.org","container-title":"Bioinformatics","DOI":"10.1093/bioinformatics/btp328","ISSN":"1367-4803","issue":"14","journalAbbreviation":"Bioinformatics","note":"PMID: 19468054\nPMCID: PMC2705236","page":"1841-1842","source":"PubMed Central","title":"rtracklayer: an R package for interfacing with genome browsers","title-short":"rtracklayer","volume":"25","author":[{"family":"Lawrence","given":"Michael"},{"family":"Gentleman","given":"Robert"},{"family":"Carey","given":"Vincent"}],"issued":{"date-parts":[["2009",7,15]]}}}],"schema":"https://github.com/citation-style-language/schema/raw/master/csl-citation.json"} </w:instrText>
      </w:r>
      <w:r w:rsidR="00D44670"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640E3D" w:rsidRPr="0075606C">
        <w:rPr>
          <w:rFonts w:ascii="Times New Roman" w:hAnsi="Times New Roman" w:cs="Times New Roman"/>
          <w:sz w:val="24"/>
          <w:lang w:val="en-US"/>
        </w:rPr>
        <w:t>37</w:t>
      </w:r>
      <w:r w:rsidR="006F598A" w:rsidRPr="0075606C">
        <w:rPr>
          <w:rFonts w:ascii="Times New Roman" w:hAnsi="Times New Roman" w:cs="Times New Roman"/>
          <w:sz w:val="24"/>
          <w:lang w:val="en-US"/>
        </w:rPr>
        <w:t>]</w:t>
      </w:r>
      <w:r w:rsidR="00D44670" w:rsidRPr="0075606C">
        <w:rPr>
          <w:rFonts w:ascii="Times New Roman" w:hAnsi="Times New Roman" w:cs="Times New Roman"/>
          <w:sz w:val="24"/>
          <w:lang w:val="en-US"/>
        </w:rPr>
        <w:fldChar w:fldCharType="end"/>
      </w:r>
      <w:r w:rsidR="00D44670" w:rsidRPr="0075606C">
        <w:rPr>
          <w:rFonts w:ascii="Times New Roman" w:hAnsi="Times New Roman" w:cs="Times New Roman"/>
          <w:sz w:val="24"/>
          <w:lang w:val="en-US"/>
        </w:rPr>
        <w:t xml:space="preserve"> was used to export and import .gff3 files. </w:t>
      </w:r>
    </w:p>
    <w:p w14:paraId="7A181883" w14:textId="23F46DA0" w:rsidR="00451156" w:rsidRPr="0075606C" w:rsidRDefault="0073667D" w:rsidP="00573600">
      <w:pPr>
        <w:spacing w:after="120" w:line="240" w:lineRule="auto"/>
        <w:jc w:val="both"/>
        <w:rPr>
          <w:rFonts w:ascii="Times New Roman" w:hAnsi="Times New Roman" w:cs="Times New Roman"/>
          <w:i/>
          <w:sz w:val="24"/>
          <w:szCs w:val="24"/>
          <w:lang w:val="en-US" w:eastAsia="zh-CN"/>
        </w:rPr>
      </w:pPr>
      <w:r w:rsidRPr="0075606C">
        <w:rPr>
          <w:rFonts w:ascii="Times New Roman" w:hAnsi="Times New Roman" w:cs="Times New Roman"/>
          <w:i/>
          <w:sz w:val="24"/>
          <w:szCs w:val="24"/>
          <w:lang w:val="en-US" w:eastAsia="zh-CN"/>
        </w:rPr>
        <w:t>TSS clusters v</w:t>
      </w:r>
      <w:r w:rsidR="00451156" w:rsidRPr="0075606C">
        <w:rPr>
          <w:rFonts w:ascii="Times New Roman" w:hAnsi="Times New Roman" w:cs="Times New Roman"/>
          <w:i/>
          <w:sz w:val="24"/>
          <w:szCs w:val="24"/>
          <w:lang w:val="en-US" w:eastAsia="zh-CN"/>
        </w:rPr>
        <w:t>alidation</w:t>
      </w:r>
    </w:p>
    <w:p w14:paraId="31912F4A" w14:textId="70180290" w:rsidR="00A906D9" w:rsidRPr="0075606C" w:rsidRDefault="00A906D9"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Next, we assigned confidence levels to the TSS clusters (from the </w:t>
      </w:r>
      <w:proofErr w:type="spellStart"/>
      <w:r w:rsidRPr="0075606C">
        <w:rPr>
          <w:rFonts w:ascii="Times New Roman" w:hAnsi="Times New Roman" w:cs="Times New Roman"/>
          <w:sz w:val="24"/>
          <w:szCs w:val="24"/>
          <w:lang w:val="en-US" w:eastAsia="zh-CN"/>
        </w:rPr>
        <w:t>CAGEfightR</w:t>
      </w:r>
      <w:proofErr w:type="spellEnd"/>
      <w:r w:rsidRPr="0075606C">
        <w:rPr>
          <w:rFonts w:ascii="Times New Roman" w:hAnsi="Times New Roman" w:cs="Times New Roman"/>
          <w:sz w:val="24"/>
          <w:szCs w:val="24"/>
          <w:lang w:val="en-US" w:eastAsia="zh-CN"/>
        </w:rPr>
        <w:t xml:space="preserve"> output) by empirically combining support thresholds with quartile-based score bins. Clusters with support ≤ 2 and scores in the bottom quartile (Q1) were classified as low confidence (labelled with an asterisk [*]), while those with support of 3–5 and scores in Q2 or Q3 were assigned moderate confidence (labelled with two asterisks [**]). Clusters with support exceeding 5 or scores in the top quartile (Q4) were categorized as high confidence (labelled with three asterisks [***]). Clusters meeting only one of the high-confidence criteria were also classified as moderate confidence. This classification is heuristic rather than a formal statistical test, relying on observed distribution patterns to label CAGE TSS clusters as low, moderate, or high confidence.</w:t>
      </w:r>
    </w:p>
    <w:p w14:paraId="0A638007" w14:textId="7583909A" w:rsidR="00451156" w:rsidRPr="0075606C" w:rsidRDefault="00451156"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i/>
          <w:sz w:val="24"/>
          <w:szCs w:val="24"/>
          <w:lang w:val="en-US" w:eastAsia="zh-CN"/>
        </w:rPr>
        <w:t>Transcri</w:t>
      </w:r>
      <w:r w:rsidR="0073667D" w:rsidRPr="0075606C">
        <w:rPr>
          <w:rFonts w:ascii="Times New Roman" w:hAnsi="Times New Roman" w:cs="Times New Roman"/>
          <w:i/>
          <w:sz w:val="24"/>
          <w:szCs w:val="24"/>
          <w:lang w:val="en-US" w:eastAsia="zh-CN"/>
        </w:rPr>
        <w:t>pt m</w:t>
      </w:r>
      <w:r w:rsidRPr="0075606C">
        <w:rPr>
          <w:rFonts w:ascii="Times New Roman" w:hAnsi="Times New Roman" w:cs="Times New Roman"/>
          <w:i/>
          <w:sz w:val="24"/>
          <w:szCs w:val="24"/>
          <w:lang w:val="en-US" w:eastAsia="zh-CN"/>
        </w:rPr>
        <w:t>erging</w:t>
      </w:r>
      <w:r w:rsidR="00F12AE4" w:rsidRPr="0075606C">
        <w:rPr>
          <w:rFonts w:ascii="Times New Roman" w:hAnsi="Times New Roman" w:cs="Times New Roman"/>
          <w:i/>
          <w:sz w:val="24"/>
          <w:szCs w:val="24"/>
          <w:lang w:val="en-US" w:eastAsia="zh-CN"/>
        </w:rPr>
        <w:t xml:space="preserve"> and TSS </w:t>
      </w:r>
      <w:r w:rsidR="0073667D" w:rsidRPr="0075606C">
        <w:rPr>
          <w:rFonts w:ascii="Times New Roman" w:hAnsi="Times New Roman" w:cs="Times New Roman"/>
          <w:i/>
          <w:sz w:val="24"/>
          <w:szCs w:val="24"/>
          <w:lang w:val="en-US" w:eastAsia="zh-CN"/>
        </w:rPr>
        <w:t>r</w:t>
      </w:r>
      <w:r w:rsidR="00F12AE4" w:rsidRPr="0075606C">
        <w:rPr>
          <w:rFonts w:ascii="Times New Roman" w:hAnsi="Times New Roman" w:cs="Times New Roman"/>
          <w:i/>
          <w:sz w:val="24"/>
          <w:szCs w:val="24"/>
          <w:lang w:val="en-US" w:eastAsia="zh-CN"/>
        </w:rPr>
        <w:t>efinement</w:t>
      </w:r>
    </w:p>
    <w:p w14:paraId="49F2E6A8"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To integrate the CAGE-</w:t>
      </w:r>
      <w:proofErr w:type="spellStart"/>
      <w:r w:rsidRPr="0075606C">
        <w:rPr>
          <w:rFonts w:ascii="Times New Roman" w:hAnsi="Times New Roman" w:cs="Times New Roman"/>
          <w:sz w:val="24"/>
          <w:szCs w:val="24"/>
          <w:lang w:val="en-US" w:eastAsia="zh-CN"/>
        </w:rPr>
        <w:t>Seq</w:t>
      </w:r>
      <w:proofErr w:type="spellEnd"/>
      <w:r w:rsidRPr="0075606C">
        <w:rPr>
          <w:rFonts w:ascii="Times New Roman" w:hAnsi="Times New Roman" w:cs="Times New Roman"/>
          <w:sz w:val="24"/>
          <w:szCs w:val="24"/>
          <w:lang w:val="en-US" w:eastAsia="zh-CN"/>
        </w:rPr>
        <w:t xml:space="preserve"> and </w:t>
      </w:r>
      <w:proofErr w:type="spellStart"/>
      <w:r w:rsidRPr="0075606C">
        <w:rPr>
          <w:rFonts w:ascii="Times New Roman" w:hAnsi="Times New Roman" w:cs="Times New Roman"/>
          <w:sz w:val="24"/>
          <w:szCs w:val="24"/>
          <w:lang w:val="en-US" w:eastAsia="zh-CN"/>
        </w:rPr>
        <w:t>dcDNA-Seq</w:t>
      </w:r>
      <w:proofErr w:type="spellEnd"/>
      <w:r w:rsidRPr="0075606C">
        <w:rPr>
          <w:rFonts w:ascii="Times New Roman" w:hAnsi="Times New Roman" w:cs="Times New Roman"/>
          <w:sz w:val="24"/>
          <w:szCs w:val="24"/>
          <w:lang w:val="en-US" w:eastAsia="zh-CN"/>
        </w:rPr>
        <w:t xml:space="preserve"> datasets, we merged CAGE TSS clusters with </w:t>
      </w:r>
      <w:proofErr w:type="spellStart"/>
      <w:r w:rsidRPr="0075606C">
        <w:rPr>
          <w:rFonts w:ascii="Times New Roman" w:hAnsi="Times New Roman" w:cs="Times New Roman"/>
          <w:sz w:val="24"/>
          <w:szCs w:val="24"/>
          <w:lang w:val="en-US" w:eastAsia="zh-CN"/>
        </w:rPr>
        <w:t>transfrags</w:t>
      </w:r>
      <w:proofErr w:type="spellEnd"/>
      <w:r w:rsidRPr="0075606C">
        <w:rPr>
          <w:rFonts w:ascii="Times New Roman" w:hAnsi="Times New Roman" w:cs="Times New Roman"/>
          <w:sz w:val="24"/>
          <w:szCs w:val="24"/>
          <w:lang w:val="en-US" w:eastAsia="zh-CN"/>
        </w:rPr>
        <w:t xml:space="preserve"> obtained from </w:t>
      </w:r>
      <w:proofErr w:type="spellStart"/>
      <w:r w:rsidRPr="0075606C">
        <w:rPr>
          <w:rFonts w:ascii="Times New Roman" w:hAnsi="Times New Roman" w:cs="Times New Roman"/>
          <w:sz w:val="24"/>
          <w:szCs w:val="24"/>
          <w:lang w:val="en-US" w:eastAsia="zh-CN"/>
        </w:rPr>
        <w:t>dcDNA</w:t>
      </w:r>
      <w:proofErr w:type="spellEnd"/>
      <w:r w:rsidRPr="0075606C">
        <w:rPr>
          <w:rFonts w:ascii="Times New Roman" w:hAnsi="Times New Roman" w:cs="Times New Roman"/>
          <w:sz w:val="24"/>
          <w:szCs w:val="24"/>
          <w:lang w:val="en-US" w:eastAsia="zh-CN"/>
        </w:rPr>
        <w:t xml:space="preserve">-Seq. These </w:t>
      </w:r>
      <w:proofErr w:type="spellStart"/>
      <w:r w:rsidRPr="0075606C">
        <w:rPr>
          <w:rFonts w:ascii="Times New Roman" w:hAnsi="Times New Roman" w:cs="Times New Roman"/>
          <w:sz w:val="24"/>
          <w:szCs w:val="24"/>
          <w:lang w:val="en-US" w:eastAsia="zh-CN"/>
        </w:rPr>
        <w:t>transfrags</w:t>
      </w:r>
      <w:proofErr w:type="spellEnd"/>
      <w:r w:rsidRPr="0075606C">
        <w:rPr>
          <w:rFonts w:ascii="Times New Roman" w:hAnsi="Times New Roman" w:cs="Times New Roman"/>
          <w:sz w:val="24"/>
          <w:szCs w:val="24"/>
          <w:lang w:val="en-US" w:eastAsia="zh-CN"/>
        </w:rPr>
        <w:t xml:space="preserve"> contained reference transcript identities from the GFF-compare results and were used to refine TSS annotation. Only </w:t>
      </w:r>
      <w:proofErr w:type="spellStart"/>
      <w:r w:rsidRPr="0075606C">
        <w:rPr>
          <w:rFonts w:ascii="Times New Roman" w:hAnsi="Times New Roman" w:cs="Times New Roman"/>
          <w:sz w:val="24"/>
          <w:szCs w:val="24"/>
          <w:lang w:val="en-US" w:eastAsia="zh-CN"/>
        </w:rPr>
        <w:t>transfrags</w:t>
      </w:r>
      <w:proofErr w:type="spellEnd"/>
      <w:r w:rsidRPr="0075606C">
        <w:rPr>
          <w:rFonts w:ascii="Times New Roman" w:hAnsi="Times New Roman" w:cs="Times New Roman"/>
          <w:sz w:val="24"/>
          <w:szCs w:val="24"/>
          <w:lang w:val="en-US" w:eastAsia="zh-CN"/>
        </w:rPr>
        <w:t xml:space="preserve"> with a "correct" 5′-end (i.e., where the soft-clipped region contained the adapter sequence) were used.</w:t>
      </w:r>
    </w:p>
    <w:p w14:paraId="55320182" w14:textId="4C5D71B4"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The process consisted of two key steps: assigning CAGE TSS clusters to </w:t>
      </w:r>
      <w:proofErr w:type="spellStart"/>
      <w:r w:rsidRPr="0075606C">
        <w:rPr>
          <w:rFonts w:ascii="Times New Roman" w:hAnsi="Times New Roman" w:cs="Times New Roman"/>
          <w:sz w:val="24"/>
          <w:szCs w:val="24"/>
          <w:lang w:val="en-US" w:eastAsia="zh-CN"/>
        </w:rPr>
        <w:t>transfrags</w:t>
      </w:r>
      <w:proofErr w:type="spellEnd"/>
      <w:r w:rsidRPr="0075606C">
        <w:rPr>
          <w:rFonts w:ascii="Times New Roman" w:hAnsi="Times New Roman" w:cs="Times New Roman"/>
          <w:sz w:val="24"/>
          <w:szCs w:val="24"/>
          <w:lang w:val="en-US" w:eastAsia="zh-CN"/>
        </w:rPr>
        <w:t xml:space="preserve">, and refining broad CAGE TSS clusters based on </w:t>
      </w:r>
      <w:proofErr w:type="spellStart"/>
      <w:r w:rsidRPr="0075606C">
        <w:rPr>
          <w:rFonts w:ascii="Times New Roman" w:hAnsi="Times New Roman" w:cs="Times New Roman"/>
          <w:sz w:val="24"/>
          <w:szCs w:val="24"/>
          <w:lang w:val="en-US" w:eastAsia="zh-CN"/>
        </w:rPr>
        <w:t>dcDNA-Seq</w:t>
      </w:r>
      <w:proofErr w:type="spellEnd"/>
      <w:r w:rsidRPr="0075606C">
        <w:rPr>
          <w:rFonts w:ascii="Times New Roman" w:hAnsi="Times New Roman" w:cs="Times New Roman"/>
          <w:sz w:val="24"/>
          <w:szCs w:val="24"/>
          <w:lang w:val="en-US" w:eastAsia="zh-CN"/>
        </w:rPr>
        <w:t xml:space="preserve"> 5′-ends.</w:t>
      </w:r>
    </w:p>
    <w:p w14:paraId="7A70CAF0" w14:textId="76CA7AFE" w:rsidR="00D93107" w:rsidRPr="0075606C" w:rsidRDefault="00F760B6" w:rsidP="00F760B6">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     </w:t>
      </w:r>
      <w:r w:rsidR="0073667D" w:rsidRPr="0075606C">
        <w:rPr>
          <w:rFonts w:ascii="Times New Roman" w:hAnsi="Times New Roman" w:cs="Times New Roman"/>
          <w:sz w:val="24"/>
          <w:szCs w:val="24"/>
          <w:lang w:val="en-US" w:eastAsia="zh-CN"/>
        </w:rPr>
        <w:t xml:space="preserve">1) Merging CAGE TSS clusters with </w:t>
      </w:r>
      <w:proofErr w:type="spellStart"/>
      <w:r w:rsidR="0073667D" w:rsidRPr="0075606C">
        <w:rPr>
          <w:rFonts w:ascii="Times New Roman" w:hAnsi="Times New Roman" w:cs="Times New Roman"/>
          <w:sz w:val="24"/>
          <w:szCs w:val="24"/>
          <w:lang w:val="en-US" w:eastAsia="zh-CN"/>
        </w:rPr>
        <w:t>t</w:t>
      </w:r>
      <w:r w:rsidR="00D93107" w:rsidRPr="0075606C">
        <w:rPr>
          <w:rFonts w:ascii="Times New Roman" w:hAnsi="Times New Roman" w:cs="Times New Roman"/>
          <w:sz w:val="24"/>
          <w:szCs w:val="24"/>
          <w:lang w:val="en-US" w:eastAsia="zh-CN"/>
        </w:rPr>
        <w:t>ransfrags</w:t>
      </w:r>
      <w:proofErr w:type="spellEnd"/>
    </w:p>
    <w:p w14:paraId="54265CE9"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lastRenderedPageBreak/>
        <w:t xml:space="preserve">We first merged CAGE TSS clusters (from the </w:t>
      </w:r>
      <w:proofErr w:type="spellStart"/>
      <w:r w:rsidRPr="0075606C">
        <w:rPr>
          <w:rFonts w:ascii="Times New Roman" w:hAnsi="Times New Roman" w:cs="Times New Roman"/>
          <w:sz w:val="24"/>
          <w:szCs w:val="24"/>
          <w:lang w:val="en-US" w:eastAsia="zh-CN"/>
        </w:rPr>
        <w:t>CAGEfightR</w:t>
      </w:r>
      <w:proofErr w:type="spellEnd"/>
      <w:r w:rsidRPr="0075606C">
        <w:rPr>
          <w:rFonts w:ascii="Times New Roman" w:hAnsi="Times New Roman" w:cs="Times New Roman"/>
          <w:sz w:val="24"/>
          <w:szCs w:val="24"/>
          <w:lang w:val="en-US" w:eastAsia="zh-CN"/>
        </w:rPr>
        <w:t xml:space="preserve"> output) with </w:t>
      </w:r>
      <w:proofErr w:type="spellStart"/>
      <w:r w:rsidRPr="0075606C">
        <w:rPr>
          <w:rFonts w:ascii="Times New Roman" w:hAnsi="Times New Roman" w:cs="Times New Roman"/>
          <w:sz w:val="24"/>
          <w:szCs w:val="24"/>
          <w:lang w:val="en-US" w:eastAsia="zh-CN"/>
        </w:rPr>
        <w:t>transfrags</w:t>
      </w:r>
      <w:proofErr w:type="spellEnd"/>
      <w:r w:rsidRPr="0075606C">
        <w:rPr>
          <w:rFonts w:ascii="Times New Roman" w:hAnsi="Times New Roman" w:cs="Times New Roman"/>
          <w:sz w:val="24"/>
          <w:szCs w:val="24"/>
          <w:lang w:val="en-US" w:eastAsia="zh-CN"/>
        </w:rPr>
        <w:t xml:space="preserve"> (from </w:t>
      </w:r>
      <w:proofErr w:type="spellStart"/>
      <w:r w:rsidRPr="0075606C">
        <w:rPr>
          <w:rFonts w:ascii="Times New Roman" w:hAnsi="Times New Roman" w:cs="Times New Roman"/>
          <w:sz w:val="24"/>
          <w:szCs w:val="24"/>
          <w:lang w:val="en-US" w:eastAsia="zh-CN"/>
        </w:rPr>
        <w:t>dcDNA-Seq</w:t>
      </w:r>
      <w:proofErr w:type="spellEnd"/>
      <w:r w:rsidRPr="0075606C">
        <w:rPr>
          <w:rFonts w:ascii="Times New Roman" w:hAnsi="Times New Roman" w:cs="Times New Roman"/>
          <w:sz w:val="24"/>
          <w:szCs w:val="24"/>
          <w:lang w:val="en-US" w:eastAsia="zh-CN"/>
        </w:rPr>
        <w:t xml:space="preserve">) based on their relative genomic positions. Specifically, a CAGE TSS cluster was assigned to a </w:t>
      </w:r>
      <w:proofErr w:type="spellStart"/>
      <w:r w:rsidRPr="0075606C">
        <w:rPr>
          <w:rFonts w:ascii="Times New Roman" w:hAnsi="Times New Roman" w:cs="Times New Roman"/>
          <w:sz w:val="24"/>
          <w:szCs w:val="24"/>
          <w:lang w:val="en-US" w:eastAsia="zh-CN"/>
        </w:rPr>
        <w:t>transfrag</w:t>
      </w:r>
      <w:proofErr w:type="spellEnd"/>
      <w:r w:rsidRPr="0075606C">
        <w:rPr>
          <w:rFonts w:ascii="Times New Roman" w:hAnsi="Times New Roman" w:cs="Times New Roman"/>
          <w:sz w:val="24"/>
          <w:szCs w:val="24"/>
          <w:lang w:val="en-US" w:eastAsia="zh-CN"/>
        </w:rPr>
        <w:t xml:space="preserve"> if its 5′-end fell within the cluster boundaries. However, since some CAGE TSS clusters spanned up to ~150 nucleotides, additional refinement was necessary.</w:t>
      </w:r>
    </w:p>
    <w:p w14:paraId="5EC73D12" w14:textId="4CA75429" w:rsidR="00D93107" w:rsidRPr="0075606C" w:rsidRDefault="00F760B6" w:rsidP="00F760B6">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     </w:t>
      </w:r>
      <w:r w:rsidR="0073667D" w:rsidRPr="0075606C">
        <w:rPr>
          <w:rFonts w:ascii="Times New Roman" w:hAnsi="Times New Roman" w:cs="Times New Roman"/>
          <w:sz w:val="24"/>
          <w:szCs w:val="24"/>
          <w:lang w:val="en-US" w:eastAsia="zh-CN"/>
        </w:rPr>
        <w:t>2) Refinement of TSS clusters using peak a</w:t>
      </w:r>
      <w:r w:rsidR="00D93107" w:rsidRPr="0075606C">
        <w:rPr>
          <w:rFonts w:ascii="Times New Roman" w:hAnsi="Times New Roman" w:cs="Times New Roman"/>
          <w:sz w:val="24"/>
          <w:szCs w:val="24"/>
          <w:lang w:val="en-US" w:eastAsia="zh-CN"/>
        </w:rPr>
        <w:t>nalysis</w:t>
      </w:r>
    </w:p>
    <w:p w14:paraId="1C7EC0FF"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To improve the resolution of TSS positions, we refined each CAGE TSS cluster by leveraging </w:t>
      </w:r>
      <w:proofErr w:type="spellStart"/>
      <w:r w:rsidRPr="0075606C">
        <w:rPr>
          <w:rFonts w:ascii="Times New Roman" w:hAnsi="Times New Roman" w:cs="Times New Roman"/>
          <w:sz w:val="24"/>
          <w:szCs w:val="24"/>
          <w:lang w:val="en-US" w:eastAsia="zh-CN"/>
        </w:rPr>
        <w:t>dcDNA-Seq</w:t>
      </w:r>
      <w:proofErr w:type="spellEnd"/>
      <w:r w:rsidRPr="0075606C">
        <w:rPr>
          <w:rFonts w:ascii="Times New Roman" w:hAnsi="Times New Roman" w:cs="Times New Roman"/>
          <w:sz w:val="24"/>
          <w:szCs w:val="24"/>
          <w:lang w:val="en-US" w:eastAsia="zh-CN"/>
        </w:rPr>
        <w:t xml:space="preserve"> 5′-end counts. We applied a custom peak-analysis algorithm to each cluster, using </w:t>
      </w:r>
      <w:proofErr w:type="spellStart"/>
      <w:r w:rsidRPr="0075606C">
        <w:rPr>
          <w:rFonts w:ascii="Times New Roman" w:hAnsi="Times New Roman" w:cs="Times New Roman"/>
          <w:sz w:val="24"/>
          <w:szCs w:val="24"/>
          <w:lang w:val="en-US" w:eastAsia="zh-CN"/>
        </w:rPr>
        <w:t>dcDNA-Seq</w:t>
      </w:r>
      <w:proofErr w:type="spellEnd"/>
      <w:r w:rsidRPr="0075606C">
        <w:rPr>
          <w:rFonts w:ascii="Times New Roman" w:hAnsi="Times New Roman" w:cs="Times New Roman"/>
          <w:sz w:val="24"/>
          <w:szCs w:val="24"/>
          <w:lang w:val="en-US" w:eastAsia="zh-CN"/>
        </w:rPr>
        <w:t xml:space="preserve"> 5′-end read counts as weights. The refinement process was as follows:</w:t>
      </w:r>
    </w:p>
    <w:p w14:paraId="6C821DEC" w14:textId="2C001697" w:rsidR="00D93107" w:rsidRPr="0075606C" w:rsidRDefault="00D93107" w:rsidP="00F760B6">
      <w:pPr>
        <w:spacing w:after="120" w:line="240" w:lineRule="auto"/>
        <w:ind w:firstLine="720"/>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a. Grouping adjacent positions into sub-clusters if:</w:t>
      </w:r>
      <w:r w:rsidR="00F760B6" w:rsidRPr="0075606C">
        <w:rPr>
          <w:rFonts w:ascii="Times New Roman" w:hAnsi="Times New Roman" w:cs="Times New Roman"/>
          <w:sz w:val="24"/>
          <w:szCs w:val="24"/>
          <w:lang w:val="en-US" w:eastAsia="zh-CN"/>
        </w:rPr>
        <w:t xml:space="preserve"> t</w:t>
      </w:r>
      <w:r w:rsidRPr="0075606C">
        <w:rPr>
          <w:rFonts w:ascii="Times New Roman" w:hAnsi="Times New Roman" w:cs="Times New Roman"/>
          <w:sz w:val="24"/>
          <w:szCs w:val="24"/>
          <w:lang w:val="en-US" w:eastAsia="zh-CN"/>
        </w:rPr>
        <w:t>heir g</w:t>
      </w:r>
      <w:r w:rsidR="00F760B6" w:rsidRPr="0075606C">
        <w:rPr>
          <w:rFonts w:ascii="Times New Roman" w:hAnsi="Times New Roman" w:cs="Times New Roman"/>
          <w:sz w:val="24"/>
          <w:szCs w:val="24"/>
          <w:lang w:val="en-US" w:eastAsia="zh-CN"/>
        </w:rPr>
        <w:t xml:space="preserve">enomic distance was ≤ 5 </w:t>
      </w:r>
      <w:proofErr w:type="spellStart"/>
      <w:r w:rsidR="00F760B6" w:rsidRPr="0075606C">
        <w:rPr>
          <w:rFonts w:ascii="Times New Roman" w:hAnsi="Times New Roman" w:cs="Times New Roman"/>
          <w:sz w:val="24"/>
          <w:szCs w:val="24"/>
          <w:lang w:val="en-US" w:eastAsia="zh-CN"/>
        </w:rPr>
        <w:t>bp</w:t>
      </w:r>
      <w:proofErr w:type="spellEnd"/>
      <w:r w:rsidR="00F760B6" w:rsidRPr="0075606C">
        <w:rPr>
          <w:rFonts w:ascii="Times New Roman" w:hAnsi="Times New Roman" w:cs="Times New Roman"/>
          <w:sz w:val="24"/>
          <w:szCs w:val="24"/>
          <w:lang w:val="en-US" w:eastAsia="zh-CN"/>
        </w:rPr>
        <w:t>, and t</w:t>
      </w:r>
      <w:r w:rsidRPr="0075606C">
        <w:rPr>
          <w:rFonts w:ascii="Times New Roman" w:hAnsi="Times New Roman" w:cs="Times New Roman"/>
          <w:sz w:val="24"/>
          <w:szCs w:val="24"/>
          <w:lang w:val="en-US" w:eastAsia="zh-CN"/>
        </w:rPr>
        <w:t>he cluster had not exceeded a maximum size of 25 positions.</w:t>
      </w:r>
    </w:p>
    <w:p w14:paraId="56C2D015" w14:textId="77777777" w:rsidR="00D93107" w:rsidRPr="0075606C" w:rsidRDefault="00D93107" w:rsidP="00F760B6">
      <w:pPr>
        <w:spacing w:after="120" w:line="240" w:lineRule="auto"/>
        <w:ind w:firstLine="720"/>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b. Excluding positions with zero coverage to eliminate noise.</w:t>
      </w:r>
    </w:p>
    <w:p w14:paraId="05499961" w14:textId="6605C156" w:rsidR="00F12AE4" w:rsidRPr="0075606C" w:rsidRDefault="00F12AE4"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This refinement ensured that local hotspots of TSS usage were captured with high precision, producing compact and biol</w:t>
      </w:r>
      <w:r w:rsidR="00F34A6C" w:rsidRPr="0075606C">
        <w:rPr>
          <w:rFonts w:ascii="Times New Roman" w:hAnsi="Times New Roman" w:cs="Times New Roman"/>
          <w:sz w:val="24"/>
          <w:szCs w:val="24"/>
          <w:lang w:val="en-US" w:eastAsia="zh-CN"/>
        </w:rPr>
        <w:t>ogically meaningful TSSs, termed validated TSS peaks,</w:t>
      </w:r>
      <w:r w:rsidRPr="0075606C">
        <w:rPr>
          <w:rFonts w:ascii="Times New Roman" w:hAnsi="Times New Roman" w:cs="Times New Roman"/>
          <w:sz w:val="24"/>
          <w:szCs w:val="24"/>
          <w:lang w:val="en-US" w:eastAsia="zh-CN"/>
        </w:rPr>
        <w:t xml:space="preserve"> for downstream analysis.</w:t>
      </w:r>
    </w:p>
    <w:p w14:paraId="523223D0" w14:textId="71ADE9E9" w:rsidR="003B159A"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Transcript assembly and v</w:t>
      </w:r>
      <w:r w:rsidR="003B159A" w:rsidRPr="0075606C">
        <w:rPr>
          <w:rFonts w:ascii="Times New Roman" w:hAnsi="Times New Roman" w:cs="Times New Roman"/>
          <w:i/>
          <w:sz w:val="24"/>
          <w:lang w:val="en-US"/>
        </w:rPr>
        <w:t>alidation</w:t>
      </w:r>
    </w:p>
    <w:p w14:paraId="2357B954" w14:textId="0258BB5B" w:rsidR="0048108F" w:rsidRPr="0075606C" w:rsidRDefault="0078663C" w:rsidP="0078663C">
      <w:pPr>
        <w:jc w:val="both"/>
        <w:rPr>
          <w:rFonts w:ascii="Times New Roman" w:hAnsi="Times New Roman" w:cs="Times New Roman"/>
          <w:sz w:val="24"/>
          <w:lang w:val="en-US"/>
        </w:rPr>
      </w:pPr>
      <w:r w:rsidRPr="0075606C">
        <w:rPr>
          <w:rFonts w:ascii="Times New Roman" w:hAnsi="Times New Roman" w:cs="Times New Roman"/>
          <w:sz w:val="24"/>
          <w:lang w:val="en-US"/>
        </w:rPr>
        <w:t xml:space="preserve">Transcripts were reconstructed from the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 dataset by pairing validated TSS peaks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 5′-end peaks within the CAGE TSS clusters) with their corresponding TESs from the reference transcript list. </w:t>
      </w:r>
      <w:r w:rsidR="00F34A6C" w:rsidRPr="0075606C">
        <w:rPr>
          <w:rFonts w:ascii="Times New Roman" w:hAnsi="Times New Roman" w:cs="Times New Roman"/>
          <w:sz w:val="24"/>
          <w:lang w:val="en-US"/>
        </w:rPr>
        <w:t>For this, the following</w:t>
      </w:r>
      <w:r w:rsidR="0048108F" w:rsidRPr="0075606C">
        <w:rPr>
          <w:rFonts w:ascii="Times New Roman" w:hAnsi="Times New Roman" w:cs="Times New Roman"/>
          <w:sz w:val="24"/>
          <w:lang w:val="en-US"/>
        </w:rPr>
        <w:t xml:space="preserve"> stringent criteria</w:t>
      </w:r>
      <w:r w:rsidR="00F34A6C" w:rsidRPr="0075606C">
        <w:rPr>
          <w:rFonts w:ascii="Times New Roman" w:hAnsi="Times New Roman" w:cs="Times New Roman"/>
          <w:sz w:val="24"/>
          <w:lang w:val="en-US"/>
        </w:rPr>
        <w:t xml:space="preserve"> were used</w:t>
      </w:r>
      <w:r w:rsidR="0048108F" w:rsidRPr="0075606C">
        <w:rPr>
          <w:rFonts w:ascii="Times New Roman" w:hAnsi="Times New Roman" w:cs="Times New Roman"/>
          <w:sz w:val="24"/>
          <w:lang w:val="en-US"/>
        </w:rPr>
        <w:t>: (</w:t>
      </w:r>
      <w:proofErr w:type="spellStart"/>
      <w:r w:rsidR="0048108F" w:rsidRPr="0075606C">
        <w:rPr>
          <w:rFonts w:ascii="Times New Roman" w:hAnsi="Times New Roman" w:cs="Times New Roman"/>
          <w:sz w:val="24"/>
          <w:lang w:val="en-US"/>
        </w:rPr>
        <w:t>i</w:t>
      </w:r>
      <w:proofErr w:type="spellEnd"/>
      <w:r w:rsidR="0048108F" w:rsidRPr="0075606C">
        <w:rPr>
          <w:rFonts w:ascii="Times New Roman" w:hAnsi="Times New Roman" w:cs="Times New Roman"/>
          <w:sz w:val="24"/>
          <w:lang w:val="en-US"/>
        </w:rPr>
        <w:t xml:space="preserve">) </w:t>
      </w:r>
      <w:proofErr w:type="spellStart"/>
      <w:r w:rsidR="00B81ADC" w:rsidRPr="0075606C">
        <w:rPr>
          <w:rFonts w:ascii="Times New Roman" w:hAnsi="Times New Roman" w:cs="Times New Roman"/>
          <w:sz w:val="24"/>
          <w:lang w:val="en-US"/>
        </w:rPr>
        <w:t>transfrags</w:t>
      </w:r>
      <w:proofErr w:type="spellEnd"/>
      <w:r w:rsidR="0048108F" w:rsidRPr="0075606C">
        <w:rPr>
          <w:rFonts w:ascii="Times New Roman" w:hAnsi="Times New Roman" w:cs="Times New Roman"/>
          <w:sz w:val="24"/>
          <w:lang w:val="en-US"/>
        </w:rPr>
        <w:t xml:space="preserve"> were annotated </w:t>
      </w:r>
      <w:r w:rsidR="00F15E9C" w:rsidRPr="0075606C">
        <w:rPr>
          <w:rFonts w:ascii="Times New Roman" w:hAnsi="Times New Roman" w:cs="Times New Roman"/>
          <w:sz w:val="24"/>
          <w:lang w:val="en-US"/>
        </w:rPr>
        <w:t>to a novel TSS only if their 5′-</w:t>
      </w:r>
      <w:r w:rsidR="0048108F" w:rsidRPr="0075606C">
        <w:rPr>
          <w:rFonts w:ascii="Times New Roman" w:hAnsi="Times New Roman" w:cs="Times New Roman"/>
          <w:sz w:val="24"/>
          <w:lang w:val="en-US"/>
        </w:rPr>
        <w:t xml:space="preserve">ends were within ±10 </w:t>
      </w:r>
      <w:r w:rsidR="002E4D90" w:rsidRPr="0075606C">
        <w:rPr>
          <w:rFonts w:ascii="Times New Roman" w:hAnsi="Times New Roman" w:cs="Times New Roman"/>
          <w:sz w:val="24"/>
          <w:lang w:val="en-US"/>
        </w:rPr>
        <w:t xml:space="preserve">nucleotides </w:t>
      </w:r>
      <w:r w:rsidR="0048108F" w:rsidRPr="0075606C">
        <w:rPr>
          <w:rFonts w:ascii="Times New Roman" w:hAnsi="Times New Roman" w:cs="Times New Roman"/>
          <w:sz w:val="24"/>
          <w:lang w:val="en-US"/>
        </w:rPr>
        <w:t>of the refined</w:t>
      </w:r>
      <w:r w:rsidR="00ED0807" w:rsidRPr="0075606C">
        <w:rPr>
          <w:rFonts w:ascii="Times New Roman" w:hAnsi="Times New Roman" w:cs="Times New Roman"/>
          <w:sz w:val="24"/>
          <w:lang w:val="en-US"/>
        </w:rPr>
        <w:t xml:space="preserve"> TSS cluster, and (ii) their 3′-</w:t>
      </w:r>
      <w:r w:rsidR="0048108F" w:rsidRPr="0075606C">
        <w:rPr>
          <w:rFonts w:ascii="Times New Roman" w:hAnsi="Times New Roman" w:cs="Times New Roman"/>
          <w:sz w:val="24"/>
          <w:lang w:val="en-US"/>
        </w:rPr>
        <w:t xml:space="preserve">ends overlapped a known TES (also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This approach enabled the integration of CAGE-</w:t>
      </w:r>
      <w:proofErr w:type="spellStart"/>
      <w:r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 xml:space="preserve"> and </w:t>
      </w:r>
      <w:proofErr w:type="spellStart"/>
      <w:r w:rsidRPr="0075606C">
        <w:rPr>
          <w:rFonts w:ascii="Times New Roman" w:hAnsi="Times New Roman" w:cs="Times New Roman"/>
          <w:sz w:val="24"/>
          <w:lang w:val="en-US"/>
        </w:rPr>
        <w:t>dcDNA-Seq</w:t>
      </w:r>
      <w:proofErr w:type="spellEnd"/>
      <w:r w:rsidRPr="0075606C">
        <w:rPr>
          <w:rFonts w:ascii="Times New Roman" w:hAnsi="Times New Roman" w:cs="Times New Roman"/>
          <w:sz w:val="24"/>
          <w:lang w:val="en-US"/>
        </w:rPr>
        <w:t xml:space="preserve"> datasets to annotate TSSs from </w:t>
      </w:r>
      <w:proofErr w:type="spellStart"/>
      <w:r w:rsidRPr="0075606C">
        <w:rPr>
          <w:rFonts w:ascii="Times New Roman" w:hAnsi="Times New Roman" w:cs="Times New Roman"/>
          <w:sz w:val="24"/>
          <w:lang w:val="en-US"/>
        </w:rPr>
        <w:t>transfrags</w:t>
      </w:r>
      <w:proofErr w:type="spellEnd"/>
      <w:r w:rsidRPr="0075606C">
        <w:rPr>
          <w:rFonts w:ascii="Times New Roman" w:hAnsi="Times New Roman" w:cs="Times New Roman"/>
          <w:sz w:val="24"/>
          <w:lang w:val="en-US"/>
        </w:rPr>
        <w:t xml:space="preserve"> that could not be assigned to a reference transcript but exhibited significant TSS activity based on both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 and CAGE data. </w:t>
      </w:r>
      <w:r w:rsidR="0048108F" w:rsidRPr="0075606C">
        <w:rPr>
          <w:rFonts w:ascii="Times New Roman" w:hAnsi="Times New Roman" w:cs="Times New Roman"/>
          <w:sz w:val="24"/>
          <w:lang w:val="en-US"/>
        </w:rPr>
        <w:t xml:space="preserve">To annotate transcripts, we paired the refined </w:t>
      </w:r>
      <w:r w:rsidR="00B81ADC" w:rsidRPr="0075606C">
        <w:rPr>
          <w:rFonts w:ascii="Times New Roman" w:hAnsi="Times New Roman" w:cs="Times New Roman"/>
          <w:sz w:val="24"/>
          <w:lang w:val="en-US"/>
        </w:rPr>
        <w:t xml:space="preserve">(validated) </w:t>
      </w:r>
      <w:r w:rsidR="0048108F" w:rsidRPr="0075606C">
        <w:rPr>
          <w:rFonts w:ascii="Times New Roman" w:hAnsi="Times New Roman" w:cs="Times New Roman"/>
          <w:sz w:val="24"/>
          <w:lang w:val="en-US"/>
        </w:rPr>
        <w:t>TSS peaks with TESs</w:t>
      </w:r>
      <w:r w:rsidR="00B81ADC" w:rsidRPr="0075606C">
        <w:rPr>
          <w:rFonts w:ascii="Times New Roman" w:hAnsi="Times New Roman" w:cs="Times New Roman"/>
          <w:sz w:val="24"/>
          <w:lang w:val="en-US"/>
        </w:rPr>
        <w:t xml:space="preserve"> from the reference transcript list</w:t>
      </w:r>
      <w:r w:rsidR="0048108F" w:rsidRPr="0075606C">
        <w:rPr>
          <w:rFonts w:ascii="Times New Roman" w:hAnsi="Times New Roman" w:cs="Times New Roman"/>
          <w:sz w:val="24"/>
          <w:lang w:val="en-US"/>
        </w:rPr>
        <w:t>, ensuri</w:t>
      </w:r>
      <w:r w:rsidR="00F15E9C" w:rsidRPr="0075606C">
        <w:rPr>
          <w:rFonts w:ascii="Times New Roman" w:hAnsi="Times New Roman" w:cs="Times New Roman"/>
          <w:sz w:val="24"/>
          <w:lang w:val="en-US"/>
        </w:rPr>
        <w:t>ng that (</w:t>
      </w:r>
      <w:proofErr w:type="spellStart"/>
      <w:r w:rsidR="00F15E9C" w:rsidRPr="0075606C">
        <w:rPr>
          <w:rFonts w:ascii="Times New Roman" w:hAnsi="Times New Roman" w:cs="Times New Roman"/>
          <w:sz w:val="24"/>
          <w:lang w:val="en-US"/>
        </w:rPr>
        <w:t>i</w:t>
      </w:r>
      <w:proofErr w:type="spellEnd"/>
      <w:r w:rsidR="00F15E9C" w:rsidRPr="0075606C">
        <w:rPr>
          <w:rFonts w:ascii="Times New Roman" w:hAnsi="Times New Roman" w:cs="Times New Roman"/>
          <w:sz w:val="24"/>
          <w:lang w:val="en-US"/>
        </w:rPr>
        <w:t>) the transcript's 5′-</w:t>
      </w:r>
      <w:r w:rsidR="0048108F" w:rsidRPr="0075606C">
        <w:rPr>
          <w:rFonts w:ascii="Times New Roman" w:hAnsi="Times New Roman" w:cs="Times New Roman"/>
          <w:sz w:val="24"/>
          <w:lang w:val="en-US"/>
        </w:rPr>
        <w:t xml:space="preserve">end was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xml:space="preserve"> of the refined TSS cluster, and (ii) the </w:t>
      </w:r>
      <w:r w:rsidR="00ED0807" w:rsidRPr="0075606C">
        <w:rPr>
          <w:rFonts w:ascii="Times New Roman" w:hAnsi="Times New Roman" w:cs="Times New Roman"/>
          <w:sz w:val="24"/>
          <w:lang w:val="en-US"/>
        </w:rPr>
        <w:t>corresponding 3′-</w:t>
      </w:r>
      <w:r w:rsidR="0048108F" w:rsidRPr="0075606C">
        <w:rPr>
          <w:rFonts w:ascii="Times New Roman" w:hAnsi="Times New Roman" w:cs="Times New Roman"/>
          <w:sz w:val="24"/>
          <w:lang w:val="en-US"/>
        </w:rPr>
        <w:t xml:space="preserve">end overlapped a known TES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Each transcript required strict criteria for annotation:</w:t>
      </w:r>
    </w:p>
    <w:p w14:paraId="776D9AC9" w14:textId="69E9D42B" w:rsidR="0048108F" w:rsidRPr="0075606C" w:rsidRDefault="0048108F"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 xml:space="preserve">At least three </w:t>
      </w:r>
      <w:proofErr w:type="spellStart"/>
      <w:r w:rsidRPr="0075606C">
        <w:rPr>
          <w:rFonts w:ascii="Times New Roman" w:hAnsi="Times New Roman" w:cs="Times New Roman"/>
          <w:sz w:val="24"/>
          <w:lang w:val="en-US"/>
        </w:rPr>
        <w:t>dcDNA-Seq</w:t>
      </w:r>
      <w:proofErr w:type="spellEnd"/>
      <w:r w:rsidRPr="0075606C">
        <w:rPr>
          <w:rFonts w:ascii="Times New Roman" w:hAnsi="Times New Roman" w:cs="Times New Roman"/>
          <w:sz w:val="24"/>
          <w:lang w:val="en-US"/>
        </w:rPr>
        <w:t xml:space="preserve"> reads sharing the same TSS and TES coordinates,</w:t>
      </w:r>
    </w:p>
    <w:p w14:paraId="42D817F7" w14:textId="62C79EEA" w:rsidR="0048108F" w:rsidRPr="0075606C" w:rsidRDefault="005D2A92"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The p</w:t>
      </w:r>
      <w:r w:rsidR="00856119" w:rsidRPr="0075606C">
        <w:rPr>
          <w:rFonts w:ascii="Times New Roman" w:hAnsi="Times New Roman" w:cs="Times New Roman"/>
          <w:sz w:val="24"/>
          <w:lang w:val="en-US"/>
        </w:rPr>
        <w:t>resence of correct 5′-</w:t>
      </w:r>
      <w:r w:rsidR="0048108F" w:rsidRPr="0075606C">
        <w:rPr>
          <w:rFonts w:ascii="Times New Roman" w:hAnsi="Times New Roman" w:cs="Times New Roman"/>
          <w:sz w:val="24"/>
          <w:lang w:val="en-US"/>
        </w:rPr>
        <w:t>adapter sequences,</w:t>
      </w:r>
    </w:p>
    <w:p w14:paraId="771C3DD0" w14:textId="40CDCF80" w:rsidR="0048108F" w:rsidRPr="0075606C" w:rsidRDefault="0048108F"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Alignment with CAGE-</w:t>
      </w:r>
      <w:proofErr w:type="spellStart"/>
      <w:r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–derived TSS clusters and previously validated TESs.</w:t>
      </w:r>
    </w:p>
    <w:p w14:paraId="08A7781A" w14:textId="77777777" w:rsidR="0094317E" w:rsidRPr="0075606C" w:rsidRDefault="0048108F"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Newly assembled transcripts were integrated with our prior annotation [28], allowing us to reintroduce previously excluded transcripts that now met refined criteria, as well as to add novel transcripts not previously detected. </w:t>
      </w:r>
    </w:p>
    <w:p w14:paraId="7C4FF731" w14:textId="77777777" w:rsidR="0078663C" w:rsidRPr="0075606C" w:rsidRDefault="00471E4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further evaluated our previous </w:t>
      </w:r>
      <w:proofErr w:type="spellStart"/>
      <w:r w:rsidRPr="0075606C">
        <w:rPr>
          <w:rFonts w:ascii="Times New Roman" w:hAnsi="Times New Roman" w:cs="Times New Roman"/>
          <w:sz w:val="24"/>
          <w:lang w:val="en-US"/>
        </w:rPr>
        <w:t>dRNA-Seq</w:t>
      </w:r>
      <w:proofErr w:type="spellEnd"/>
      <w:r w:rsidRPr="0075606C">
        <w:rPr>
          <w:rFonts w:ascii="Times New Roman" w:hAnsi="Times New Roman" w:cs="Times New Roman"/>
          <w:sz w:val="24"/>
          <w:lang w:val="en-US"/>
        </w:rPr>
        <w:t xml:space="preserve"> dataset using the NAGATA software [38] to validate the novel TSSs (and introns) identified by our </w:t>
      </w:r>
      <w:proofErr w:type="spellStart"/>
      <w:r w:rsidRPr="0075606C">
        <w:rPr>
          <w:rFonts w:ascii="Times New Roman" w:hAnsi="Times New Roman" w:cs="Times New Roman"/>
          <w:sz w:val="24"/>
          <w:lang w:val="en-US"/>
        </w:rPr>
        <w:t>LoRTIA</w:t>
      </w:r>
      <w:proofErr w:type="spellEnd"/>
      <w:r w:rsidRPr="0075606C">
        <w:rPr>
          <w:rFonts w:ascii="Times New Roman" w:hAnsi="Times New Roman" w:cs="Times New Roman"/>
          <w:sz w:val="24"/>
          <w:lang w:val="en-US"/>
        </w:rPr>
        <w:t xml:space="preserve"> and </w:t>
      </w:r>
      <w:proofErr w:type="spellStart"/>
      <w:r w:rsidRPr="0075606C">
        <w:rPr>
          <w:rFonts w:ascii="Times New Roman" w:hAnsi="Times New Roman" w:cs="Times New Roman"/>
          <w:sz w:val="24"/>
          <w:szCs w:val="24"/>
          <w:lang w:val="en-US" w:eastAsia="zh-CN"/>
        </w:rPr>
        <w:t>CAGEfightR</w:t>
      </w:r>
      <w:proofErr w:type="spellEnd"/>
      <w:r w:rsidRPr="0075606C">
        <w:rPr>
          <w:rFonts w:ascii="Times New Roman" w:hAnsi="Times New Roman" w:cs="Times New Roman"/>
          <w:sz w:val="24"/>
          <w:lang w:val="en-US"/>
        </w:rPr>
        <w:t xml:space="preserve">-based workflow. </w:t>
      </w:r>
      <w:r w:rsidR="00900356" w:rsidRPr="0075606C">
        <w:rPr>
          <w:rFonts w:ascii="Times New Roman" w:hAnsi="Times New Roman" w:cs="Times New Roman"/>
          <w:sz w:val="24"/>
          <w:lang w:val="en-US"/>
        </w:rPr>
        <w:t>We used NAGATA with the following settings</w:t>
      </w:r>
      <w:r w:rsidRPr="0075606C">
        <w:rPr>
          <w:rFonts w:ascii="Times New Roman" w:hAnsi="Times New Roman" w:cs="Times New Roman"/>
          <w:sz w:val="24"/>
          <w:lang w:val="en-US"/>
        </w:rPr>
        <w:t>: -m 1 -</w:t>
      </w:r>
      <w:proofErr w:type="spellStart"/>
      <w:r w:rsidRPr="0075606C">
        <w:rPr>
          <w:rFonts w:ascii="Times New Roman" w:hAnsi="Times New Roman" w:cs="Times New Roman"/>
          <w:sz w:val="24"/>
          <w:lang w:val="en-US"/>
        </w:rPr>
        <w:t>tg</w:t>
      </w:r>
      <w:proofErr w:type="spellEnd"/>
      <w:r w:rsidRPr="0075606C">
        <w:rPr>
          <w:rFonts w:ascii="Times New Roman" w:hAnsi="Times New Roman" w:cs="Times New Roman"/>
          <w:sz w:val="24"/>
          <w:lang w:val="en-US"/>
        </w:rPr>
        <w:t xml:space="preserve"> 2, with all other parameters set to default. This configuration was chosen to annotate rare TSSs, and introns in the </w:t>
      </w:r>
      <w:proofErr w:type="spellStart"/>
      <w:r w:rsidRPr="0075606C">
        <w:rPr>
          <w:rFonts w:ascii="Times New Roman" w:hAnsi="Times New Roman" w:cs="Times New Roman"/>
          <w:sz w:val="24"/>
          <w:lang w:val="en-US"/>
        </w:rPr>
        <w:t>dRNA-Seq</w:t>
      </w:r>
      <w:proofErr w:type="spellEnd"/>
      <w:r w:rsidRPr="0075606C">
        <w:rPr>
          <w:rFonts w:ascii="Times New Roman" w:hAnsi="Times New Roman" w:cs="Times New Roman"/>
          <w:sz w:val="24"/>
          <w:lang w:val="en-US"/>
        </w:rPr>
        <w:t xml:space="preserve"> data, which were confirmed by the </w:t>
      </w:r>
      <w:proofErr w:type="spellStart"/>
      <w:r w:rsidRPr="0075606C">
        <w:rPr>
          <w:rFonts w:ascii="Times New Roman" w:hAnsi="Times New Roman" w:cs="Times New Roman"/>
          <w:sz w:val="24"/>
          <w:lang w:val="en-US"/>
        </w:rPr>
        <w:t>dcDNA-Seq</w:t>
      </w:r>
      <w:proofErr w:type="spellEnd"/>
      <w:r w:rsidRPr="0075606C">
        <w:rPr>
          <w:rFonts w:ascii="Times New Roman" w:hAnsi="Times New Roman" w:cs="Times New Roman"/>
          <w:sz w:val="24"/>
          <w:lang w:val="en-US"/>
        </w:rPr>
        <w:t xml:space="preserve"> data exhibiting significantly higher read counts.</w:t>
      </w:r>
      <w:r w:rsidR="00900356" w:rsidRPr="0075606C">
        <w:rPr>
          <w:rFonts w:ascii="Times New Roman" w:hAnsi="Times New Roman" w:cs="Times New Roman"/>
          <w:sz w:val="24"/>
          <w:lang w:val="en-US"/>
        </w:rPr>
        <w:t xml:space="preserve"> </w:t>
      </w:r>
      <w:r w:rsidR="0078663C" w:rsidRPr="0075606C">
        <w:rPr>
          <w:rFonts w:ascii="Times New Roman" w:hAnsi="Times New Roman" w:cs="Times New Roman"/>
          <w:sz w:val="24"/>
          <w:lang w:val="en-US"/>
        </w:rPr>
        <w:t>This approach enabled the integration of CAGE-</w:t>
      </w:r>
      <w:proofErr w:type="spellStart"/>
      <w:r w:rsidR="0078663C" w:rsidRPr="0075606C">
        <w:rPr>
          <w:rFonts w:ascii="Times New Roman" w:hAnsi="Times New Roman" w:cs="Times New Roman"/>
          <w:sz w:val="24"/>
          <w:lang w:val="en-US"/>
        </w:rPr>
        <w:t>Seq</w:t>
      </w:r>
      <w:proofErr w:type="spellEnd"/>
      <w:r w:rsidR="0078663C" w:rsidRPr="0075606C">
        <w:rPr>
          <w:rFonts w:ascii="Times New Roman" w:hAnsi="Times New Roman" w:cs="Times New Roman"/>
          <w:sz w:val="24"/>
          <w:lang w:val="en-US"/>
        </w:rPr>
        <w:t xml:space="preserve"> and </w:t>
      </w:r>
      <w:proofErr w:type="spellStart"/>
      <w:r w:rsidR="0078663C" w:rsidRPr="0075606C">
        <w:rPr>
          <w:rFonts w:ascii="Times New Roman" w:hAnsi="Times New Roman" w:cs="Times New Roman"/>
          <w:sz w:val="24"/>
          <w:lang w:val="en-US"/>
        </w:rPr>
        <w:t>dcDNA-Seq</w:t>
      </w:r>
      <w:proofErr w:type="spellEnd"/>
      <w:r w:rsidR="0078663C" w:rsidRPr="0075606C">
        <w:rPr>
          <w:rFonts w:ascii="Times New Roman" w:hAnsi="Times New Roman" w:cs="Times New Roman"/>
          <w:sz w:val="24"/>
          <w:lang w:val="en-US"/>
        </w:rPr>
        <w:t xml:space="preserve"> datasets to annotate TSSs from </w:t>
      </w:r>
      <w:proofErr w:type="spellStart"/>
      <w:r w:rsidR="0078663C" w:rsidRPr="0075606C">
        <w:rPr>
          <w:rFonts w:ascii="Times New Roman" w:hAnsi="Times New Roman" w:cs="Times New Roman"/>
          <w:sz w:val="24"/>
          <w:lang w:val="en-US"/>
        </w:rPr>
        <w:t>transfrags</w:t>
      </w:r>
      <w:proofErr w:type="spellEnd"/>
      <w:r w:rsidR="0078663C" w:rsidRPr="0075606C">
        <w:rPr>
          <w:rFonts w:ascii="Times New Roman" w:hAnsi="Times New Roman" w:cs="Times New Roman"/>
          <w:sz w:val="24"/>
          <w:lang w:val="en-US"/>
        </w:rPr>
        <w:t xml:space="preserve"> that could not be assigned to a reference transcript but still exhibited significant TSS activity based on both </w:t>
      </w:r>
      <w:proofErr w:type="spellStart"/>
      <w:r w:rsidR="0078663C" w:rsidRPr="0075606C">
        <w:rPr>
          <w:rFonts w:ascii="Times New Roman" w:hAnsi="Times New Roman" w:cs="Times New Roman"/>
          <w:sz w:val="24"/>
          <w:lang w:val="en-US"/>
        </w:rPr>
        <w:t>dcDNA</w:t>
      </w:r>
      <w:proofErr w:type="spellEnd"/>
      <w:r w:rsidR="0078663C" w:rsidRPr="0075606C">
        <w:rPr>
          <w:rFonts w:ascii="Times New Roman" w:hAnsi="Times New Roman" w:cs="Times New Roman"/>
          <w:sz w:val="24"/>
          <w:lang w:val="en-US"/>
        </w:rPr>
        <w:t xml:space="preserve"> and CAGE data.</w:t>
      </w:r>
    </w:p>
    <w:p w14:paraId="309F1747" w14:textId="18CE6E26" w:rsidR="003B159A"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Transcript c</w:t>
      </w:r>
      <w:r w:rsidR="003B159A" w:rsidRPr="0075606C">
        <w:rPr>
          <w:rFonts w:ascii="Times New Roman" w:hAnsi="Times New Roman" w:cs="Times New Roman"/>
          <w:i/>
          <w:sz w:val="24"/>
          <w:lang w:val="en-US"/>
        </w:rPr>
        <w:t>lassification</w:t>
      </w:r>
    </w:p>
    <w:p w14:paraId="25EBE789" w14:textId="346898B2" w:rsidR="0094317E" w:rsidRPr="0075606C" w:rsidRDefault="0094317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transcripts were classified based on their structural and functional features, including coding capacity (e.g., putative mRNAs, non-coding RNAs), monocistronic or multicistronic, and variations in untra</w:t>
      </w:r>
      <w:r w:rsidR="0078663C" w:rsidRPr="0075606C">
        <w:rPr>
          <w:rFonts w:ascii="Times New Roman" w:hAnsi="Times New Roman" w:cs="Times New Roman"/>
          <w:sz w:val="24"/>
          <w:lang w:val="en-US"/>
        </w:rPr>
        <w:t>nslated regions (e.g., shorter</w:t>
      </w:r>
      <w:r w:rsidRPr="0075606C">
        <w:rPr>
          <w:rFonts w:ascii="Times New Roman" w:hAnsi="Times New Roman" w:cs="Times New Roman"/>
          <w:sz w:val="24"/>
          <w:lang w:val="en-US"/>
        </w:rPr>
        <w:t xml:space="preserve"> or longer isoforms), compared to the canonical transcript.</w:t>
      </w:r>
    </w:p>
    <w:p w14:paraId="661E286B"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lastRenderedPageBreak/>
        <w:t>Putative embedded mRNAs: these transcripts contain a 5′-truncated ORF with an in-frame ATG and share a 3′-coterminus with the canonical ORF of the given gene.</w:t>
      </w:r>
    </w:p>
    <w:p w14:paraId="2E016CCF"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Non-coding RNAs: transcripts that lack ORFs.</w:t>
      </w:r>
    </w:p>
    <w:p w14:paraId="07B8162C"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5'-UTR isoforms: these can be mono- or </w:t>
      </w:r>
      <w:proofErr w:type="spellStart"/>
      <w:r w:rsidRPr="0075606C">
        <w:rPr>
          <w:rFonts w:ascii="Times New Roman" w:hAnsi="Times New Roman" w:cs="Times New Roman"/>
          <w:sz w:val="24"/>
          <w:lang w:val="en-US"/>
        </w:rPr>
        <w:t>polycistronic</w:t>
      </w:r>
      <w:proofErr w:type="spellEnd"/>
      <w:r w:rsidRPr="0075606C">
        <w:rPr>
          <w:rFonts w:ascii="Times New Roman" w:hAnsi="Times New Roman" w:cs="Times New Roman"/>
          <w:sz w:val="24"/>
          <w:lang w:val="en-US"/>
        </w:rPr>
        <w:t>, containing the same ORF as the canonical transcript but differing in the length of their 5′-untranslated regions (UTRs).</w:t>
      </w:r>
    </w:p>
    <w:p w14:paraId="3C3748B6"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Antisense RNAs: transcripts that are complementary to and transcribed in the opposite direction of the genes.</w:t>
      </w:r>
    </w:p>
    <w:p w14:paraId="057CF52B" w14:textId="1B8E2824" w:rsidR="0094317E" w:rsidRPr="0075606C" w:rsidRDefault="0094317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i/>
          <w:sz w:val="24"/>
          <w:szCs w:val="24"/>
          <w:lang w:val="en-US" w:eastAsia="zh-CN"/>
        </w:rPr>
        <w:t xml:space="preserve">Filtering </w:t>
      </w:r>
      <w:r w:rsidRPr="0075606C">
        <w:rPr>
          <w:rFonts w:ascii="Times New Roman" w:hAnsi="Times New Roman" w:cs="Times New Roman"/>
          <w:i/>
          <w:sz w:val="24"/>
          <w:lang w:val="en-US"/>
        </w:rPr>
        <w:t>5′-</w:t>
      </w:r>
      <w:r w:rsidRPr="0075606C">
        <w:rPr>
          <w:rFonts w:ascii="Times New Roman" w:hAnsi="Times New Roman" w:cs="Times New Roman"/>
          <w:i/>
          <w:sz w:val="24"/>
          <w:szCs w:val="24"/>
          <w:lang w:val="en-US" w:eastAsia="zh-CN"/>
        </w:rPr>
        <w:t xml:space="preserve">truncated ORF-carrying </w:t>
      </w:r>
      <w:r w:rsidR="0073667D" w:rsidRPr="0075606C">
        <w:rPr>
          <w:rFonts w:ascii="Times New Roman" w:hAnsi="Times New Roman" w:cs="Times New Roman"/>
          <w:i/>
          <w:sz w:val="24"/>
          <w:szCs w:val="24"/>
          <w:lang w:val="en-US" w:eastAsia="zh-CN"/>
        </w:rPr>
        <w:t>t</w:t>
      </w:r>
      <w:r w:rsidRPr="0075606C">
        <w:rPr>
          <w:rFonts w:ascii="Times New Roman" w:hAnsi="Times New Roman" w:cs="Times New Roman"/>
          <w:i/>
          <w:sz w:val="24"/>
          <w:szCs w:val="24"/>
          <w:lang w:val="en-US" w:eastAsia="zh-CN"/>
        </w:rPr>
        <w:t>ranscripts</w:t>
      </w:r>
    </w:p>
    <w:p w14:paraId="54167748" w14:textId="2CCED551" w:rsidR="006103B0" w:rsidRPr="0075606C" w:rsidRDefault="005354B0"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To further filter </w:t>
      </w:r>
      <w:r w:rsidR="0094317E" w:rsidRPr="0075606C">
        <w:rPr>
          <w:rFonts w:ascii="Times New Roman" w:hAnsi="Times New Roman" w:cs="Times New Roman"/>
          <w:sz w:val="24"/>
          <w:szCs w:val="24"/>
          <w:lang w:val="en-US" w:eastAsia="zh-CN"/>
        </w:rPr>
        <w:t xml:space="preserve">the TSSs of </w:t>
      </w:r>
      <w:r w:rsidRPr="0075606C">
        <w:rPr>
          <w:rFonts w:ascii="Times New Roman" w:hAnsi="Times New Roman" w:cs="Times New Roman"/>
          <w:sz w:val="24"/>
          <w:szCs w:val="24"/>
          <w:lang w:val="en-US" w:eastAsia="zh-CN"/>
        </w:rPr>
        <w:t>transcripts containing 5′-truncated ORFs with in-frame ATGs (putative mRNAs), the identified TSSs had to meet two criteria: (</w:t>
      </w:r>
      <w:proofErr w:type="spellStart"/>
      <w:r w:rsidRPr="0075606C">
        <w:rPr>
          <w:rFonts w:ascii="Times New Roman" w:hAnsi="Times New Roman" w:cs="Times New Roman"/>
          <w:sz w:val="24"/>
          <w:szCs w:val="24"/>
          <w:lang w:val="en-US" w:eastAsia="zh-CN"/>
        </w:rPr>
        <w:t>i</w:t>
      </w:r>
      <w:proofErr w:type="spellEnd"/>
      <w:r w:rsidRPr="0075606C">
        <w:rPr>
          <w:rFonts w:ascii="Times New Roman" w:hAnsi="Times New Roman" w:cs="Times New Roman"/>
          <w:sz w:val="24"/>
          <w:szCs w:val="24"/>
          <w:lang w:val="en-US" w:eastAsia="zh-CN"/>
        </w:rPr>
        <w:t xml:space="preserve">) they had to appear in the NAGATA output within a 25 </w:t>
      </w:r>
      <w:r w:rsidR="002E4D90" w:rsidRPr="0075606C">
        <w:rPr>
          <w:rFonts w:ascii="Times New Roman" w:hAnsi="Times New Roman" w:cs="Times New Roman"/>
          <w:sz w:val="24"/>
          <w:lang w:val="en-US"/>
        </w:rPr>
        <w:t xml:space="preserve">nucleotide </w:t>
      </w:r>
      <w:r w:rsidRPr="0075606C">
        <w:rPr>
          <w:rFonts w:ascii="Times New Roman" w:hAnsi="Times New Roman" w:cs="Times New Roman"/>
          <w:sz w:val="24"/>
          <w:szCs w:val="24"/>
          <w:lang w:val="en-US" w:eastAsia="zh-CN"/>
        </w:rPr>
        <w:t>wobble range (to acc</w:t>
      </w:r>
      <w:r w:rsidR="00F15E9C" w:rsidRPr="0075606C">
        <w:rPr>
          <w:rFonts w:ascii="Times New Roman" w:hAnsi="Times New Roman" w:cs="Times New Roman"/>
          <w:sz w:val="24"/>
          <w:szCs w:val="24"/>
          <w:lang w:val="en-US" w:eastAsia="zh-CN"/>
        </w:rPr>
        <w:t>ount for potentially missing 5′-</w:t>
      </w:r>
      <w:r w:rsidRPr="0075606C">
        <w:rPr>
          <w:rFonts w:ascii="Times New Roman" w:hAnsi="Times New Roman" w:cs="Times New Roman"/>
          <w:sz w:val="24"/>
          <w:szCs w:val="24"/>
          <w:lang w:val="en-US" w:eastAsia="zh-CN"/>
        </w:rPr>
        <w:t>ends), and (ii) they required validation by CAGE bas</w:t>
      </w:r>
      <w:r w:rsidR="00F15E9C" w:rsidRPr="0075606C">
        <w:rPr>
          <w:rFonts w:ascii="Times New Roman" w:hAnsi="Times New Roman" w:cs="Times New Roman"/>
          <w:sz w:val="24"/>
          <w:szCs w:val="24"/>
          <w:lang w:val="en-US" w:eastAsia="zh-CN"/>
        </w:rPr>
        <w:t>ed on their signal strength (5′-</w:t>
      </w:r>
      <w:r w:rsidRPr="0075606C">
        <w:rPr>
          <w:rFonts w:ascii="Times New Roman" w:hAnsi="Times New Roman" w:cs="Times New Roman"/>
          <w:sz w:val="24"/>
          <w:szCs w:val="24"/>
          <w:lang w:val="en-US" w:eastAsia="zh-CN"/>
        </w:rPr>
        <w:t>end read count) relative to the canonical TSS of their parent gene.</w:t>
      </w:r>
      <w:r w:rsidR="006103B0" w:rsidRPr="0075606C">
        <w:rPr>
          <w:rFonts w:ascii="Times New Roman" w:hAnsi="Times New Roman" w:cs="Times New Roman"/>
          <w:sz w:val="24"/>
          <w:szCs w:val="24"/>
          <w:lang w:val="en-US" w:eastAsia="zh-CN"/>
        </w:rPr>
        <w:t xml:space="preserve"> Specifically, for a 5′-truncated isoform to be included, its TSS had to exhibit at least 5% expression compared to its canonical transcript.</w:t>
      </w:r>
    </w:p>
    <w:p w14:paraId="18B86665" w14:textId="55432F30" w:rsidR="006D0604" w:rsidRPr="0075606C" w:rsidRDefault="00F33468"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D</w:t>
      </w:r>
      <w:r w:rsidR="006D0604" w:rsidRPr="0075606C">
        <w:rPr>
          <w:rFonts w:ascii="Times New Roman" w:hAnsi="Times New Roman" w:cs="Times New Roman"/>
          <w:i/>
          <w:sz w:val="24"/>
          <w:lang w:val="en-US"/>
        </w:rPr>
        <w:t>e</w:t>
      </w:r>
      <w:r w:rsidR="00CB5C3F" w:rsidRPr="0075606C">
        <w:rPr>
          <w:rFonts w:ascii="Times New Roman" w:hAnsi="Times New Roman" w:cs="Times New Roman"/>
          <w:i/>
          <w:sz w:val="24"/>
          <w:lang w:val="en-US"/>
        </w:rPr>
        <w:t xml:space="preserve"> novo </w:t>
      </w:r>
      <w:r w:rsidR="002B6F0D" w:rsidRPr="0075606C">
        <w:rPr>
          <w:rFonts w:ascii="Times New Roman" w:hAnsi="Times New Roman" w:cs="Times New Roman"/>
          <w:i/>
          <w:sz w:val="24"/>
          <w:lang w:val="en-US"/>
        </w:rPr>
        <w:t>C</w:t>
      </w:r>
      <w:r w:rsidRPr="0075606C">
        <w:rPr>
          <w:rFonts w:ascii="Times New Roman" w:hAnsi="Times New Roman" w:cs="Times New Roman"/>
          <w:i/>
          <w:sz w:val="24"/>
          <w:lang w:val="en-US"/>
        </w:rPr>
        <w:t xml:space="preserve">lustering </w:t>
      </w:r>
      <w:r w:rsidR="002B6F0D" w:rsidRPr="0075606C">
        <w:rPr>
          <w:rFonts w:ascii="Times New Roman" w:hAnsi="Times New Roman" w:cs="Times New Roman"/>
          <w:i/>
          <w:sz w:val="24"/>
          <w:lang w:val="en-US"/>
        </w:rPr>
        <w:t>of TSSs, TESs and Transcripts</w:t>
      </w:r>
      <w:r w:rsidR="002B6F0D" w:rsidRPr="0075606C">
        <w:rPr>
          <w:rFonts w:ascii="Times New Roman" w:hAnsi="Times New Roman" w:cs="Times New Roman"/>
          <w:sz w:val="24"/>
          <w:lang w:val="en-US"/>
        </w:rPr>
        <w:t xml:space="preserve"> </w:t>
      </w:r>
      <w:r w:rsidR="002B6F0D" w:rsidRPr="0075606C">
        <w:rPr>
          <w:rFonts w:ascii="Times New Roman" w:hAnsi="Times New Roman" w:cs="Times New Roman"/>
          <w:i/>
          <w:sz w:val="24"/>
          <w:lang w:val="en-US"/>
        </w:rPr>
        <w:t>based on</w:t>
      </w:r>
      <w:r w:rsidRPr="0075606C">
        <w:rPr>
          <w:rFonts w:ascii="Times New Roman" w:hAnsi="Times New Roman" w:cs="Times New Roman"/>
          <w:i/>
          <w:sz w:val="24"/>
          <w:lang w:val="en-US"/>
        </w:rPr>
        <w:t xml:space="preserve"> </w:t>
      </w:r>
      <w:r w:rsidR="002B6F0D" w:rsidRPr="0075606C">
        <w:rPr>
          <w:rFonts w:ascii="Times New Roman" w:hAnsi="Times New Roman" w:cs="Times New Roman"/>
          <w:i/>
          <w:sz w:val="24"/>
          <w:lang w:val="en-US"/>
        </w:rPr>
        <w:t>D</w:t>
      </w:r>
      <w:r w:rsidRPr="0075606C">
        <w:rPr>
          <w:rFonts w:ascii="Times New Roman" w:hAnsi="Times New Roman" w:cs="Times New Roman"/>
          <w:i/>
          <w:sz w:val="24"/>
          <w:lang w:val="en-US"/>
        </w:rPr>
        <w:t xml:space="preserve">ynamic </w:t>
      </w:r>
      <w:r w:rsidR="002B6F0D" w:rsidRPr="0075606C">
        <w:rPr>
          <w:rFonts w:ascii="Times New Roman" w:hAnsi="Times New Roman" w:cs="Times New Roman"/>
          <w:i/>
          <w:sz w:val="24"/>
          <w:lang w:val="en-US"/>
        </w:rPr>
        <w:t>E</w:t>
      </w:r>
      <w:r w:rsidR="00980810" w:rsidRPr="0075606C">
        <w:rPr>
          <w:rFonts w:ascii="Times New Roman" w:hAnsi="Times New Roman" w:cs="Times New Roman"/>
          <w:i/>
          <w:sz w:val="24"/>
          <w:lang w:val="en-US"/>
        </w:rPr>
        <w:t>xpression</w:t>
      </w:r>
      <w:r w:rsidR="002B6F0D" w:rsidRPr="0075606C">
        <w:rPr>
          <w:rFonts w:ascii="Times New Roman" w:hAnsi="Times New Roman" w:cs="Times New Roman"/>
          <w:i/>
          <w:sz w:val="24"/>
          <w:lang w:val="en-US"/>
        </w:rPr>
        <w:t xml:space="preserve"> P</w:t>
      </w:r>
      <w:r w:rsidR="00980810" w:rsidRPr="0075606C">
        <w:rPr>
          <w:rFonts w:ascii="Times New Roman" w:hAnsi="Times New Roman" w:cs="Times New Roman"/>
          <w:i/>
          <w:sz w:val="24"/>
          <w:lang w:val="en-US"/>
        </w:rPr>
        <w:t>atterns</w:t>
      </w:r>
    </w:p>
    <w:p w14:paraId="30B7556E" w14:textId="5629AC75" w:rsidR="00CD2A68" w:rsidRPr="0075606C" w:rsidRDefault="00CD2A68" w:rsidP="00CD2A68">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To identify groups of TSSs, TESs, and transcripts (TSS~TES) with similar temporal expression patterns, we performed de novo clustering on the viral read count-normalized canonical TSSs, TESs, and transcript expression data, respectively. In this context, "canonical" refers to the main (most abundant) feature—TSS or TES—for each gene. That is, we did not include short, long, or other transcript isoforms in this analysis.</w:t>
      </w:r>
    </w:p>
    <w:p w14:paraId="2FC71165" w14:textId="1F791212" w:rsidR="00287BEB" w:rsidRPr="0075606C" w:rsidRDefault="0011436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For TSS clustering, we used reads from the time-resolved </w:t>
      </w:r>
      <w:proofErr w:type="spellStart"/>
      <w:r w:rsidRPr="0075606C">
        <w:rPr>
          <w:rFonts w:ascii="Times New Roman" w:hAnsi="Times New Roman" w:cs="Times New Roman"/>
          <w:sz w:val="24"/>
          <w:lang w:val="en-US"/>
        </w:rPr>
        <w:t>dcDNA</w:t>
      </w:r>
      <w:r w:rsidR="00C41227"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 xml:space="preserve"> da</w:t>
      </w:r>
      <w:r w:rsidR="00B3479F" w:rsidRPr="0075606C">
        <w:rPr>
          <w:rFonts w:ascii="Times New Roman" w:hAnsi="Times New Roman" w:cs="Times New Roman"/>
          <w:sz w:val="24"/>
          <w:lang w:val="en-US"/>
        </w:rPr>
        <w:t>taset that (</w:t>
      </w:r>
      <w:proofErr w:type="spellStart"/>
      <w:r w:rsidR="00B3479F" w:rsidRPr="0075606C">
        <w:rPr>
          <w:rFonts w:ascii="Times New Roman" w:hAnsi="Times New Roman" w:cs="Times New Roman"/>
          <w:sz w:val="24"/>
          <w:lang w:val="en-US"/>
        </w:rPr>
        <w:t>i</w:t>
      </w:r>
      <w:proofErr w:type="spellEnd"/>
      <w:r w:rsidR="00B3479F" w:rsidRPr="0075606C">
        <w:rPr>
          <w:rFonts w:ascii="Times New Roman" w:hAnsi="Times New Roman" w:cs="Times New Roman"/>
          <w:sz w:val="24"/>
          <w:lang w:val="en-US"/>
        </w:rPr>
        <w:t>) had a correct 5′-</w:t>
      </w:r>
      <w:r w:rsidRPr="0075606C">
        <w:rPr>
          <w:rFonts w:ascii="Times New Roman" w:hAnsi="Times New Roman" w:cs="Times New Roman"/>
          <w:sz w:val="24"/>
          <w:lang w:val="en-US"/>
        </w:rPr>
        <w:t>adapter, (ii) aligned with the canonical TS</w:t>
      </w:r>
      <w:r w:rsidR="00F15E9C" w:rsidRPr="0075606C">
        <w:rPr>
          <w:rFonts w:ascii="Times New Roman" w:hAnsi="Times New Roman" w:cs="Times New Roman"/>
          <w:sz w:val="24"/>
          <w:lang w:val="en-US"/>
        </w:rPr>
        <w:t>S, and (iii) had the correct 5′-</w:t>
      </w:r>
      <w:r w:rsidRPr="0075606C">
        <w:rPr>
          <w:rFonts w:ascii="Times New Roman" w:hAnsi="Times New Roman" w:cs="Times New Roman"/>
          <w:sz w:val="24"/>
          <w:lang w:val="en-US"/>
        </w:rPr>
        <w:t>end. For TES clustering, we used reads that (</w:t>
      </w:r>
      <w:proofErr w:type="spellStart"/>
      <w:r w:rsidRPr="0075606C">
        <w:rPr>
          <w:rFonts w:ascii="Times New Roman" w:hAnsi="Times New Roman" w:cs="Times New Roman"/>
          <w:sz w:val="24"/>
          <w:lang w:val="en-US"/>
        </w:rPr>
        <w:t>i</w:t>
      </w:r>
      <w:proofErr w:type="spellEnd"/>
      <w:r w:rsidRPr="0075606C">
        <w:rPr>
          <w:rFonts w:ascii="Times New Roman" w:hAnsi="Times New Roman" w:cs="Times New Roman"/>
          <w:sz w:val="24"/>
          <w:lang w:val="en-US"/>
        </w:rPr>
        <w:t>) had a corre</w:t>
      </w:r>
      <w:r w:rsidR="00ED0807" w:rsidRPr="0075606C">
        <w:rPr>
          <w:rFonts w:ascii="Times New Roman" w:hAnsi="Times New Roman" w:cs="Times New Roman"/>
          <w:sz w:val="24"/>
          <w:lang w:val="en-US"/>
        </w:rPr>
        <w:t xml:space="preserve">ct </w:t>
      </w:r>
      <w:proofErr w:type="spellStart"/>
      <w:r w:rsidR="00ED0807" w:rsidRPr="0075606C">
        <w:rPr>
          <w:rFonts w:ascii="Times New Roman" w:hAnsi="Times New Roman" w:cs="Times New Roman"/>
          <w:sz w:val="24"/>
          <w:lang w:val="en-US"/>
        </w:rPr>
        <w:t>polyA</w:t>
      </w:r>
      <w:proofErr w:type="spellEnd"/>
      <w:r w:rsidR="00ED0807" w:rsidRPr="0075606C">
        <w:rPr>
          <w:rFonts w:ascii="Times New Roman" w:hAnsi="Times New Roman" w:cs="Times New Roman"/>
          <w:sz w:val="24"/>
          <w:lang w:val="en-US"/>
        </w:rPr>
        <w:t>-tail and (ii) whose 3′-</w:t>
      </w:r>
      <w:r w:rsidRPr="0075606C">
        <w:rPr>
          <w:rFonts w:ascii="Times New Roman" w:hAnsi="Times New Roman" w:cs="Times New Roman"/>
          <w:sz w:val="24"/>
          <w:lang w:val="en-US"/>
        </w:rPr>
        <w:t xml:space="preserve">ends overlapped with the canonical TES. </w:t>
      </w:r>
      <w:r w:rsidR="00287BEB" w:rsidRPr="0075606C">
        <w:rPr>
          <w:rFonts w:ascii="Times New Roman" w:hAnsi="Times New Roman" w:cs="Times New Roman"/>
          <w:sz w:val="24"/>
          <w:lang w:val="en-US"/>
        </w:rPr>
        <w:t>For canonical transcript clustering, only reads that met the above criteria for both the TSS and TES were included. For each analysis, we used viral read count-normalized values, which were calculated differently for each sample by dividing each canonical TSS, TES, or transcript count by the total TSS, TES, or transcript read count, respectively. Only reads that fulfilled the above criteria were used as the basis for normalization.</w:t>
      </w:r>
    </w:p>
    <w:p w14:paraId="221645C6" w14:textId="44E718A6" w:rsidR="00640E3D" w:rsidRPr="0075606C" w:rsidRDefault="00CD2FF5"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h</w:t>
      </w:r>
      <w:r w:rsidR="00114362" w:rsidRPr="0075606C">
        <w:rPr>
          <w:rFonts w:ascii="Times New Roman" w:hAnsi="Times New Roman" w:cs="Times New Roman"/>
          <w:sz w:val="24"/>
          <w:lang w:val="en-US"/>
        </w:rPr>
        <w:t xml:space="preserve">ierarchical clustering was conducted using the </w:t>
      </w:r>
      <w:proofErr w:type="spellStart"/>
      <w:r w:rsidR="00114362" w:rsidRPr="0075606C">
        <w:rPr>
          <w:rFonts w:ascii="Times New Roman" w:hAnsi="Times New Roman" w:cs="Times New Roman"/>
          <w:sz w:val="24"/>
          <w:lang w:val="en-US"/>
        </w:rPr>
        <w:t>pvclust</w:t>
      </w:r>
      <w:proofErr w:type="spellEnd"/>
      <w:r w:rsidR="00114362" w:rsidRPr="0075606C">
        <w:rPr>
          <w:rFonts w:ascii="Times New Roman" w:hAnsi="Times New Roman" w:cs="Times New Roman"/>
          <w:sz w:val="24"/>
          <w:lang w:val="en-US"/>
        </w:rPr>
        <w:t xml:space="preserve"> R package [</w:t>
      </w:r>
      <w:r w:rsidR="00114362" w:rsidRPr="0075606C">
        <w:rPr>
          <w:rFonts w:ascii="Times New Roman" w:hAnsi="Times New Roman" w:cs="Times New Roman"/>
          <w:sz w:val="24"/>
          <w:szCs w:val="24"/>
          <w:lang w:val="en-US" w:eastAsia="zh-CN"/>
        </w:rPr>
        <w:t>39</w:t>
      </w:r>
      <w:r w:rsidR="00114362" w:rsidRPr="0075606C">
        <w:rPr>
          <w:rFonts w:ascii="Times New Roman" w:hAnsi="Times New Roman" w:cs="Times New Roman"/>
          <w:sz w:val="24"/>
          <w:lang w:val="en-US"/>
        </w:rPr>
        <w:t xml:space="preserve">], which provides hierarchical clustering and bootstrap resampling for cluster validation. The complete linkage method and an </w:t>
      </w:r>
      <w:proofErr w:type="spellStart"/>
      <w:r w:rsidR="00114362" w:rsidRPr="0075606C">
        <w:rPr>
          <w:rFonts w:ascii="Times New Roman" w:hAnsi="Times New Roman" w:cs="Times New Roman"/>
          <w:sz w:val="24"/>
          <w:lang w:val="en-US"/>
        </w:rPr>
        <w:t>uncentered</w:t>
      </w:r>
      <w:proofErr w:type="spellEnd"/>
      <w:r w:rsidR="00114362" w:rsidRPr="0075606C">
        <w:rPr>
          <w:rFonts w:ascii="Times New Roman" w:hAnsi="Times New Roman" w:cs="Times New Roman"/>
          <w:sz w:val="24"/>
          <w:lang w:val="en-US"/>
        </w:rPr>
        <w:t xml:space="preserve"> correlation distance measure were applied. Cluster stability and significance were assessed using 1,000 bootstrap iterations, focusing on approximately unbiased (AU) p-values provided by </w:t>
      </w:r>
      <w:proofErr w:type="spellStart"/>
      <w:r w:rsidR="00114362" w:rsidRPr="0075606C">
        <w:rPr>
          <w:rFonts w:ascii="Times New Roman" w:hAnsi="Times New Roman" w:cs="Times New Roman"/>
          <w:sz w:val="24"/>
          <w:lang w:val="en-US"/>
        </w:rPr>
        <w:t>pvclust</w:t>
      </w:r>
      <w:proofErr w:type="spellEnd"/>
      <w:r w:rsidR="00114362" w:rsidRPr="0075606C">
        <w:rPr>
          <w:rFonts w:ascii="Times New Roman" w:hAnsi="Times New Roman" w:cs="Times New Roman"/>
          <w:sz w:val="24"/>
          <w:lang w:val="en-US"/>
        </w:rPr>
        <w:t xml:space="preserve">. After generating a </w:t>
      </w:r>
      <w:proofErr w:type="spellStart"/>
      <w:r w:rsidR="00114362" w:rsidRPr="0075606C">
        <w:rPr>
          <w:rFonts w:ascii="Times New Roman" w:hAnsi="Times New Roman" w:cs="Times New Roman"/>
          <w:sz w:val="24"/>
          <w:lang w:val="en-US"/>
        </w:rPr>
        <w:t>dendrogram</w:t>
      </w:r>
      <w:proofErr w:type="spellEnd"/>
      <w:r w:rsidR="00114362" w:rsidRPr="0075606C">
        <w:rPr>
          <w:rFonts w:ascii="Times New Roman" w:hAnsi="Times New Roman" w:cs="Times New Roman"/>
          <w:sz w:val="24"/>
          <w:lang w:val="en-US"/>
        </w:rPr>
        <w:t xml:space="preserve">, we evaluated cluster solutions ranging from 4 to 15 clusters, assessing their quality based on AU values and within-cluster sum of squares (WSS). Partitioning the data into 12 clusters struck a meaningful balance between resolution and interpretability. The hierarchical tree was cut into 12 clusters, each representing a distinct temporal expression pattern over the time course. </w:t>
      </w:r>
      <w:r w:rsidRPr="0075606C">
        <w:rPr>
          <w:rFonts w:ascii="Times New Roman" w:hAnsi="Times New Roman" w:cs="Times New Roman"/>
          <w:sz w:val="24"/>
          <w:lang w:val="en-US"/>
        </w:rPr>
        <w:t xml:space="preserve">This method was applied to all three data types: canonical TSSs, TESs and transcripts. </w:t>
      </w:r>
      <w:r w:rsidR="00114362" w:rsidRPr="0075606C">
        <w:rPr>
          <w:rFonts w:ascii="Times New Roman" w:hAnsi="Times New Roman" w:cs="Times New Roman"/>
          <w:sz w:val="24"/>
          <w:lang w:val="en-US"/>
        </w:rPr>
        <w:t xml:space="preserve">Genes with similar temporal expression formed larger clusters, while those with unique kinetic patterns grouped independently. </w:t>
      </w:r>
    </w:p>
    <w:p w14:paraId="66736A2C" w14:textId="2E343C80" w:rsidR="007846DC"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ORF-counting and statistics in the CHX-treated d</w:t>
      </w:r>
      <w:r w:rsidR="007846DC" w:rsidRPr="0075606C">
        <w:rPr>
          <w:rFonts w:ascii="Times New Roman" w:hAnsi="Times New Roman" w:cs="Times New Roman"/>
          <w:i/>
          <w:sz w:val="24"/>
          <w:lang w:val="en-US"/>
        </w:rPr>
        <w:t>ataset</w:t>
      </w:r>
    </w:p>
    <w:p w14:paraId="4E6FED64" w14:textId="7B9D4A16" w:rsidR="00DD0153" w:rsidRPr="0075606C" w:rsidRDefault="00DD015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To obtain gene expression counts, we used an overlap-based approach leveraging </w:t>
      </w:r>
      <w:r w:rsidR="00E33DD4" w:rsidRPr="0075606C">
        <w:rPr>
          <w:rFonts w:ascii="Times New Roman" w:hAnsi="Times New Roman" w:cs="Times New Roman"/>
          <w:sz w:val="24"/>
          <w:lang w:val="en-US"/>
        </w:rPr>
        <w:t>our in-house</w:t>
      </w:r>
      <w:r w:rsidRPr="0075606C">
        <w:rPr>
          <w:rFonts w:ascii="Times New Roman" w:hAnsi="Times New Roman" w:cs="Times New Roman"/>
          <w:sz w:val="24"/>
          <w:lang w:val="en-US"/>
        </w:rPr>
        <w:t xml:space="preserve"> </w:t>
      </w:r>
      <w:r w:rsidR="00E33DD4" w:rsidRPr="0075606C">
        <w:rPr>
          <w:rFonts w:ascii="Times New Roman" w:hAnsi="Times New Roman" w:cs="Times New Roman"/>
          <w:sz w:val="24"/>
          <w:lang w:val="en-US"/>
        </w:rPr>
        <w:t xml:space="preserve">developed </w:t>
      </w:r>
      <w:r w:rsidRPr="0075606C">
        <w:rPr>
          <w:rFonts w:ascii="Times New Roman" w:hAnsi="Times New Roman" w:cs="Times New Roman"/>
          <w:sz w:val="24"/>
          <w:lang w:val="en-US"/>
        </w:rPr>
        <w:t xml:space="preserve">function </w:t>
      </w:r>
      <w:proofErr w:type="gramStart"/>
      <w:r w:rsidRPr="0075606C">
        <w:rPr>
          <w:rFonts w:ascii="Times New Roman" w:hAnsi="Times New Roman" w:cs="Times New Roman"/>
          <w:sz w:val="24"/>
          <w:lang w:val="en-US"/>
        </w:rPr>
        <w:t>feature.OV.from.polyC.TR(</w:t>
      </w:r>
      <w:proofErr w:type="gramEnd"/>
      <w:r w:rsidRPr="0075606C">
        <w:rPr>
          <w:rFonts w:ascii="Times New Roman" w:hAnsi="Times New Roman" w:cs="Times New Roman"/>
          <w:sz w:val="24"/>
          <w:lang w:val="en-US"/>
        </w:rPr>
        <w:t xml:space="preserve">), which utilizes the </w:t>
      </w:r>
      <w:proofErr w:type="spellStart"/>
      <w:r w:rsidRPr="0075606C">
        <w:rPr>
          <w:rFonts w:ascii="Times New Roman" w:hAnsi="Times New Roman" w:cs="Times New Roman"/>
          <w:sz w:val="24"/>
          <w:lang w:val="en-US"/>
        </w:rPr>
        <w:t>tidygenomics</w:t>
      </w:r>
      <w:proofErr w:type="spellEnd"/>
      <w:r w:rsidRPr="0075606C">
        <w:rPr>
          <w:rFonts w:ascii="Times New Roman" w:hAnsi="Times New Roman" w:cs="Times New Roman"/>
          <w:sz w:val="24"/>
          <w:lang w:val="en-US"/>
        </w:rPr>
        <w:t xml:space="preserve"> [</w:t>
      </w:r>
      <w:r w:rsidR="00E33DD4" w:rsidRPr="0075606C">
        <w:rPr>
          <w:rFonts w:ascii="Times New Roman" w:hAnsi="Times New Roman" w:cs="Times New Roman"/>
          <w:sz w:val="24"/>
          <w:lang w:val="en-US"/>
        </w:rPr>
        <w:t>40</w:t>
      </w:r>
      <w:r w:rsidRPr="0075606C">
        <w:rPr>
          <w:rFonts w:ascii="Times New Roman" w:hAnsi="Times New Roman" w:cs="Times New Roman"/>
          <w:sz w:val="24"/>
          <w:lang w:val="en-US"/>
        </w:rPr>
        <w:t>] package for efficient genomic interval operations. This function identifies the most upstream overlapping genomic feature (typically CDS regions) for each exon and assigns counts to transcripts. Overlaps were determined using a genomic join strategy, where transcript features were matched to the reference annotation based on chromosomal coordinates (</w:t>
      </w:r>
      <w:proofErr w:type="spellStart"/>
      <w:r w:rsidRPr="0075606C">
        <w:rPr>
          <w:rFonts w:ascii="Times New Roman" w:hAnsi="Times New Roman" w:cs="Times New Roman"/>
          <w:sz w:val="24"/>
          <w:lang w:val="en-US"/>
        </w:rPr>
        <w:t>seqnames</w:t>
      </w:r>
      <w:proofErr w:type="spellEnd"/>
      <w:r w:rsidRPr="0075606C">
        <w:rPr>
          <w:rFonts w:ascii="Times New Roman" w:hAnsi="Times New Roman" w:cs="Times New Roman"/>
          <w:sz w:val="24"/>
          <w:lang w:val="en-US"/>
        </w:rPr>
        <w:t xml:space="preserve">, start, end). The overlap criteria were set as type='any', </w:t>
      </w:r>
      <w:proofErr w:type="spellStart"/>
      <w:r w:rsidRPr="0075606C">
        <w:rPr>
          <w:rFonts w:ascii="Times New Roman" w:hAnsi="Times New Roman" w:cs="Times New Roman"/>
          <w:sz w:val="24"/>
          <w:lang w:val="en-US"/>
        </w:rPr>
        <w:t>maxgap</w:t>
      </w:r>
      <w:proofErr w:type="spellEnd"/>
      <w:r w:rsidRPr="0075606C">
        <w:rPr>
          <w:rFonts w:ascii="Times New Roman" w:hAnsi="Times New Roman" w:cs="Times New Roman"/>
          <w:sz w:val="24"/>
          <w:lang w:val="en-US"/>
        </w:rPr>
        <w:t xml:space="preserve">=-1, and </w:t>
      </w:r>
      <w:proofErr w:type="spellStart"/>
      <w:r w:rsidRPr="0075606C">
        <w:rPr>
          <w:rFonts w:ascii="Times New Roman" w:hAnsi="Times New Roman" w:cs="Times New Roman"/>
          <w:sz w:val="24"/>
          <w:lang w:val="en-US"/>
        </w:rPr>
        <w:t>minoverlap</w:t>
      </w:r>
      <w:proofErr w:type="spellEnd"/>
      <w:r w:rsidRPr="0075606C">
        <w:rPr>
          <w:rFonts w:ascii="Times New Roman" w:hAnsi="Times New Roman" w:cs="Times New Roman"/>
          <w:sz w:val="24"/>
          <w:lang w:val="en-US"/>
        </w:rPr>
        <w:t xml:space="preserve">=10, meaning that every overlap between a transcript and an ORF with at least 10 nucleotides in length and on the matching strand was </w:t>
      </w:r>
      <w:r w:rsidRPr="0075606C">
        <w:rPr>
          <w:rFonts w:ascii="Times New Roman" w:hAnsi="Times New Roman" w:cs="Times New Roman"/>
          <w:sz w:val="24"/>
          <w:lang w:val="en-US"/>
        </w:rPr>
        <w:lastRenderedPageBreak/>
        <w:t>considered a hit for the respective ORF. If multiple hits were found for a single transcript, the most upstream hit was retained. Since all genes were sequenced under identical conditions, normalization was not required for within-sample comparisons. Statistical analyses, including a t-test and z-score analysis, were performed directly on raw counts to assess expression differences.</w:t>
      </w:r>
    </w:p>
    <w:p w14:paraId="45E8C1C8" w14:textId="240E4009" w:rsidR="00900356"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Multiple s</w:t>
      </w:r>
      <w:r w:rsidR="00900356" w:rsidRPr="0075606C">
        <w:rPr>
          <w:rFonts w:ascii="Times New Roman" w:hAnsi="Times New Roman" w:cs="Times New Roman"/>
          <w:i/>
          <w:sz w:val="24"/>
          <w:lang w:val="en-US"/>
        </w:rPr>
        <w:t xml:space="preserve">equence </w:t>
      </w:r>
      <w:r w:rsidRPr="0075606C">
        <w:rPr>
          <w:rFonts w:ascii="Times New Roman" w:hAnsi="Times New Roman" w:cs="Times New Roman"/>
          <w:i/>
          <w:sz w:val="24"/>
          <w:lang w:val="en-US"/>
        </w:rPr>
        <w:t>a</w:t>
      </w:r>
      <w:r w:rsidR="009959B4" w:rsidRPr="0075606C">
        <w:rPr>
          <w:rFonts w:ascii="Times New Roman" w:hAnsi="Times New Roman" w:cs="Times New Roman"/>
          <w:i/>
          <w:sz w:val="24"/>
          <w:lang w:val="en-US"/>
        </w:rPr>
        <w:t>lignment</w:t>
      </w:r>
      <w:r w:rsidRPr="0075606C">
        <w:rPr>
          <w:rFonts w:ascii="Times New Roman" w:hAnsi="Times New Roman" w:cs="Times New Roman"/>
          <w:i/>
          <w:sz w:val="24"/>
          <w:lang w:val="en-US"/>
        </w:rPr>
        <w:t xml:space="preserve"> of select g</w:t>
      </w:r>
      <w:r w:rsidR="00900356" w:rsidRPr="0075606C">
        <w:rPr>
          <w:rFonts w:ascii="Times New Roman" w:hAnsi="Times New Roman" w:cs="Times New Roman"/>
          <w:i/>
          <w:sz w:val="24"/>
          <w:lang w:val="en-US"/>
        </w:rPr>
        <w:t>en</w:t>
      </w:r>
      <w:r w:rsidRPr="0075606C">
        <w:rPr>
          <w:rFonts w:ascii="Times New Roman" w:hAnsi="Times New Roman" w:cs="Times New Roman"/>
          <w:i/>
          <w:sz w:val="24"/>
          <w:lang w:val="en-US"/>
        </w:rPr>
        <w:t>e</w:t>
      </w:r>
      <w:r w:rsidR="00900356" w:rsidRPr="0075606C">
        <w:rPr>
          <w:rFonts w:ascii="Times New Roman" w:hAnsi="Times New Roman" w:cs="Times New Roman"/>
          <w:i/>
          <w:sz w:val="24"/>
          <w:lang w:val="en-US"/>
        </w:rPr>
        <w:t>s</w:t>
      </w:r>
    </w:p>
    <w:p w14:paraId="53C48F88" w14:textId="1D47319E" w:rsidR="00E2440A" w:rsidRPr="0075606C" w:rsidRDefault="00E2440A" w:rsidP="00E2440A">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CTO and NOIR genes of equid </w:t>
      </w:r>
      <w:proofErr w:type="spellStart"/>
      <w:r w:rsidRPr="0075606C">
        <w:rPr>
          <w:rFonts w:ascii="Times New Roman" w:hAnsi="Times New Roman" w:cs="Times New Roman"/>
          <w:sz w:val="24"/>
          <w:lang w:val="en-US"/>
        </w:rPr>
        <w:t>alphaherpesvirus</w:t>
      </w:r>
      <w:proofErr w:type="spellEnd"/>
      <w:r w:rsidRPr="0075606C">
        <w:rPr>
          <w:rFonts w:ascii="Times New Roman" w:hAnsi="Times New Roman" w:cs="Times New Roman"/>
          <w:sz w:val="24"/>
          <w:lang w:val="en-US"/>
        </w:rPr>
        <w:t xml:space="preserve"> 1 (Genome: KJ717942.1) and pseudorabies virus</w:t>
      </w:r>
      <w:r w:rsidR="002B4736" w:rsidRPr="0075606C">
        <w:rPr>
          <w:rFonts w:ascii="Times New Roman" w:hAnsi="Times New Roman" w:cs="Times New Roman"/>
          <w:sz w:val="24"/>
          <w:lang w:val="en-US"/>
        </w:rPr>
        <w:t xml:space="preserve"> (PRV; </w:t>
      </w:r>
      <w:r w:rsidRPr="0075606C">
        <w:rPr>
          <w:rFonts w:ascii="Times New Roman" w:hAnsi="Times New Roman" w:cs="Times New Roman"/>
          <w:sz w:val="24"/>
          <w:lang w:val="en-US"/>
        </w:rPr>
        <w:t xml:space="preserve">Genome: NC_001491.2) were aligned using the </w:t>
      </w:r>
      <w:proofErr w:type="spellStart"/>
      <w:r w:rsidRPr="0075606C">
        <w:rPr>
          <w:rFonts w:ascii="Times New Roman" w:hAnsi="Times New Roman" w:cs="Times New Roman"/>
          <w:sz w:val="24"/>
          <w:lang w:val="en-US"/>
        </w:rPr>
        <w:t>VectorBuilder</w:t>
      </w:r>
      <w:proofErr w:type="spellEnd"/>
      <w:r w:rsidRPr="0075606C">
        <w:rPr>
          <w:rFonts w:ascii="Times New Roman" w:hAnsi="Times New Roman" w:cs="Times New Roman"/>
          <w:sz w:val="24"/>
          <w:lang w:val="en-US"/>
        </w:rPr>
        <w:t xml:space="preserve"> online tool.</w:t>
      </w:r>
    </w:p>
    <w:p w14:paraId="1A0F02DB" w14:textId="36C33AC2" w:rsidR="00795B89" w:rsidRPr="00900356" w:rsidRDefault="00E2440A" w:rsidP="00E2440A">
      <w:pPr>
        <w:spacing w:after="120" w:line="240" w:lineRule="auto"/>
        <w:jc w:val="both"/>
        <w:rPr>
          <w:rFonts w:ascii="Times New Roman" w:hAnsi="Times New Roman" w:cs="Times New Roman"/>
          <w:color w:val="00B050"/>
          <w:sz w:val="24"/>
          <w:lang w:val="en-US"/>
        </w:rPr>
      </w:pPr>
      <w:r w:rsidRPr="00E2440A">
        <w:rPr>
          <w:rFonts w:ascii="Times New Roman" w:hAnsi="Times New Roman" w:cs="Times New Roman"/>
          <w:color w:val="0070C0"/>
          <w:sz w:val="24"/>
          <w:lang w:val="en-US"/>
        </w:rPr>
        <w:t xml:space="preserve"> </w:t>
      </w:r>
      <w:r w:rsidR="00900356" w:rsidRPr="00E2440A">
        <w:rPr>
          <w:rFonts w:ascii="Times New Roman" w:hAnsi="Times New Roman" w:cs="Times New Roman"/>
          <w:color w:val="0070C0"/>
          <w:sz w:val="24"/>
          <w:lang w:val="en-US"/>
        </w:rPr>
        <w:t>(</w:t>
      </w:r>
      <w:hyperlink r:id="rId11" w:history="1">
        <w:r w:rsidR="009959B4" w:rsidRPr="005D710C">
          <w:rPr>
            <w:rStyle w:val="Hiperhivatkozs"/>
            <w:rFonts w:ascii="Times New Roman" w:hAnsi="Times New Roman" w:cs="Times New Roman"/>
            <w:sz w:val="24"/>
            <w:lang w:val="en-US"/>
          </w:rPr>
          <w:t>https://en.vectorbuilder.com/tool/sequence-alignment.html</w:t>
        </w:r>
      </w:hyperlink>
      <w:r w:rsidR="009959B4" w:rsidRPr="00E2440A">
        <w:rPr>
          <w:rFonts w:ascii="Times New Roman" w:hAnsi="Times New Roman" w:cs="Times New Roman"/>
          <w:color w:val="0070C0"/>
          <w:sz w:val="24"/>
          <w:lang w:val="en-US"/>
        </w:rPr>
        <w:t>).</w:t>
      </w:r>
    </w:p>
    <w:p w14:paraId="53030A91" w14:textId="77777777" w:rsidR="00795B89" w:rsidRPr="00E24243" w:rsidRDefault="00795B89" w:rsidP="00573600">
      <w:pPr>
        <w:spacing w:after="120" w:line="240" w:lineRule="auto"/>
        <w:jc w:val="both"/>
        <w:rPr>
          <w:rFonts w:ascii="Times New Roman" w:hAnsi="Times New Roman" w:cs="Times New Roman"/>
          <w:sz w:val="24"/>
          <w:lang w:val="en-US"/>
        </w:rPr>
      </w:pPr>
    </w:p>
    <w:p w14:paraId="6ABBF7C0" w14:textId="47943892" w:rsidR="0086452A" w:rsidRPr="00E24243" w:rsidRDefault="009F1F4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Results</w:t>
      </w:r>
      <w:bookmarkStart w:id="37" w:name="_td3l9yi1slsk" w:colFirst="0" w:colLast="0"/>
      <w:bookmarkEnd w:id="37"/>
    </w:p>
    <w:p w14:paraId="2000A9B4" w14:textId="201E7738" w:rsidR="00AB2BD1" w:rsidRPr="00E24243" w:rsidRDefault="00ED78FB" w:rsidP="00573600">
      <w:pPr>
        <w:pStyle w:val="Cmsor2"/>
        <w:keepNext w:val="0"/>
        <w:keepLines w:val="0"/>
        <w:shd w:val="clear" w:color="auto" w:fill="FFFFFF"/>
        <w:spacing w:before="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D</w:t>
      </w:r>
      <w:r w:rsidR="007C2E4E" w:rsidRPr="00E24243">
        <w:rPr>
          <w:rFonts w:ascii="Times New Roman" w:hAnsi="Times New Roman" w:cs="Times New Roman"/>
          <w:b/>
          <w:sz w:val="24"/>
          <w:lang w:val="en-US"/>
        </w:rPr>
        <w:t xml:space="preserve">ynamic </w:t>
      </w:r>
      <w:r w:rsidR="00EE6533" w:rsidRPr="00E24243">
        <w:rPr>
          <w:rFonts w:ascii="Times New Roman" w:hAnsi="Times New Roman" w:cs="Times New Roman"/>
          <w:b/>
          <w:sz w:val="24"/>
          <w:lang w:val="en-US"/>
        </w:rPr>
        <w:t xml:space="preserve">EHV-1 </w:t>
      </w:r>
      <w:r w:rsidR="00F140EF" w:rsidRPr="00E24243">
        <w:rPr>
          <w:rFonts w:ascii="Times New Roman" w:hAnsi="Times New Roman" w:cs="Times New Roman"/>
          <w:b/>
          <w:sz w:val="24"/>
          <w:lang w:val="en-US"/>
        </w:rPr>
        <w:t>transcriptome</w:t>
      </w:r>
      <w:r w:rsidR="00B8093E" w:rsidRPr="00E24243">
        <w:rPr>
          <w:rFonts w:ascii="Times New Roman" w:hAnsi="Times New Roman" w:cs="Times New Roman"/>
          <w:b/>
          <w:sz w:val="24"/>
          <w:lang w:val="en-US"/>
        </w:rPr>
        <w:t>:</w:t>
      </w:r>
      <w:r w:rsidR="002B42DB" w:rsidRPr="00E24243">
        <w:rPr>
          <w:rFonts w:ascii="Times New Roman" w:hAnsi="Times New Roman" w:cs="Times New Roman"/>
          <w:b/>
          <w:sz w:val="24"/>
          <w:lang w:val="en-US"/>
        </w:rPr>
        <w:t xml:space="preserve"> general </w:t>
      </w:r>
      <w:r w:rsidR="006D21BF" w:rsidRPr="00E24243">
        <w:rPr>
          <w:rFonts w:ascii="Times New Roman" w:hAnsi="Times New Roman" w:cs="Times New Roman"/>
          <w:b/>
          <w:sz w:val="24"/>
          <w:lang w:val="en-US"/>
        </w:rPr>
        <w:t>considerations</w:t>
      </w:r>
    </w:p>
    <w:p w14:paraId="4ED37115" w14:textId="39097F01" w:rsidR="00191A0A" w:rsidRPr="00E24243" w:rsidRDefault="00191A0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In this study, we </w:t>
      </w:r>
      <w:r w:rsidR="00DD0795" w:rsidRPr="00E24243">
        <w:rPr>
          <w:rFonts w:ascii="Times New Roman" w:hAnsi="Times New Roman" w:cs="Times New Roman"/>
          <w:sz w:val="24"/>
          <w:lang w:val="en-US"/>
        </w:rPr>
        <w:t xml:space="preserve">performed </w:t>
      </w:r>
      <w:r w:rsidRPr="00E24243">
        <w:rPr>
          <w:rFonts w:ascii="Times New Roman" w:hAnsi="Times New Roman" w:cs="Times New Roman"/>
          <w:sz w:val="24"/>
          <w:lang w:val="en-US"/>
        </w:rPr>
        <w:t xml:space="preserve">a comprehensive time-course transcriptomic analysis of EHV-1, </w:t>
      </w:r>
      <w:r w:rsidR="00DD0795" w:rsidRPr="00E24243">
        <w:rPr>
          <w:rFonts w:ascii="Times New Roman" w:hAnsi="Times New Roman" w:cs="Times New Roman"/>
          <w:sz w:val="24"/>
          <w:lang w:val="en-US"/>
        </w:rPr>
        <w:t xml:space="preserve">utilizing </w:t>
      </w:r>
      <w:proofErr w:type="spellStart"/>
      <w:r w:rsidRPr="00E24243">
        <w:rPr>
          <w:rFonts w:ascii="Times New Roman" w:hAnsi="Times New Roman" w:cs="Times New Roman"/>
          <w:sz w:val="24"/>
          <w:lang w:val="en-US"/>
        </w:rPr>
        <w:t>dcDNA</w:t>
      </w:r>
      <w:r w:rsidR="00BB32B5">
        <w:rPr>
          <w:rFonts w:ascii="Times New Roman" w:hAnsi="Times New Roman" w:cs="Times New Roman"/>
          <w:sz w:val="24"/>
          <w:lang w:val="en-US"/>
        </w:rPr>
        <w:t>-Seq</w:t>
      </w:r>
      <w:proofErr w:type="spellEnd"/>
      <w:r w:rsidR="00BB32B5">
        <w:rPr>
          <w:rFonts w:ascii="Times New Roman" w:hAnsi="Times New Roman" w:cs="Times New Roman"/>
          <w:sz w:val="24"/>
          <w:lang w:val="en-US"/>
        </w:rPr>
        <w:t xml:space="preserve"> on the ONT </w:t>
      </w:r>
      <w:proofErr w:type="spellStart"/>
      <w:r w:rsidR="00BB32B5">
        <w:rPr>
          <w:rFonts w:ascii="Times New Roman" w:hAnsi="Times New Roman" w:cs="Times New Roman"/>
          <w:sz w:val="24"/>
          <w:lang w:val="en-US"/>
        </w:rPr>
        <w:t>MinION</w:t>
      </w:r>
      <w:proofErr w:type="spellEnd"/>
      <w:r w:rsidR="00BB32B5">
        <w:rPr>
          <w:rFonts w:ascii="Times New Roman" w:hAnsi="Times New Roman" w:cs="Times New Roman"/>
          <w:sz w:val="24"/>
          <w:lang w:val="en-US"/>
        </w:rPr>
        <w:t xml:space="preserve"> </w:t>
      </w:r>
      <w:r w:rsidR="00BB32B5" w:rsidRPr="0075606C">
        <w:rPr>
          <w:rFonts w:ascii="Times New Roman" w:hAnsi="Times New Roman" w:cs="Times New Roman"/>
          <w:sz w:val="24"/>
          <w:lang w:val="en-US"/>
        </w:rPr>
        <w:t xml:space="preserve">platform. </w:t>
      </w:r>
      <w:r w:rsidR="00E05EE9" w:rsidRPr="0075606C">
        <w:rPr>
          <w:rFonts w:ascii="Times New Roman" w:hAnsi="Times New Roman" w:cs="Times New Roman"/>
          <w:sz w:val="24"/>
          <w:lang w:val="en-US"/>
        </w:rPr>
        <w:t>The long-read sequencing of virus-infected RK-13 cells generated a total of 3,327,022 viral reads (</w:t>
      </w:r>
      <w:r w:rsidR="00E05EE9" w:rsidRPr="0075606C">
        <w:rPr>
          <w:rFonts w:ascii="Times New Roman" w:hAnsi="Times New Roman" w:cs="Times New Roman"/>
          <w:b/>
          <w:sz w:val="24"/>
          <w:lang w:val="en-US"/>
        </w:rPr>
        <w:t>Supplementary Table S1</w:t>
      </w:r>
      <w:r w:rsidR="00E05EE9" w:rsidRPr="0075606C">
        <w:rPr>
          <w:rFonts w:ascii="Times New Roman" w:hAnsi="Times New Roman" w:cs="Times New Roman"/>
          <w:sz w:val="24"/>
          <w:lang w:val="en-US"/>
        </w:rPr>
        <w:t xml:space="preserve">). Additionally, this dataset was complemented with CAGE sequencing performed on the Illumina </w:t>
      </w:r>
      <w:proofErr w:type="spellStart"/>
      <w:r w:rsidR="00E05EE9" w:rsidRPr="0075606C">
        <w:rPr>
          <w:rFonts w:ascii="Times New Roman" w:hAnsi="Times New Roman" w:cs="Times New Roman"/>
          <w:sz w:val="24"/>
          <w:lang w:val="en-US"/>
        </w:rPr>
        <w:t>MiSeq</w:t>
      </w:r>
      <w:proofErr w:type="spellEnd"/>
      <w:r w:rsidR="00E05EE9" w:rsidRPr="0075606C">
        <w:rPr>
          <w:rFonts w:ascii="Times New Roman" w:hAnsi="Times New Roman" w:cs="Times New Roman"/>
          <w:sz w:val="24"/>
          <w:lang w:val="en-US"/>
        </w:rPr>
        <w:t xml:space="preserve"> platform. </w:t>
      </w:r>
      <w:r w:rsidR="005A74A0" w:rsidRPr="0075606C">
        <w:rPr>
          <w:rFonts w:ascii="Times New Roman" w:hAnsi="Times New Roman" w:cs="Times New Roman"/>
          <w:sz w:val="24"/>
          <w:lang w:val="en-US"/>
        </w:rPr>
        <w:t xml:space="preserve">Our previous work [28] </w:t>
      </w:r>
      <w:r w:rsidR="00DD0795" w:rsidRPr="0075606C">
        <w:rPr>
          <w:rFonts w:ascii="Times New Roman" w:hAnsi="Times New Roman" w:cs="Times New Roman"/>
          <w:sz w:val="24"/>
          <w:lang w:val="en-US"/>
        </w:rPr>
        <w:t>employed</w:t>
      </w:r>
      <w:r w:rsidR="005A74A0" w:rsidRPr="0075606C">
        <w:rPr>
          <w:rFonts w:ascii="Times New Roman" w:hAnsi="Times New Roman" w:cs="Times New Roman"/>
          <w:sz w:val="24"/>
          <w:lang w:val="en-US"/>
        </w:rPr>
        <w:t xml:space="preserve"> native </w:t>
      </w:r>
      <w:proofErr w:type="spellStart"/>
      <w:r w:rsidR="00AA4D79" w:rsidRPr="0075606C">
        <w:rPr>
          <w:rFonts w:ascii="Times New Roman" w:hAnsi="Times New Roman" w:cs="Times New Roman"/>
          <w:sz w:val="24"/>
          <w:lang w:val="en-US"/>
        </w:rPr>
        <w:t>dRNA-Seq</w:t>
      </w:r>
      <w:proofErr w:type="spellEnd"/>
      <w:r w:rsidR="005A74A0" w:rsidRPr="0075606C">
        <w:rPr>
          <w:rFonts w:ascii="Times New Roman" w:hAnsi="Times New Roman" w:cs="Times New Roman"/>
          <w:sz w:val="24"/>
          <w:lang w:val="en-US"/>
        </w:rPr>
        <w:t xml:space="preserve"> with </w:t>
      </w:r>
      <w:r w:rsidR="00DD0795" w:rsidRPr="0075606C">
        <w:rPr>
          <w:rFonts w:ascii="Times New Roman" w:hAnsi="Times New Roman" w:cs="Times New Roman"/>
          <w:sz w:val="24"/>
          <w:lang w:val="en-US"/>
        </w:rPr>
        <w:t xml:space="preserve">rigorous </w:t>
      </w:r>
      <w:r w:rsidR="005A74A0" w:rsidRPr="0075606C">
        <w:rPr>
          <w:rFonts w:ascii="Times New Roman" w:hAnsi="Times New Roman" w:cs="Times New Roman"/>
          <w:sz w:val="24"/>
          <w:lang w:val="en-US"/>
        </w:rPr>
        <w:t xml:space="preserve">filtering criteria, ensuring high confidence </w:t>
      </w:r>
      <w:r w:rsidR="00DD0795" w:rsidRPr="0075606C">
        <w:rPr>
          <w:rFonts w:ascii="Times New Roman" w:hAnsi="Times New Roman" w:cs="Times New Roman"/>
          <w:sz w:val="24"/>
          <w:lang w:val="en-US"/>
        </w:rPr>
        <w:t xml:space="preserve">results </w:t>
      </w:r>
      <w:r w:rsidR="005A74A0" w:rsidRPr="0075606C">
        <w:rPr>
          <w:rFonts w:ascii="Times New Roman" w:hAnsi="Times New Roman" w:cs="Times New Roman"/>
          <w:sz w:val="24"/>
          <w:lang w:val="en-US"/>
        </w:rPr>
        <w:t>but excluding many detected transcripts that failed to meet the strict validation requirements.</w:t>
      </w:r>
      <w:r w:rsidRPr="0075606C">
        <w:rPr>
          <w:rFonts w:ascii="Times New Roman" w:hAnsi="Times New Roman" w:cs="Times New Roman"/>
          <w:sz w:val="24"/>
          <w:lang w:val="en-US"/>
        </w:rPr>
        <w:t xml:space="preserve"> One key limitation of </w:t>
      </w:r>
      <w:proofErr w:type="spellStart"/>
      <w:r w:rsidRPr="0075606C">
        <w:rPr>
          <w:rFonts w:ascii="Times New Roman" w:hAnsi="Times New Roman" w:cs="Times New Roman"/>
          <w:sz w:val="24"/>
          <w:lang w:val="en-US"/>
        </w:rPr>
        <w:t>dRNA-Seq</w:t>
      </w:r>
      <w:proofErr w:type="spellEnd"/>
      <w:r w:rsidRPr="0075606C">
        <w:rPr>
          <w:rFonts w:ascii="Times New Roman" w:hAnsi="Times New Roman" w:cs="Times New Roman"/>
          <w:sz w:val="24"/>
          <w:lang w:val="en-US"/>
        </w:rPr>
        <w:t xml:space="preserve"> was its reduced accuracy in identifying transcription start sites (TSS</w:t>
      </w:r>
      <w:r w:rsidR="00010030" w:rsidRPr="0075606C">
        <w:rPr>
          <w:rFonts w:ascii="Times New Roman" w:hAnsi="Times New Roman" w:cs="Times New Roman"/>
          <w:sz w:val="24"/>
          <w:lang w:val="en-US"/>
        </w:rPr>
        <w:t xml:space="preserve">s), partly due to </w:t>
      </w:r>
      <w:r w:rsidR="004E435B" w:rsidRPr="0075606C">
        <w:rPr>
          <w:rFonts w:ascii="Times New Roman" w:hAnsi="Times New Roman" w:cs="Times New Roman"/>
          <w:sz w:val="24"/>
          <w:lang w:val="en-US"/>
        </w:rPr>
        <w:t xml:space="preserve">the </w:t>
      </w:r>
      <w:r w:rsidR="00010030" w:rsidRPr="0075606C">
        <w:rPr>
          <w:rFonts w:ascii="Times New Roman" w:hAnsi="Times New Roman" w:cs="Times New Roman"/>
          <w:sz w:val="24"/>
          <w:lang w:val="en-US"/>
        </w:rPr>
        <w:t>incomplete 5'-</w:t>
      </w:r>
      <w:r w:rsidRPr="0075606C">
        <w:rPr>
          <w:rFonts w:ascii="Times New Roman" w:hAnsi="Times New Roman" w:cs="Times New Roman"/>
          <w:sz w:val="24"/>
          <w:lang w:val="en-US"/>
        </w:rPr>
        <w:t xml:space="preserve">ends </w:t>
      </w:r>
      <w:r w:rsidR="004E435B" w:rsidRPr="0075606C">
        <w:rPr>
          <w:rFonts w:ascii="Times New Roman" w:hAnsi="Times New Roman" w:cs="Times New Roman"/>
          <w:sz w:val="24"/>
          <w:lang w:val="en-US"/>
        </w:rPr>
        <w:t>of</w:t>
      </w:r>
      <w:r w:rsidRPr="0075606C">
        <w:rPr>
          <w:rFonts w:ascii="Times New Roman" w:hAnsi="Times New Roman" w:cs="Times New Roman"/>
          <w:sz w:val="24"/>
          <w:lang w:val="en-US"/>
        </w:rPr>
        <w:t xml:space="preserve"> the sequencing </w:t>
      </w:r>
      <w:r w:rsidRPr="00E24243">
        <w:rPr>
          <w:rFonts w:ascii="Times New Roman" w:hAnsi="Times New Roman" w:cs="Times New Roman"/>
          <w:sz w:val="24"/>
          <w:lang w:val="en-US"/>
        </w:rPr>
        <w:t>reads.</w:t>
      </w:r>
      <w:r w:rsidR="009A527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To overcome these limitations, we integrated CAGE-</w:t>
      </w:r>
      <w:proofErr w:type="spellStart"/>
      <w:r w:rsidRPr="00E24243">
        <w:rPr>
          <w:rFonts w:ascii="Times New Roman" w:hAnsi="Times New Roman" w:cs="Times New Roman"/>
          <w:sz w:val="24"/>
          <w:lang w:val="en-US"/>
        </w:rPr>
        <w:t>Seq</w:t>
      </w:r>
      <w:proofErr w:type="spellEnd"/>
      <w:r w:rsidRPr="00E24243">
        <w:rPr>
          <w:rFonts w:ascii="Times New Roman" w:hAnsi="Times New Roman" w:cs="Times New Roman"/>
          <w:sz w:val="24"/>
          <w:lang w:val="en-US"/>
        </w:rPr>
        <w:t xml:space="preserve"> data with </w:t>
      </w:r>
      <w:proofErr w:type="spellStart"/>
      <w:r w:rsidRPr="00E24243">
        <w:rPr>
          <w:rFonts w:ascii="Times New Roman" w:hAnsi="Times New Roman" w:cs="Times New Roman"/>
          <w:sz w:val="24"/>
          <w:lang w:val="en-US"/>
        </w:rPr>
        <w:t>dcDNA-Seq</w:t>
      </w:r>
      <w:proofErr w:type="spellEnd"/>
      <w:r w:rsidRPr="00E24243">
        <w:rPr>
          <w:rFonts w:ascii="Times New Roman" w:hAnsi="Times New Roman" w:cs="Times New Roman"/>
          <w:sz w:val="24"/>
          <w:lang w:val="en-US"/>
        </w:rPr>
        <w:t xml:space="preserve"> reads. CAGE-</w:t>
      </w:r>
      <w:proofErr w:type="spellStart"/>
      <w:r w:rsidRPr="00E24243">
        <w:rPr>
          <w:rFonts w:ascii="Times New Roman" w:hAnsi="Times New Roman" w:cs="Times New Roman"/>
          <w:sz w:val="24"/>
          <w:lang w:val="en-US"/>
        </w:rPr>
        <w:t>Seq</w:t>
      </w:r>
      <w:proofErr w:type="spellEnd"/>
      <w:r w:rsidRPr="00E24243">
        <w:rPr>
          <w:rFonts w:ascii="Times New Roman" w:hAnsi="Times New Roman" w:cs="Times New Roman"/>
          <w:sz w:val="24"/>
          <w:lang w:val="en-US"/>
        </w:rPr>
        <w:t xml:space="preserve"> provides high-resolution TSS mapping, enabling more accurate identification and validation of 5</w:t>
      </w:r>
      <w:r w:rsidR="00010030" w:rsidRPr="00E24243">
        <w:rPr>
          <w:rFonts w:ascii="Times New Roman" w:hAnsi="Times New Roman" w:cs="Times New Roman"/>
          <w:sz w:val="24"/>
          <w:lang w:val="en-US"/>
        </w:rPr>
        <w:t>'-</w:t>
      </w:r>
      <w:r w:rsidRPr="00E24243">
        <w:rPr>
          <w:rFonts w:ascii="Times New Roman" w:hAnsi="Times New Roman" w:cs="Times New Roman"/>
          <w:sz w:val="24"/>
          <w:lang w:val="en-US"/>
        </w:rPr>
        <w:t xml:space="preserve">ends. By aligning </w:t>
      </w:r>
      <w:proofErr w:type="spellStart"/>
      <w:r w:rsidRPr="00E24243">
        <w:rPr>
          <w:rFonts w:ascii="Times New Roman" w:hAnsi="Times New Roman" w:cs="Times New Roman"/>
          <w:sz w:val="24"/>
          <w:lang w:val="en-US"/>
        </w:rPr>
        <w:t>dcDNA-Se</w:t>
      </w:r>
      <w:r w:rsidR="00010030" w:rsidRPr="00E24243">
        <w:rPr>
          <w:rFonts w:ascii="Times New Roman" w:hAnsi="Times New Roman" w:cs="Times New Roman"/>
          <w:sz w:val="24"/>
          <w:lang w:val="en-US"/>
        </w:rPr>
        <w:t>q</w:t>
      </w:r>
      <w:proofErr w:type="spellEnd"/>
      <w:r w:rsidR="00010030" w:rsidRPr="00E24243">
        <w:rPr>
          <w:rFonts w:ascii="Times New Roman" w:hAnsi="Times New Roman" w:cs="Times New Roman"/>
          <w:sz w:val="24"/>
          <w:lang w:val="en-US"/>
        </w:rPr>
        <w:t xml:space="preserve"> reads that carried correct 5'-</w:t>
      </w:r>
      <w:r w:rsidRPr="00E24243">
        <w:rPr>
          <w:rFonts w:ascii="Times New Roman" w:hAnsi="Times New Roman" w:cs="Times New Roman"/>
          <w:sz w:val="24"/>
          <w:lang w:val="en-US"/>
        </w:rPr>
        <w:t xml:space="preserve">adapters and intact poly(A) tails with CAGE-derived TSS clusters, we confirmed the authenticity of previously excluded transcripts and added </w:t>
      </w:r>
      <w:r w:rsidR="007E55DA" w:rsidRPr="00E24243">
        <w:rPr>
          <w:rFonts w:ascii="Times New Roman" w:hAnsi="Times New Roman" w:cs="Times New Roman"/>
          <w:sz w:val="24"/>
          <w:lang w:val="en-US"/>
        </w:rPr>
        <w:t>169</w:t>
      </w:r>
      <w:r w:rsidRPr="00E24243">
        <w:rPr>
          <w:rFonts w:ascii="Times New Roman" w:hAnsi="Times New Roman" w:cs="Times New Roman"/>
          <w:sz w:val="24"/>
          <w:lang w:val="en-US"/>
        </w:rPr>
        <w:t xml:space="preserve"> novel ones. </w:t>
      </w:r>
    </w:p>
    <w:p w14:paraId="20D99F7F" w14:textId="6548525B" w:rsidR="00191A0A" w:rsidRPr="00E24243" w:rsidRDefault="00191A0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For the kinetic analyses, we f</w:t>
      </w:r>
      <w:r w:rsidR="005C3EA0" w:rsidRPr="00E24243">
        <w:rPr>
          <w:rFonts w:ascii="Times New Roman" w:hAnsi="Times New Roman" w:cs="Times New Roman"/>
          <w:sz w:val="24"/>
          <w:lang w:val="en-US"/>
        </w:rPr>
        <w:t xml:space="preserve">ocused on canonical transcripts - </w:t>
      </w:r>
      <w:r w:rsidRPr="00E24243">
        <w:rPr>
          <w:rFonts w:ascii="Times New Roman" w:hAnsi="Times New Roman" w:cs="Times New Roman"/>
          <w:sz w:val="24"/>
          <w:lang w:val="en-US"/>
        </w:rPr>
        <w:t>defined as the most abunda</w:t>
      </w:r>
      <w:r w:rsidR="005C3EA0" w:rsidRPr="00E24243">
        <w:rPr>
          <w:rFonts w:ascii="Times New Roman" w:hAnsi="Times New Roman" w:cs="Times New Roman"/>
          <w:sz w:val="24"/>
          <w:lang w:val="en-US"/>
        </w:rPr>
        <w:t xml:space="preserve">nt isoforms for each viral gene - </w:t>
      </w:r>
      <w:r w:rsidRPr="00E24243">
        <w:rPr>
          <w:rFonts w:ascii="Times New Roman" w:hAnsi="Times New Roman" w:cs="Times New Roman"/>
          <w:sz w:val="24"/>
          <w:lang w:val="en-US"/>
        </w:rPr>
        <w:t xml:space="preserve">and their TSSs and TESs. Using these canonical references, we </w:t>
      </w:r>
      <w:r w:rsidR="002B5428" w:rsidRPr="00E24243">
        <w:rPr>
          <w:rFonts w:ascii="Times New Roman" w:hAnsi="Times New Roman" w:cs="Times New Roman"/>
          <w:sz w:val="24"/>
          <w:lang w:val="en-US"/>
        </w:rPr>
        <w:t>analyzed</w:t>
      </w:r>
      <w:r w:rsidRPr="00E24243">
        <w:rPr>
          <w:rFonts w:ascii="Times New Roman" w:hAnsi="Times New Roman" w:cs="Times New Roman"/>
          <w:sz w:val="24"/>
          <w:lang w:val="en-US"/>
        </w:rPr>
        <w:t xml:space="preserve"> the temporal dynamics of gene expression across multiple time points, clustered genes into </w:t>
      </w:r>
      <w:r w:rsidRPr="00E24243">
        <w:rPr>
          <w:rFonts w:ascii="Times New Roman" w:hAnsi="Times New Roman" w:cs="Times New Roman"/>
          <w:i/>
          <w:sz w:val="24"/>
          <w:lang w:val="en-US"/>
        </w:rPr>
        <w:t>de novo</w:t>
      </w:r>
      <w:r w:rsidRPr="00E24243">
        <w:rPr>
          <w:rFonts w:ascii="Times New Roman" w:hAnsi="Times New Roman" w:cs="Times New Roman"/>
          <w:sz w:val="24"/>
          <w:lang w:val="en-US"/>
        </w:rPr>
        <w:t xml:space="preserve"> kinetic classes based on their expression curves, and compared these classes with the traditional IE/E/L framework.</w:t>
      </w:r>
    </w:p>
    <w:p w14:paraId="64851E34" w14:textId="4AC796FA" w:rsidR="00363799" w:rsidRPr="00E24243" w:rsidRDefault="00363799"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Finally, beyond annotating full-length transcripts and refining </w:t>
      </w:r>
      <w:r w:rsidR="00D07149" w:rsidRPr="00E24243">
        <w:rPr>
          <w:rFonts w:ascii="Times New Roman" w:hAnsi="Times New Roman" w:cs="Times New Roman"/>
          <w:sz w:val="24"/>
          <w:lang w:val="en-US"/>
        </w:rPr>
        <w:t xml:space="preserve">exact </w:t>
      </w:r>
      <w:r w:rsidRPr="00E24243">
        <w:rPr>
          <w:rFonts w:ascii="Times New Roman" w:hAnsi="Times New Roman" w:cs="Times New Roman"/>
          <w:sz w:val="24"/>
          <w:lang w:val="en-US"/>
        </w:rPr>
        <w:t xml:space="preserve">TSS/TES </w:t>
      </w:r>
      <w:r w:rsidR="00D07149" w:rsidRPr="00E24243">
        <w:rPr>
          <w:rFonts w:ascii="Times New Roman" w:hAnsi="Times New Roman" w:cs="Times New Roman"/>
          <w:sz w:val="24"/>
          <w:lang w:val="en-US"/>
        </w:rPr>
        <w:t>positions</w:t>
      </w:r>
      <w:r w:rsidRPr="00E24243">
        <w:rPr>
          <w:rFonts w:ascii="Times New Roman" w:hAnsi="Times New Roman" w:cs="Times New Roman"/>
          <w:sz w:val="24"/>
          <w:lang w:val="en-US"/>
        </w:rPr>
        <w:t xml:space="preserve">, we explored isoform switching and transcriptional overlaps, indicating how the virus orchestrates complex regulatory patterns over the infection cycle. </w:t>
      </w:r>
    </w:p>
    <w:p w14:paraId="0301AB6F" w14:textId="77777777" w:rsidR="00F3326F" w:rsidRPr="00E24243" w:rsidRDefault="00F3326F" w:rsidP="00573600">
      <w:pPr>
        <w:spacing w:after="120" w:line="240" w:lineRule="auto"/>
        <w:jc w:val="both"/>
        <w:rPr>
          <w:rFonts w:ascii="Times New Roman" w:hAnsi="Times New Roman" w:cs="Times New Roman"/>
          <w:strike/>
          <w:sz w:val="24"/>
          <w:lang w:val="en-US"/>
        </w:rPr>
      </w:pPr>
    </w:p>
    <w:p w14:paraId="72A35B45" w14:textId="61B7F4B1" w:rsidR="00EA7CAC" w:rsidRPr="00E24243" w:rsidRDefault="00D7308D"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 xml:space="preserve">The </w:t>
      </w:r>
      <w:r w:rsidR="001C33C7" w:rsidRPr="00E24243">
        <w:rPr>
          <w:rFonts w:ascii="Times New Roman" w:hAnsi="Times New Roman" w:cs="Times New Roman"/>
          <w:b/>
          <w:sz w:val="24"/>
          <w:lang w:val="en-US"/>
        </w:rPr>
        <w:t>ORF</w:t>
      </w:r>
      <w:r w:rsidR="00EA7CAC" w:rsidRPr="00E24243">
        <w:rPr>
          <w:rFonts w:ascii="Times New Roman" w:hAnsi="Times New Roman" w:cs="Times New Roman"/>
          <w:b/>
          <w:sz w:val="24"/>
          <w:lang w:val="en-US"/>
        </w:rPr>
        <w:t xml:space="preserve">64 is the only EHV-1 </w:t>
      </w:r>
      <w:r w:rsidR="001E4161" w:rsidRPr="00E24243">
        <w:rPr>
          <w:rFonts w:ascii="Times New Roman" w:hAnsi="Times New Roman" w:cs="Times New Roman"/>
          <w:b/>
          <w:sz w:val="24"/>
          <w:lang w:val="en-US"/>
        </w:rPr>
        <w:t>immediate-e</w:t>
      </w:r>
      <w:r w:rsidR="00AE2DD3" w:rsidRPr="00E24243">
        <w:rPr>
          <w:rFonts w:ascii="Times New Roman" w:hAnsi="Times New Roman" w:cs="Times New Roman"/>
          <w:b/>
          <w:sz w:val="24"/>
          <w:lang w:val="en-US"/>
        </w:rPr>
        <w:t>arly</w:t>
      </w:r>
      <w:r w:rsidR="00AE2DD3" w:rsidRPr="00E24243">
        <w:rPr>
          <w:rFonts w:ascii="Times New Roman" w:hAnsi="Times New Roman" w:cs="Times New Roman"/>
          <w:sz w:val="24"/>
          <w:lang w:val="en-US"/>
        </w:rPr>
        <w:t xml:space="preserve"> </w:t>
      </w:r>
      <w:r w:rsidR="00EA7CAC" w:rsidRPr="00E24243">
        <w:rPr>
          <w:rFonts w:ascii="Times New Roman" w:hAnsi="Times New Roman" w:cs="Times New Roman"/>
          <w:b/>
          <w:sz w:val="24"/>
          <w:lang w:val="en-US"/>
        </w:rPr>
        <w:t>gene</w:t>
      </w:r>
    </w:p>
    <w:p w14:paraId="6DF2BA5A" w14:textId="77777777" w:rsidR="007846DC" w:rsidRPr="0075606C" w:rsidRDefault="00B61F34"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It has been prev</w:t>
      </w:r>
      <w:r w:rsidR="00D751FF" w:rsidRPr="00E24243">
        <w:rPr>
          <w:rFonts w:ascii="Times New Roman" w:hAnsi="Times New Roman" w:cs="Times New Roman"/>
          <w:sz w:val="24"/>
          <w:lang w:val="en-US"/>
        </w:rPr>
        <w:t xml:space="preserve">iously established that </w:t>
      </w:r>
      <w:r w:rsidR="001C33C7" w:rsidRPr="00E24243">
        <w:rPr>
          <w:rFonts w:ascii="Times New Roman" w:hAnsi="Times New Roman" w:cs="Times New Roman"/>
          <w:sz w:val="24"/>
          <w:lang w:val="en-US"/>
        </w:rPr>
        <w:t>ORF</w:t>
      </w:r>
      <w:r w:rsidR="00FA5D8E" w:rsidRPr="00E24243">
        <w:rPr>
          <w:rFonts w:ascii="Times New Roman" w:hAnsi="Times New Roman" w:cs="Times New Roman"/>
          <w:sz w:val="24"/>
          <w:lang w:val="en-US"/>
        </w:rPr>
        <w:t xml:space="preserve">64 </w:t>
      </w:r>
      <w:r w:rsidRPr="00E24243">
        <w:rPr>
          <w:rFonts w:ascii="Times New Roman" w:hAnsi="Times New Roman" w:cs="Times New Roman"/>
          <w:sz w:val="24"/>
          <w:lang w:val="en-US"/>
        </w:rPr>
        <w:t xml:space="preserve">is the only </w:t>
      </w:r>
      <w:r w:rsidR="00FB5DC1" w:rsidRPr="00E24243">
        <w:rPr>
          <w:rFonts w:ascii="Times New Roman" w:hAnsi="Times New Roman" w:cs="Times New Roman"/>
          <w:sz w:val="24"/>
          <w:lang w:val="en-US"/>
        </w:rPr>
        <w:t>immediate-early (</w:t>
      </w:r>
      <w:r w:rsidR="00407B03" w:rsidRPr="00E24243">
        <w:rPr>
          <w:rFonts w:ascii="Times New Roman" w:hAnsi="Times New Roman" w:cs="Times New Roman"/>
          <w:sz w:val="24"/>
          <w:lang w:val="en-US"/>
        </w:rPr>
        <w:t>IE</w:t>
      </w:r>
      <w:r w:rsidR="00FB5DC1" w:rsidRPr="00E24243">
        <w:rPr>
          <w:rFonts w:ascii="Times New Roman" w:hAnsi="Times New Roman" w:cs="Times New Roman"/>
          <w:sz w:val="24"/>
          <w:lang w:val="en-US"/>
        </w:rPr>
        <w:t>)</w:t>
      </w:r>
      <w:r w:rsidRPr="00E24243">
        <w:rPr>
          <w:rFonts w:ascii="Times New Roman" w:hAnsi="Times New Roman" w:cs="Times New Roman"/>
          <w:sz w:val="24"/>
          <w:lang w:val="en-US"/>
        </w:rPr>
        <w:t xml:space="preserve"> gene of EHV-1 </w:t>
      </w:r>
      <w:r w:rsidR="009F3F57" w:rsidRPr="00E24243">
        <w:rPr>
          <w:rFonts w:ascii="Times New Roman" w:hAnsi="Times New Roman" w:cs="Times New Roman"/>
          <w:sz w:val="24"/>
          <w:szCs w:val="24"/>
          <w:lang w:val="en-US"/>
        </w:rPr>
        <w:t>[40]</w:t>
      </w:r>
      <w:r w:rsidR="00FA7B12" w:rsidRPr="00E24243">
        <w:rPr>
          <w:rFonts w:ascii="Times New Roman" w:hAnsi="Times New Roman" w:cs="Times New Roman"/>
          <w:sz w:val="24"/>
          <w:szCs w:val="24"/>
          <w:lang w:val="en-US"/>
        </w:rPr>
        <w:t>.</w:t>
      </w:r>
      <w:r w:rsidR="00FA7B12" w:rsidRPr="00E24243">
        <w:rPr>
          <w:rFonts w:ascii="Times New Roman" w:hAnsi="Times New Roman" w:cs="Times New Roman"/>
          <w:sz w:val="24"/>
          <w:lang w:val="en-US"/>
        </w:rPr>
        <w:t xml:space="preserve"> However, our earlier study</w:t>
      </w:r>
      <w:r w:rsidR="00CF7861" w:rsidRPr="00E24243">
        <w:rPr>
          <w:rFonts w:ascii="Times New Roman" w:hAnsi="Times New Roman" w:cs="Times New Roman"/>
          <w:sz w:val="24"/>
          <w:lang w:val="en-US"/>
        </w:rPr>
        <w:t xml:space="preserve"> </w:t>
      </w:r>
      <w:r w:rsidR="001758BE"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w:instrText>
      </w:r>
      <w:r w:rsidR="006F598A" w:rsidRPr="00E24243">
        <w:rPr>
          <w:rFonts w:ascii="Times New Roman" w:hAnsi="Times New Roman" w:cs="Times New Roman"/>
          <w:sz w:val="24"/>
          <w:lang w:val="en-US"/>
        </w:rPr>
        <w:lastRenderedPageBreak/>
        <w:instrText xml:space="preserve">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1758BE"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[28]</w:t>
      </w:r>
      <w:r w:rsidR="001758BE" w:rsidRPr="00E24243">
        <w:rPr>
          <w:rFonts w:ascii="Times New Roman" w:hAnsi="Times New Roman" w:cs="Times New Roman"/>
          <w:sz w:val="24"/>
          <w:lang w:val="en-US"/>
        </w:rPr>
        <w:fldChar w:fldCharType="end"/>
      </w:r>
      <w:r w:rsidRPr="00E24243">
        <w:rPr>
          <w:rFonts w:ascii="Times New Roman" w:hAnsi="Times New Roman" w:cs="Times New Roman"/>
          <w:sz w:val="24"/>
          <w:lang w:val="en-US"/>
        </w:rPr>
        <w:t xml:space="preserve"> and the current research have identified novel EHV-1 transcripts with previously unknown kinetic properties. </w:t>
      </w:r>
      <w:r w:rsidR="009C42A5" w:rsidRPr="00E24243">
        <w:rPr>
          <w:rFonts w:ascii="Times New Roman" w:hAnsi="Times New Roman" w:cs="Times New Roman"/>
          <w:sz w:val="24"/>
          <w:lang w:val="en-US"/>
        </w:rPr>
        <w:t xml:space="preserve">To investigate whether the expression of these transcripts requires newly synthesized </w:t>
      </w:r>
      <w:r w:rsidR="009C42A5" w:rsidRPr="0075606C">
        <w:rPr>
          <w:rFonts w:ascii="Times New Roman" w:hAnsi="Times New Roman" w:cs="Times New Roman"/>
          <w:sz w:val="24"/>
          <w:lang w:val="en-US"/>
        </w:rPr>
        <w:t>viral proteins, we treated RK-13 cells</w:t>
      </w:r>
      <w:r w:rsidR="004C6698" w:rsidRPr="0075606C">
        <w:rPr>
          <w:rFonts w:ascii="Times New Roman" w:hAnsi="Times New Roman" w:cs="Times New Roman"/>
          <w:sz w:val="24"/>
          <w:lang w:val="en-US"/>
        </w:rPr>
        <w:t xml:space="preserve"> (ECACC: 00021715)</w:t>
      </w:r>
      <w:r w:rsidR="009C42A5" w:rsidRPr="0075606C">
        <w:rPr>
          <w:rFonts w:ascii="Times New Roman" w:hAnsi="Times New Roman" w:cs="Times New Roman"/>
          <w:sz w:val="24"/>
          <w:lang w:val="en-US"/>
        </w:rPr>
        <w:t xml:space="preserve"> with </w:t>
      </w:r>
      <w:proofErr w:type="spellStart"/>
      <w:r w:rsidR="009C42A5" w:rsidRPr="0075606C">
        <w:rPr>
          <w:rFonts w:ascii="Times New Roman" w:hAnsi="Times New Roman" w:cs="Times New Roman"/>
          <w:sz w:val="24"/>
          <w:lang w:val="en-US"/>
        </w:rPr>
        <w:t>cycloheximide</w:t>
      </w:r>
      <w:proofErr w:type="spellEnd"/>
      <w:r w:rsidR="009C42A5" w:rsidRPr="0075606C">
        <w:rPr>
          <w:rFonts w:ascii="Times New Roman" w:hAnsi="Times New Roman" w:cs="Times New Roman"/>
          <w:sz w:val="24"/>
          <w:lang w:val="en-US"/>
        </w:rPr>
        <w:t xml:space="preserve"> (CHX), a protein synthesis inhibitor, prior to infection with EHV-1. </w:t>
      </w:r>
      <w:r w:rsidRPr="0075606C">
        <w:rPr>
          <w:rFonts w:ascii="Times New Roman" w:hAnsi="Times New Roman" w:cs="Times New Roman"/>
          <w:sz w:val="24"/>
          <w:lang w:val="en-US"/>
        </w:rPr>
        <w:t xml:space="preserve">CHX </w:t>
      </w:r>
      <w:r w:rsidR="00D04C92" w:rsidRPr="0075606C">
        <w:rPr>
          <w:rFonts w:ascii="Times New Roman" w:hAnsi="Times New Roman" w:cs="Times New Roman"/>
          <w:sz w:val="24"/>
          <w:lang w:val="en-US"/>
        </w:rPr>
        <w:t xml:space="preserve">were administered </w:t>
      </w:r>
      <w:r w:rsidRPr="0075606C">
        <w:rPr>
          <w:rFonts w:ascii="Times New Roman" w:hAnsi="Times New Roman" w:cs="Times New Roman"/>
          <w:sz w:val="24"/>
          <w:lang w:val="en-US"/>
        </w:rPr>
        <w:t xml:space="preserve">at concentrations of 20 and 100 </w:t>
      </w:r>
      <w:proofErr w:type="spellStart"/>
      <w:r w:rsidRPr="0075606C">
        <w:rPr>
          <w:rFonts w:ascii="Times New Roman" w:hAnsi="Times New Roman" w:cs="Times New Roman"/>
          <w:sz w:val="24"/>
          <w:lang w:val="en-US"/>
        </w:rPr>
        <w:t>μg</w:t>
      </w:r>
      <w:proofErr w:type="spellEnd"/>
      <w:r w:rsidRPr="0075606C">
        <w:rPr>
          <w:rFonts w:ascii="Times New Roman" w:hAnsi="Times New Roman" w:cs="Times New Roman"/>
          <w:sz w:val="24"/>
          <w:lang w:val="en-US"/>
        </w:rPr>
        <w:t xml:space="preserve">/ml and </w:t>
      </w:r>
      <w:r w:rsidR="00504F4F" w:rsidRPr="0075606C">
        <w:rPr>
          <w:rFonts w:ascii="Times New Roman" w:hAnsi="Times New Roman" w:cs="Times New Roman"/>
          <w:sz w:val="24"/>
          <w:lang w:val="en-US"/>
        </w:rPr>
        <w:t>collected samples</w:t>
      </w:r>
      <w:r w:rsidR="00AA06C5" w:rsidRPr="0075606C">
        <w:rPr>
          <w:rFonts w:ascii="Times New Roman" w:hAnsi="Times New Roman" w:cs="Times New Roman"/>
          <w:sz w:val="24"/>
          <w:lang w:val="en-US"/>
        </w:rPr>
        <w:t xml:space="preserve"> at 6 and 8 </w:t>
      </w:r>
      <w:proofErr w:type="spellStart"/>
      <w:r w:rsidR="00AA06C5"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Subsequently, we performed long-read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 sequencing. </w:t>
      </w:r>
    </w:p>
    <w:p w14:paraId="5691D518" w14:textId="77777777" w:rsidR="002B4736" w:rsidRPr="0075606C" w:rsidRDefault="007846DC"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Statistical analysis confirmed </w:t>
      </w:r>
      <w:r w:rsidR="00D751FF" w:rsidRPr="0075606C">
        <w:rPr>
          <w:rFonts w:ascii="Times New Roman" w:hAnsi="Times New Roman" w:cs="Times New Roman"/>
          <w:sz w:val="24"/>
          <w:lang w:val="en-US"/>
        </w:rPr>
        <w:t xml:space="preserve">that </w:t>
      </w:r>
      <w:r w:rsidR="001C33C7" w:rsidRPr="0075606C">
        <w:rPr>
          <w:rFonts w:ascii="Times New Roman" w:hAnsi="Times New Roman" w:cs="Times New Roman"/>
          <w:sz w:val="24"/>
          <w:lang w:val="en-US"/>
        </w:rPr>
        <w:t>ORF</w:t>
      </w:r>
      <w:r w:rsidR="00B61F34" w:rsidRPr="0075606C">
        <w:rPr>
          <w:rFonts w:ascii="Times New Roman" w:hAnsi="Times New Roman" w:cs="Times New Roman"/>
          <w:sz w:val="24"/>
          <w:lang w:val="en-US"/>
        </w:rPr>
        <w:t xml:space="preserve">64 is the sole IE gene in EHV-1 </w:t>
      </w:r>
      <w:r w:rsidR="00433070" w:rsidRPr="0075606C">
        <w:rPr>
          <w:rFonts w:ascii="Times New Roman" w:hAnsi="Times New Roman" w:cs="Times New Roman"/>
          <w:sz w:val="24"/>
          <w:lang w:val="en-US"/>
        </w:rPr>
        <w:t>(</w:t>
      </w:r>
      <w:r w:rsidR="00433070"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3</w:t>
      </w:r>
      <w:r w:rsidR="00433070" w:rsidRPr="0075606C">
        <w:rPr>
          <w:rFonts w:ascii="Times New Roman" w:hAnsi="Times New Roman" w:cs="Times New Roman"/>
          <w:sz w:val="24"/>
          <w:lang w:val="en-US"/>
        </w:rPr>
        <w:t>)</w:t>
      </w:r>
      <w:r w:rsidR="000D23A5" w:rsidRPr="0075606C">
        <w:rPr>
          <w:rFonts w:ascii="Times New Roman" w:hAnsi="Times New Roman" w:cs="Times New Roman"/>
          <w:sz w:val="24"/>
          <w:lang w:val="en-US"/>
        </w:rPr>
        <w:t xml:space="preserve">. </w:t>
      </w:r>
      <w:r w:rsidR="002B4736" w:rsidRPr="0075606C">
        <w:rPr>
          <w:rFonts w:ascii="Times New Roman" w:hAnsi="Times New Roman" w:cs="Times New Roman"/>
          <w:sz w:val="24"/>
          <w:lang w:val="en-US"/>
        </w:rPr>
        <w:t>A one-sample t-test demonstrated that ORF64's expression was significantly higher than that of all other viral genes under CHX treatment (p &lt; 10⁻⁴⁷). Additionally, a Z-score analysis revealed that ORF64's expression was 2.84 standard deviations above the mean, identifying it as an extreme outlier. Furthermore, ORF64 exhibited 12.1-fold higher expression than the second most abundant gene (ORF67), reinforcing its unique status as an IE gene.</w:t>
      </w:r>
    </w:p>
    <w:p w14:paraId="3EE2ADD5" w14:textId="203D8A7B" w:rsidR="00FB1DCC" w:rsidRPr="00E24243" w:rsidRDefault="00F51B9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In </w:t>
      </w:r>
      <w:r w:rsidR="002B4736" w:rsidRPr="0075606C">
        <w:rPr>
          <w:rFonts w:ascii="Times New Roman" w:hAnsi="Times New Roman" w:cs="Times New Roman"/>
          <w:sz w:val="24"/>
          <w:lang w:val="en-US"/>
        </w:rPr>
        <w:t>PRV</w:t>
      </w:r>
      <w:r w:rsidRPr="0075606C">
        <w:rPr>
          <w:rFonts w:ascii="Times New Roman" w:hAnsi="Times New Roman" w:cs="Times New Roman"/>
          <w:sz w:val="24"/>
          <w:lang w:val="en-US"/>
        </w:rPr>
        <w:t>, the closest relative of EHV-1 with an annotated transc</w:t>
      </w:r>
      <w:r w:rsidR="00ED478F" w:rsidRPr="0075606C">
        <w:rPr>
          <w:rFonts w:ascii="Times New Roman" w:hAnsi="Times New Roman" w:cs="Times New Roman"/>
          <w:sz w:val="24"/>
          <w:lang w:val="en-US"/>
        </w:rPr>
        <w:t>riptome, the homologous gene (</w:t>
      </w:r>
      <w:r w:rsidR="00ED478F" w:rsidRPr="0075606C">
        <w:rPr>
          <w:rFonts w:ascii="Times New Roman" w:hAnsi="Times New Roman" w:cs="Times New Roman"/>
          <w:i/>
          <w:sz w:val="24"/>
          <w:lang w:val="en-US"/>
        </w:rPr>
        <w:t>ie</w:t>
      </w:r>
      <w:r w:rsidRPr="0075606C">
        <w:rPr>
          <w:rFonts w:ascii="Times New Roman" w:hAnsi="Times New Roman" w:cs="Times New Roman"/>
          <w:i/>
          <w:sz w:val="24"/>
          <w:lang w:val="en-US"/>
        </w:rPr>
        <w:t>180</w:t>
      </w:r>
      <w:r w:rsidR="00FA7B12" w:rsidRPr="0075606C">
        <w:rPr>
          <w:rFonts w:ascii="Times New Roman" w:hAnsi="Times New Roman" w:cs="Times New Roman"/>
          <w:sz w:val="24"/>
          <w:lang w:val="en-US"/>
        </w:rPr>
        <w:t>) is also the only IE gene</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{"citationID":"FjjO6f9z","properties":{"formattedCitation":"[38]","plainCitation":"[38]","noteIndex":0},"citationItems":[{"id":463,"uris":["http://zotero.org/users/local/SrvbCAEb/items/BNW5GYKL"],"itemData":{"id":463,"type":"article-journal","abstract":"Pseudorabies virus (PRV), a neurotropic herpesvirus of pigs, serves as an excellent model system with which to investigate the herpesvirus life cycle both in cultured cells and in vivo. Real-time RT-PCR is a very sensitive, accurate and reproducible technique that can be used to detect very small amounts of RNA molecules, and it can therefore be applied for analysis of the expression of herpesvirus genes from the very early period of infection.","container-title":"BMC Genomics","DOI":"10.1186/1471-2164-10-491","ISSN":"1471-2164","issue":"1","journalAbbreviation":"BMC Genomics","page":"491","source":"BioMed Central","title":"Whole-genome analysis of pseudorabies virus gene expression by real-time quantitative RT-PCR assay","volume":"10","author":[{"family":"Tombácz","given":"Dóra"},{"family":"Tóth","given":"Judit S."},{"family":"Petrovszki","given":"Pál"},{"family":"Boldogkői","given":"Zsolt"}],"issued":{"date-parts":[["2009",10,23]]}}}],"schema":"https://github.com/citation-style-language/schema/raw/master/csl-citation.json"}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40</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In contrast, other annotated </w:t>
      </w:r>
      <w:proofErr w:type="spellStart"/>
      <w:r w:rsidRPr="00E24243">
        <w:rPr>
          <w:rFonts w:ascii="Times New Roman" w:hAnsi="Times New Roman" w:cs="Times New Roman"/>
          <w:sz w:val="24"/>
          <w:lang w:val="en-US"/>
        </w:rPr>
        <w:t>alphaherpesviruses</w:t>
      </w:r>
      <w:proofErr w:type="spellEnd"/>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lastRenderedPageBreak/>
        <w:t xml:space="preserve">including those in the </w:t>
      </w:r>
      <w:proofErr w:type="spellStart"/>
      <w:r w:rsidRPr="00E24243">
        <w:rPr>
          <w:rFonts w:ascii="Times New Roman" w:hAnsi="Times New Roman" w:cs="Times New Roman"/>
          <w:sz w:val="24"/>
          <w:lang w:val="en-US"/>
        </w:rPr>
        <w:t>Simplexvirus</w:t>
      </w:r>
      <w:proofErr w:type="spellEnd"/>
      <w:r w:rsidRPr="00E24243">
        <w:rPr>
          <w:rFonts w:ascii="Times New Roman" w:hAnsi="Times New Roman" w:cs="Times New Roman"/>
          <w:sz w:val="24"/>
          <w:lang w:val="en-US"/>
        </w:rPr>
        <w:t xml:space="preserve"> and </w:t>
      </w:r>
      <w:proofErr w:type="spellStart"/>
      <w:r w:rsidRPr="00E24243">
        <w:rPr>
          <w:rFonts w:ascii="Times New Roman" w:hAnsi="Times New Roman" w:cs="Times New Roman"/>
          <w:sz w:val="24"/>
          <w:lang w:val="en-US"/>
        </w:rPr>
        <w:t>Varicellovirus</w:t>
      </w:r>
      <w:proofErr w:type="spellEnd"/>
      <w:r w:rsidRPr="00E24243">
        <w:rPr>
          <w:rFonts w:ascii="Times New Roman" w:hAnsi="Times New Roman" w:cs="Times New Roman"/>
          <w:sz w:val="24"/>
          <w:lang w:val="en-US"/>
        </w:rPr>
        <w:t xml:space="preserve"> genera, have multiple IE genes among their members.</w:t>
      </w:r>
    </w:p>
    <w:p w14:paraId="2E86A6C6" w14:textId="77777777" w:rsidR="00F3326F" w:rsidRPr="00E24243" w:rsidRDefault="00F3326F" w:rsidP="00573600">
      <w:pPr>
        <w:spacing w:after="120" w:line="240" w:lineRule="auto"/>
        <w:jc w:val="both"/>
        <w:rPr>
          <w:rFonts w:ascii="Times New Roman" w:hAnsi="Times New Roman" w:cs="Times New Roman"/>
          <w:sz w:val="24"/>
          <w:lang w:val="en-US"/>
        </w:rPr>
      </w:pPr>
    </w:p>
    <w:p w14:paraId="29369896" w14:textId="2CCC5861" w:rsidR="008667AE" w:rsidRPr="00E24243" w:rsidRDefault="00BD4924" w:rsidP="00573600">
      <w:pPr>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 xml:space="preserve">Reannotation of </w:t>
      </w:r>
      <w:r w:rsidR="00F0749A" w:rsidRPr="00E24243">
        <w:rPr>
          <w:rFonts w:ascii="Times New Roman" w:hAnsi="Times New Roman" w:cs="Times New Roman"/>
          <w:b/>
          <w:sz w:val="24"/>
          <w:lang w:val="en-US"/>
        </w:rPr>
        <w:t xml:space="preserve">the </w:t>
      </w:r>
      <w:r w:rsidR="004C2588" w:rsidRPr="00E24243">
        <w:rPr>
          <w:rFonts w:ascii="Times New Roman" w:hAnsi="Times New Roman" w:cs="Times New Roman"/>
          <w:b/>
          <w:sz w:val="24"/>
          <w:lang w:val="en-US"/>
        </w:rPr>
        <w:t xml:space="preserve">EHV-1 </w:t>
      </w:r>
      <w:r w:rsidRPr="00E24243">
        <w:rPr>
          <w:rFonts w:ascii="Times New Roman" w:hAnsi="Times New Roman" w:cs="Times New Roman"/>
          <w:b/>
          <w:sz w:val="24"/>
          <w:lang w:val="en-US"/>
        </w:rPr>
        <w:t>transcriptome</w:t>
      </w:r>
      <w:r w:rsidR="00F0749A" w:rsidRPr="00E24243">
        <w:rPr>
          <w:rFonts w:ascii="Times New Roman" w:hAnsi="Times New Roman" w:cs="Times New Roman"/>
          <w:b/>
          <w:sz w:val="24"/>
          <w:lang w:val="en-US"/>
        </w:rPr>
        <w:t xml:space="preserve"> </w:t>
      </w:r>
    </w:p>
    <w:p w14:paraId="39A34F21" w14:textId="7492C73C" w:rsidR="005369C2" w:rsidRPr="00E24243" w:rsidRDefault="0058467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In this part of our study, </w:t>
      </w:r>
      <w:r w:rsidR="001B7E2D" w:rsidRPr="00E24243">
        <w:rPr>
          <w:rFonts w:ascii="Times New Roman" w:hAnsi="Times New Roman" w:cs="Times New Roman"/>
          <w:sz w:val="24"/>
          <w:lang w:val="en-US"/>
        </w:rPr>
        <w:t>we employed CAGE-</w:t>
      </w:r>
      <w:proofErr w:type="spellStart"/>
      <w:r w:rsidR="001B7E2D" w:rsidRPr="00E24243">
        <w:rPr>
          <w:rFonts w:ascii="Times New Roman" w:hAnsi="Times New Roman" w:cs="Times New Roman"/>
          <w:sz w:val="24"/>
          <w:lang w:val="en-US"/>
        </w:rPr>
        <w:t>Seq</w:t>
      </w:r>
      <w:proofErr w:type="spellEnd"/>
      <w:r w:rsidR="001B7E2D" w:rsidRPr="00E24243">
        <w:rPr>
          <w:rFonts w:ascii="Times New Roman" w:hAnsi="Times New Roman" w:cs="Times New Roman"/>
          <w:sz w:val="24"/>
          <w:lang w:val="en-US"/>
        </w:rPr>
        <w:t xml:space="preserve"> on an Illumina </w:t>
      </w:r>
      <w:proofErr w:type="spellStart"/>
      <w:r w:rsidR="001B7E2D" w:rsidRPr="00E24243">
        <w:rPr>
          <w:rFonts w:ascii="Times New Roman" w:hAnsi="Times New Roman" w:cs="Times New Roman"/>
          <w:sz w:val="24"/>
          <w:lang w:val="en-US"/>
        </w:rPr>
        <w:t>MiSeq</w:t>
      </w:r>
      <w:proofErr w:type="spellEnd"/>
      <w:r w:rsidR="001B7E2D" w:rsidRPr="00E24243">
        <w:rPr>
          <w:rFonts w:ascii="Times New Roman" w:hAnsi="Times New Roman" w:cs="Times New Roman"/>
          <w:sz w:val="24"/>
          <w:lang w:val="en-US"/>
        </w:rPr>
        <w:t xml:space="preserve"> platform to achieve high-resolution detection of the TSSs of EHV-1 transcripts.</w:t>
      </w:r>
      <w:r w:rsidRPr="00E24243">
        <w:rPr>
          <w:rFonts w:ascii="Times New Roman" w:hAnsi="Times New Roman" w:cs="Times New Roman"/>
          <w:sz w:val="24"/>
          <w:lang w:val="en-US"/>
        </w:rPr>
        <w:t xml:space="preserve"> </w:t>
      </w:r>
      <w:r w:rsidR="001B320F" w:rsidRPr="0075606C">
        <w:rPr>
          <w:rFonts w:ascii="Times New Roman" w:hAnsi="Times New Roman" w:cs="Times New Roman"/>
          <w:sz w:val="24"/>
          <w:lang w:val="en-US"/>
        </w:rPr>
        <w:t xml:space="preserve">First, we cross-validated transcripts previously annotated in our laboratory using </w:t>
      </w:r>
      <w:proofErr w:type="spellStart"/>
      <w:r w:rsidR="001B320F" w:rsidRPr="0075606C">
        <w:rPr>
          <w:rFonts w:ascii="Times New Roman" w:hAnsi="Times New Roman" w:cs="Times New Roman"/>
          <w:sz w:val="24"/>
          <w:lang w:val="en-US"/>
        </w:rPr>
        <w:t>dRNA-Seq</w:t>
      </w:r>
      <w:proofErr w:type="spellEnd"/>
      <w:r w:rsidR="001B320F" w:rsidRPr="0075606C">
        <w:rPr>
          <w:rFonts w:ascii="Times New Roman" w:hAnsi="Times New Roman" w:cs="Times New Roman"/>
          <w:sz w:val="24"/>
          <w:lang w:val="en-US"/>
        </w:rPr>
        <w:t xml:space="preserve"> [28] with newly obtained CAGE-</w:t>
      </w:r>
      <w:proofErr w:type="spellStart"/>
      <w:r w:rsidR="001B320F" w:rsidRPr="0075606C">
        <w:rPr>
          <w:rFonts w:ascii="Times New Roman" w:hAnsi="Times New Roman" w:cs="Times New Roman"/>
          <w:sz w:val="24"/>
          <w:lang w:val="en-US"/>
        </w:rPr>
        <w:t>Seq</w:t>
      </w:r>
      <w:proofErr w:type="spellEnd"/>
      <w:r w:rsidR="001B320F" w:rsidRPr="0075606C">
        <w:rPr>
          <w:rFonts w:ascii="Times New Roman" w:hAnsi="Times New Roman" w:cs="Times New Roman"/>
          <w:sz w:val="24"/>
          <w:lang w:val="en-US"/>
        </w:rPr>
        <w:t xml:space="preserve"> data</w:t>
      </w:r>
      <w:r w:rsidRPr="0075606C">
        <w:rPr>
          <w:rFonts w:ascii="Times New Roman" w:hAnsi="Times New Roman" w:cs="Times New Roman"/>
          <w:sz w:val="24"/>
          <w:lang w:val="en-US"/>
        </w:rPr>
        <w:t xml:space="preserve"> (</w:t>
      </w:r>
      <w:r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4</w:t>
      </w:r>
      <w:r w:rsidRPr="0075606C">
        <w:rPr>
          <w:rFonts w:ascii="Times New Roman" w:hAnsi="Times New Roman" w:cs="Times New Roman"/>
          <w:sz w:val="24"/>
          <w:lang w:val="en-US"/>
        </w:rPr>
        <w:t xml:space="preserve">). Among the examined transcripts, </w:t>
      </w:r>
      <w:r w:rsidR="0073667D" w:rsidRPr="0075606C">
        <w:rPr>
          <w:rFonts w:ascii="Times New Roman" w:hAnsi="Times New Roman" w:cs="Times New Roman"/>
          <w:sz w:val="24"/>
          <w:lang w:val="en-US"/>
        </w:rPr>
        <w:t>220</w:t>
      </w:r>
      <w:r w:rsidRPr="0075606C">
        <w:rPr>
          <w:rFonts w:ascii="Times New Roman" w:hAnsi="Times New Roman" w:cs="Times New Roman"/>
          <w:sz w:val="24"/>
          <w:lang w:val="en-US"/>
        </w:rPr>
        <w:t xml:space="preserve"> received the</w:t>
      </w:r>
      <w:r w:rsidR="00371A79" w:rsidRPr="0075606C">
        <w:rPr>
          <w:rFonts w:ascii="Times New Roman" w:hAnsi="Times New Roman" w:cs="Times New Roman"/>
          <w:sz w:val="24"/>
          <w:lang w:val="en-US"/>
        </w:rPr>
        <w:t xml:space="preserve"> highest level of support (***) - indicating robust validation -</w:t>
      </w:r>
      <w:r w:rsidRPr="0075606C">
        <w:rPr>
          <w:rFonts w:ascii="Times New Roman" w:hAnsi="Times New Roman" w:cs="Times New Roman"/>
          <w:sz w:val="24"/>
          <w:lang w:val="en-US"/>
        </w:rPr>
        <w:t xml:space="preserve"> while </w:t>
      </w:r>
      <w:r w:rsidR="0073667D" w:rsidRPr="0075606C">
        <w:rPr>
          <w:rFonts w:ascii="Times New Roman" w:hAnsi="Times New Roman" w:cs="Times New Roman"/>
          <w:sz w:val="24"/>
          <w:lang w:val="en-US"/>
        </w:rPr>
        <w:t>34</w:t>
      </w:r>
      <w:r w:rsidRPr="0075606C">
        <w:rPr>
          <w:rFonts w:ascii="Times New Roman" w:hAnsi="Times New Roman" w:cs="Times New Roman"/>
          <w:sz w:val="24"/>
          <w:lang w:val="en-US"/>
        </w:rPr>
        <w:t xml:space="preserve"> </w:t>
      </w:r>
      <w:r w:rsidR="00371A79" w:rsidRPr="0075606C">
        <w:rPr>
          <w:rFonts w:ascii="Times New Roman" w:hAnsi="Times New Roman" w:cs="Times New Roman"/>
          <w:sz w:val="24"/>
          <w:lang w:val="en-US"/>
        </w:rPr>
        <w:t>had</w:t>
      </w:r>
      <w:r w:rsidRPr="0075606C">
        <w:rPr>
          <w:rFonts w:ascii="Times New Roman" w:hAnsi="Times New Roman" w:cs="Times New Roman"/>
          <w:sz w:val="24"/>
          <w:lang w:val="en-US"/>
        </w:rPr>
        <w:t xml:space="preserve"> medium support (**) and </w:t>
      </w:r>
      <w:r w:rsidR="00A96338" w:rsidRPr="0075606C">
        <w:rPr>
          <w:rFonts w:ascii="Times New Roman" w:hAnsi="Times New Roman" w:cs="Times New Roman"/>
          <w:sz w:val="24"/>
          <w:lang w:val="en-US"/>
        </w:rPr>
        <w:t>36</w:t>
      </w:r>
      <w:r w:rsidRPr="0075606C">
        <w:rPr>
          <w:rFonts w:ascii="Times New Roman" w:hAnsi="Times New Roman" w:cs="Times New Roman"/>
          <w:sz w:val="24"/>
          <w:lang w:val="en-US"/>
        </w:rPr>
        <w:t xml:space="preserve"> </w:t>
      </w:r>
      <w:r w:rsidR="00371A79" w:rsidRPr="0075606C">
        <w:rPr>
          <w:rFonts w:ascii="Times New Roman" w:hAnsi="Times New Roman" w:cs="Times New Roman"/>
          <w:sz w:val="24"/>
          <w:lang w:val="en-US"/>
        </w:rPr>
        <w:t>showed</w:t>
      </w:r>
      <w:r w:rsidRPr="0075606C">
        <w:rPr>
          <w:rFonts w:ascii="Times New Roman" w:hAnsi="Times New Roman" w:cs="Times New Roman"/>
          <w:sz w:val="24"/>
          <w:lang w:val="en-US"/>
        </w:rPr>
        <w:t xml:space="preserve"> the lowest level </w:t>
      </w:r>
      <w:r w:rsidR="00371A79" w:rsidRPr="0075606C">
        <w:rPr>
          <w:rFonts w:ascii="Times New Roman" w:hAnsi="Times New Roman" w:cs="Times New Roman"/>
          <w:sz w:val="24"/>
          <w:lang w:val="en-US"/>
        </w:rPr>
        <w:t xml:space="preserve">of support </w:t>
      </w:r>
      <w:r w:rsidRPr="0075606C">
        <w:rPr>
          <w:rFonts w:ascii="Times New Roman" w:hAnsi="Times New Roman" w:cs="Times New Roman"/>
          <w:sz w:val="24"/>
          <w:lang w:val="en-US"/>
        </w:rPr>
        <w:t>(*)</w:t>
      </w:r>
      <w:r w:rsidR="00577A0D" w:rsidRPr="0075606C">
        <w:rPr>
          <w:rFonts w:ascii="Times New Roman" w:hAnsi="Times New Roman" w:cs="Times New Roman"/>
          <w:sz w:val="24"/>
          <w:lang w:val="en-US"/>
        </w:rPr>
        <w:t xml:space="preserve"> (</w:t>
      </w:r>
      <w:r w:rsidR="00D04C92" w:rsidRPr="0075606C">
        <w:rPr>
          <w:rFonts w:ascii="Times New Roman" w:hAnsi="Times New Roman" w:cs="Times New Roman"/>
          <w:sz w:val="24"/>
          <w:lang w:val="en-US"/>
        </w:rPr>
        <w:t>see Methods for details</w:t>
      </w:r>
      <w:r w:rsidR="00577A0D" w:rsidRPr="0075606C">
        <w:rPr>
          <w:rFonts w:ascii="Times New Roman" w:hAnsi="Times New Roman" w:cs="Times New Roman"/>
          <w:sz w:val="24"/>
          <w:lang w:val="en-US"/>
        </w:rPr>
        <w:t>)</w:t>
      </w:r>
      <w:r w:rsidRPr="0075606C">
        <w:rPr>
          <w:rFonts w:ascii="Times New Roman" w:hAnsi="Times New Roman" w:cs="Times New Roman"/>
          <w:sz w:val="24"/>
          <w:lang w:val="en-US"/>
        </w:rPr>
        <w:t>.</w:t>
      </w:r>
      <w:r w:rsidR="000D19AD" w:rsidRPr="0075606C">
        <w:rPr>
          <w:rFonts w:ascii="Times New Roman" w:hAnsi="Times New Roman" w:cs="Times New Roman"/>
          <w:sz w:val="24"/>
          <w:lang w:val="en-US"/>
        </w:rPr>
        <w:t xml:space="preserve"> </w:t>
      </w:r>
      <w:r w:rsidR="00251E0F" w:rsidRPr="0075606C">
        <w:rPr>
          <w:rFonts w:ascii="Times New Roman" w:hAnsi="Times New Roman" w:cs="Times New Roman"/>
          <w:sz w:val="24"/>
          <w:lang w:val="en-US"/>
        </w:rPr>
        <w:t xml:space="preserve">Next, we analyzed </w:t>
      </w:r>
      <w:proofErr w:type="spellStart"/>
      <w:r w:rsidR="00251E0F" w:rsidRPr="0075606C">
        <w:rPr>
          <w:rFonts w:ascii="Times New Roman" w:hAnsi="Times New Roman" w:cs="Times New Roman"/>
          <w:sz w:val="24"/>
          <w:lang w:val="en-US"/>
        </w:rPr>
        <w:t>dcDNA-Seq</w:t>
      </w:r>
      <w:proofErr w:type="spellEnd"/>
      <w:r w:rsidR="00251E0F" w:rsidRPr="0075606C">
        <w:rPr>
          <w:rFonts w:ascii="Times New Roman" w:hAnsi="Times New Roman" w:cs="Times New Roman"/>
          <w:sz w:val="24"/>
          <w:lang w:val="en-US"/>
        </w:rPr>
        <w:t xml:space="preserve"> reads that could not be assigned to previously annotated transcripts. </w:t>
      </w:r>
      <w:r w:rsidR="007C4ED5" w:rsidRPr="0075606C">
        <w:rPr>
          <w:rFonts w:ascii="Times New Roman" w:hAnsi="Times New Roman" w:cs="Times New Roman"/>
          <w:sz w:val="24"/>
          <w:lang w:val="en-US"/>
        </w:rPr>
        <w:t>By aligning the 5′-</w:t>
      </w:r>
      <w:r w:rsidR="000D19AD" w:rsidRPr="0075606C">
        <w:rPr>
          <w:rFonts w:ascii="Times New Roman" w:hAnsi="Times New Roman" w:cs="Times New Roman"/>
          <w:sz w:val="24"/>
          <w:lang w:val="en-US"/>
        </w:rPr>
        <w:t xml:space="preserve">ends of these </w:t>
      </w:r>
      <w:r w:rsidR="007C4ED5" w:rsidRPr="0075606C">
        <w:rPr>
          <w:rFonts w:ascii="Times New Roman" w:hAnsi="Times New Roman" w:cs="Times New Roman"/>
          <w:sz w:val="24"/>
          <w:lang w:val="en-US"/>
        </w:rPr>
        <w:t>reads - validated by 5′-</w:t>
      </w:r>
      <w:r w:rsidR="000D19AD" w:rsidRPr="0075606C">
        <w:rPr>
          <w:rFonts w:ascii="Times New Roman" w:hAnsi="Times New Roman" w:cs="Times New Roman"/>
          <w:sz w:val="24"/>
          <w:lang w:val="en-US"/>
        </w:rPr>
        <w:t>adapter sequences (</w:t>
      </w:r>
      <w:r w:rsidR="001A3AE0" w:rsidRPr="0075606C">
        <w:rPr>
          <w:rFonts w:ascii="Times New Roman" w:hAnsi="Times New Roman" w:cs="Times New Roman"/>
          <w:sz w:val="24"/>
          <w:lang w:val="en-US"/>
        </w:rPr>
        <w:t xml:space="preserve">using the </w:t>
      </w:r>
      <w:proofErr w:type="spellStart"/>
      <w:r w:rsidR="000D19AD" w:rsidRPr="0075606C">
        <w:rPr>
          <w:rFonts w:ascii="Times New Roman" w:hAnsi="Times New Roman" w:cs="Times New Roman"/>
          <w:sz w:val="24"/>
          <w:lang w:val="en-US"/>
        </w:rPr>
        <w:t>LoRTIA</w:t>
      </w:r>
      <w:proofErr w:type="spellEnd"/>
      <w:r w:rsidR="000D19AD" w:rsidRPr="0075606C">
        <w:rPr>
          <w:rFonts w:ascii="Times New Roman" w:hAnsi="Times New Roman" w:cs="Times New Roman"/>
          <w:sz w:val="24"/>
          <w:lang w:val="en-US"/>
        </w:rPr>
        <w:t xml:space="preserve"> pipeline) - to TSS clusters </w:t>
      </w:r>
      <w:r w:rsidR="001A3AE0" w:rsidRPr="0075606C">
        <w:rPr>
          <w:rFonts w:ascii="Times New Roman" w:hAnsi="Times New Roman" w:cs="Times New Roman"/>
          <w:sz w:val="24"/>
          <w:lang w:val="en-US"/>
        </w:rPr>
        <w:t>detected</w:t>
      </w:r>
      <w:r w:rsidR="000D19AD" w:rsidRPr="0075606C">
        <w:rPr>
          <w:rFonts w:ascii="Times New Roman" w:hAnsi="Times New Roman" w:cs="Times New Roman"/>
          <w:sz w:val="24"/>
          <w:lang w:val="en-US"/>
        </w:rPr>
        <w:t xml:space="preserve"> </w:t>
      </w:r>
      <w:r w:rsidR="000D19AD" w:rsidRPr="00E24243">
        <w:rPr>
          <w:rFonts w:ascii="Times New Roman" w:hAnsi="Times New Roman" w:cs="Times New Roman"/>
          <w:sz w:val="24"/>
          <w:lang w:val="en-US"/>
        </w:rPr>
        <w:t>by CAGE-</w:t>
      </w:r>
      <w:proofErr w:type="spellStart"/>
      <w:r w:rsidR="000D19AD" w:rsidRPr="00E24243">
        <w:rPr>
          <w:rFonts w:ascii="Times New Roman" w:hAnsi="Times New Roman" w:cs="Times New Roman"/>
          <w:sz w:val="24"/>
          <w:lang w:val="en-US"/>
        </w:rPr>
        <w:t>Seq</w:t>
      </w:r>
      <w:proofErr w:type="spellEnd"/>
      <w:r w:rsidR="000D19AD" w:rsidRPr="00E24243">
        <w:rPr>
          <w:rFonts w:ascii="Times New Roman" w:hAnsi="Times New Roman" w:cs="Times New Roman"/>
          <w:sz w:val="24"/>
          <w:lang w:val="en-US"/>
        </w:rPr>
        <w:t xml:space="preserve"> (</w:t>
      </w:r>
      <w:r w:rsidR="007C4ED5" w:rsidRPr="00E24243">
        <w:rPr>
          <w:rFonts w:ascii="Times New Roman" w:hAnsi="Times New Roman" w:cs="Times New Roman"/>
          <w:sz w:val="24"/>
          <w:lang w:val="en-US"/>
        </w:rPr>
        <w:t xml:space="preserve">via </w:t>
      </w:r>
      <w:proofErr w:type="spellStart"/>
      <w:r w:rsidR="000D19AD" w:rsidRPr="00E24243">
        <w:rPr>
          <w:rFonts w:ascii="Times New Roman" w:hAnsi="Times New Roman" w:cs="Times New Roman"/>
          <w:sz w:val="24"/>
          <w:lang w:val="en-US"/>
        </w:rPr>
        <w:t>CAGEfightR</w:t>
      </w:r>
      <w:proofErr w:type="spellEnd"/>
      <w:r w:rsidR="000D19AD" w:rsidRPr="00E24243">
        <w:rPr>
          <w:rFonts w:ascii="Times New Roman" w:hAnsi="Times New Roman" w:cs="Times New Roman"/>
          <w:sz w:val="24"/>
          <w:lang w:val="en-US"/>
        </w:rPr>
        <w:t xml:space="preserve">), we refined TSS annotations and identified distinct TSS peaks within broad clusters (&gt;200 </w:t>
      </w:r>
      <w:proofErr w:type="spellStart"/>
      <w:r w:rsidR="000D19AD" w:rsidRPr="00E24243">
        <w:rPr>
          <w:rFonts w:ascii="Times New Roman" w:hAnsi="Times New Roman" w:cs="Times New Roman"/>
          <w:sz w:val="24"/>
          <w:lang w:val="en-US"/>
        </w:rPr>
        <w:t>bp</w:t>
      </w:r>
      <w:proofErr w:type="spellEnd"/>
      <w:r w:rsidR="000D19AD" w:rsidRPr="00E24243">
        <w:rPr>
          <w:rFonts w:ascii="Times New Roman" w:hAnsi="Times New Roman" w:cs="Times New Roman"/>
          <w:sz w:val="24"/>
          <w:lang w:val="en-US"/>
        </w:rPr>
        <w:t xml:space="preserve">). </w:t>
      </w:r>
      <w:r w:rsidR="00576479" w:rsidRPr="00E24243">
        <w:rPr>
          <w:rFonts w:ascii="Times New Roman" w:hAnsi="Times New Roman" w:cs="Times New Roman"/>
          <w:sz w:val="24"/>
          <w:lang w:val="en-US"/>
        </w:rPr>
        <w:t xml:space="preserve">The transcripts were assembled by combining these refined TSSs with TESs from our previous annotations. Transcripts were considered authentic if they had a minimum of five </w:t>
      </w:r>
      <w:proofErr w:type="spellStart"/>
      <w:r w:rsidR="00576479" w:rsidRPr="00E24243">
        <w:rPr>
          <w:rFonts w:ascii="Times New Roman" w:hAnsi="Times New Roman" w:cs="Times New Roman"/>
          <w:sz w:val="24"/>
          <w:lang w:val="en-US"/>
        </w:rPr>
        <w:t>dcDNA-Seq</w:t>
      </w:r>
      <w:proofErr w:type="spellEnd"/>
      <w:r w:rsidR="00576479" w:rsidRPr="00E24243">
        <w:rPr>
          <w:rFonts w:ascii="Times New Roman" w:hAnsi="Times New Roman" w:cs="Times New Roman"/>
          <w:sz w:val="24"/>
          <w:lang w:val="en-US"/>
        </w:rPr>
        <w:t xml:space="preserve"> reads with 5'-ends aligning to CAGE-</w:t>
      </w:r>
      <w:proofErr w:type="spellStart"/>
      <w:r w:rsidR="00576479" w:rsidRPr="00E24243">
        <w:rPr>
          <w:rFonts w:ascii="Times New Roman" w:hAnsi="Times New Roman" w:cs="Times New Roman"/>
          <w:sz w:val="24"/>
          <w:lang w:val="en-US"/>
        </w:rPr>
        <w:t>Seq</w:t>
      </w:r>
      <w:proofErr w:type="spellEnd"/>
      <w:r w:rsidR="00576479" w:rsidRPr="00E24243">
        <w:rPr>
          <w:rFonts w:ascii="Times New Roman" w:hAnsi="Times New Roman" w:cs="Times New Roman"/>
          <w:sz w:val="24"/>
          <w:lang w:val="en-US"/>
        </w:rPr>
        <w:t>-validated TSSs.</w:t>
      </w:r>
      <w:r w:rsidR="00972672" w:rsidRPr="00E24243">
        <w:rPr>
          <w:rFonts w:ascii="Times New Roman" w:hAnsi="Times New Roman" w:cs="Times New Roman"/>
          <w:sz w:val="24"/>
          <w:lang w:val="en-US"/>
        </w:rPr>
        <w:t xml:space="preserve"> </w:t>
      </w:r>
      <w:r w:rsidR="00FF5D05" w:rsidRPr="00E24243">
        <w:rPr>
          <w:rFonts w:ascii="Times New Roman" w:hAnsi="Times New Roman" w:cs="Times New Roman"/>
          <w:sz w:val="24"/>
          <w:lang w:val="en-US"/>
        </w:rPr>
        <w:t>In this work, w</w:t>
      </w:r>
      <w:r w:rsidR="004A537E" w:rsidRPr="00E24243">
        <w:rPr>
          <w:rFonts w:ascii="Times New Roman" w:hAnsi="Times New Roman" w:cs="Times New Roman"/>
          <w:sz w:val="24"/>
          <w:lang w:val="en-US"/>
        </w:rPr>
        <w:t xml:space="preserve">e identified 169 </w:t>
      </w:r>
      <w:r w:rsidR="00FA5A87" w:rsidRPr="00E24243">
        <w:rPr>
          <w:rFonts w:ascii="Times New Roman" w:hAnsi="Times New Roman" w:cs="Times New Roman"/>
          <w:sz w:val="24"/>
          <w:lang w:val="en-US"/>
        </w:rPr>
        <w:t>novel transcripts</w:t>
      </w:r>
      <w:r w:rsidR="00A055A3" w:rsidRPr="00E24243">
        <w:rPr>
          <w:rFonts w:ascii="Times New Roman" w:hAnsi="Times New Roman" w:cs="Times New Roman"/>
          <w:sz w:val="24"/>
          <w:lang w:val="en-US"/>
        </w:rPr>
        <w:t xml:space="preserve">, categorized as </w:t>
      </w:r>
      <w:r w:rsidR="00BB1865" w:rsidRPr="00E24243">
        <w:rPr>
          <w:rFonts w:ascii="Times New Roman" w:hAnsi="Times New Roman" w:cs="Times New Roman"/>
          <w:sz w:val="24"/>
          <w:lang w:val="en-US"/>
        </w:rPr>
        <w:t xml:space="preserve">follows: 26 </w:t>
      </w:r>
      <w:proofErr w:type="spellStart"/>
      <w:r w:rsidR="00B30722" w:rsidRPr="00E24243">
        <w:rPr>
          <w:rFonts w:ascii="Times New Roman" w:hAnsi="Times New Roman" w:cs="Times New Roman"/>
          <w:sz w:val="24"/>
          <w:lang w:val="en-US"/>
        </w:rPr>
        <w:t>nc</w:t>
      </w:r>
      <w:r w:rsidR="00ED1C70" w:rsidRPr="00E24243">
        <w:rPr>
          <w:rFonts w:ascii="Times New Roman" w:hAnsi="Times New Roman" w:cs="Times New Roman"/>
          <w:sz w:val="24"/>
          <w:lang w:val="en-US"/>
        </w:rPr>
        <w:t>RNAs</w:t>
      </w:r>
      <w:proofErr w:type="spellEnd"/>
      <w:r w:rsidR="00BB1865" w:rsidRPr="00E24243">
        <w:rPr>
          <w:rFonts w:ascii="Times New Roman" w:hAnsi="Times New Roman" w:cs="Times New Roman"/>
          <w:sz w:val="24"/>
          <w:lang w:val="en-US"/>
        </w:rPr>
        <w:t>; 80 isoforms of monocistronic transcripts (</w:t>
      </w:r>
      <w:r w:rsidR="008C4AFD" w:rsidRPr="00E24243">
        <w:rPr>
          <w:rFonts w:ascii="Times New Roman" w:hAnsi="Times New Roman" w:cs="Times New Roman"/>
          <w:sz w:val="24"/>
          <w:lang w:val="en-US"/>
        </w:rPr>
        <w:t>42 with longer and 38 with shorter UTRs compared to the canonical transcripts</w:t>
      </w:r>
      <w:r w:rsidR="00BB1865" w:rsidRPr="00E24243">
        <w:rPr>
          <w:rFonts w:ascii="Times New Roman" w:hAnsi="Times New Roman" w:cs="Times New Roman"/>
          <w:sz w:val="24"/>
          <w:lang w:val="en-US"/>
        </w:rPr>
        <w:t>); and 18 isoforms of multicistronic transcripts (</w:t>
      </w:r>
      <w:r w:rsidR="008C4AFD" w:rsidRPr="00E24243">
        <w:rPr>
          <w:rFonts w:ascii="Times New Roman" w:hAnsi="Times New Roman" w:cs="Times New Roman"/>
          <w:sz w:val="24"/>
          <w:lang w:val="en-US"/>
        </w:rPr>
        <w:t>8 with longer and 10 with shorter UTRs than the canonical transcripts</w:t>
      </w:r>
      <w:r w:rsidR="00BB1865" w:rsidRPr="00E24243">
        <w:rPr>
          <w:rFonts w:ascii="Times New Roman" w:hAnsi="Times New Roman" w:cs="Times New Roman"/>
          <w:sz w:val="24"/>
          <w:lang w:val="en-US"/>
        </w:rPr>
        <w:t>).</w:t>
      </w:r>
      <w:r w:rsidR="00582832" w:rsidRPr="00E24243">
        <w:rPr>
          <w:rFonts w:ascii="Times New Roman" w:hAnsi="Times New Roman" w:cs="Times New Roman"/>
          <w:sz w:val="24"/>
          <w:lang w:val="en-US"/>
        </w:rPr>
        <w:t xml:space="preserve"> </w:t>
      </w:r>
      <w:r w:rsidR="005369C2" w:rsidRPr="00E24243">
        <w:rPr>
          <w:rFonts w:ascii="Times New Roman" w:hAnsi="Times New Roman" w:cs="Times New Roman"/>
          <w:sz w:val="24"/>
          <w:lang w:val="en-US"/>
        </w:rPr>
        <w:t xml:space="preserve">Long and short UTR variants share the same ORF as the canonical transcript but differ in the length of their 5′-ends. </w:t>
      </w:r>
      <w:r w:rsidR="00931379" w:rsidRPr="00E24243">
        <w:rPr>
          <w:rFonts w:ascii="Times New Roman" w:hAnsi="Times New Roman" w:cs="Times New Roman"/>
          <w:sz w:val="24"/>
          <w:lang w:val="en-US"/>
        </w:rPr>
        <w:t xml:space="preserve">Additionally, we identified </w:t>
      </w:r>
      <w:r w:rsidR="00E45590" w:rsidRPr="00E24243">
        <w:rPr>
          <w:rFonts w:ascii="Times New Roman" w:hAnsi="Times New Roman" w:cs="Times New Roman"/>
          <w:sz w:val="24"/>
          <w:lang w:val="en-US"/>
        </w:rPr>
        <w:t xml:space="preserve">29 putative embedded genes encoding 5′-truncated </w:t>
      </w:r>
      <w:r w:rsidR="00931379" w:rsidRPr="00E24243">
        <w:rPr>
          <w:rFonts w:ascii="Times New Roman" w:hAnsi="Times New Roman" w:cs="Times New Roman"/>
          <w:sz w:val="24"/>
          <w:lang w:val="en-US"/>
        </w:rPr>
        <w:t>mRNAs</w:t>
      </w:r>
      <w:r w:rsidR="00E45590" w:rsidRPr="00E24243">
        <w:rPr>
          <w:rFonts w:ascii="Times New Roman" w:hAnsi="Times New Roman" w:cs="Times New Roman"/>
          <w:sz w:val="24"/>
          <w:lang w:val="en-US"/>
        </w:rPr>
        <w:t xml:space="preserve"> with in-frame </w:t>
      </w:r>
      <w:r w:rsidR="00931379" w:rsidRPr="00E24243">
        <w:rPr>
          <w:rFonts w:ascii="Times New Roman" w:hAnsi="Times New Roman" w:cs="Times New Roman"/>
          <w:sz w:val="24"/>
          <w:lang w:val="en-US"/>
        </w:rPr>
        <w:t xml:space="preserve">ORFs </w:t>
      </w:r>
      <w:r w:rsidR="00656EC8" w:rsidRPr="00E24243">
        <w:rPr>
          <w:rFonts w:ascii="Times New Roman" w:hAnsi="Times New Roman" w:cs="Times New Roman"/>
          <w:sz w:val="24"/>
          <w:lang w:val="en-US"/>
        </w:rPr>
        <w:t>that are</w:t>
      </w:r>
      <w:r w:rsidR="00931379" w:rsidRPr="00E24243">
        <w:rPr>
          <w:rFonts w:ascii="Times New Roman" w:hAnsi="Times New Roman" w:cs="Times New Roman"/>
          <w:sz w:val="24"/>
          <w:lang w:val="en-US"/>
        </w:rPr>
        <w:t xml:space="preserve"> 3′-coterminal with the larger canonical gene.</w:t>
      </w:r>
      <w:r w:rsidR="00FA5A87" w:rsidRPr="00E24243">
        <w:rPr>
          <w:rFonts w:ascii="Times New Roman" w:hAnsi="Times New Roman" w:cs="Times New Roman"/>
          <w:sz w:val="24"/>
          <w:lang w:val="en-US"/>
        </w:rPr>
        <w:t xml:space="preserve"> </w:t>
      </w:r>
      <w:r w:rsidR="00A140AE" w:rsidRPr="00E24243">
        <w:rPr>
          <w:rFonts w:ascii="Times New Roman" w:hAnsi="Times New Roman" w:cs="Times New Roman"/>
          <w:sz w:val="24"/>
          <w:szCs w:val="24"/>
          <w:lang w:val="en-US"/>
        </w:rPr>
        <w:t>Putative embedded genes may encode N-terminally truncated proteins. However, due to the phenomenon of cytoplasmic recapping [</w:t>
      </w:r>
      <w:r w:rsidR="00373BF9">
        <w:rPr>
          <w:rFonts w:ascii="Times New Roman" w:hAnsi="Times New Roman" w:cs="Times New Roman"/>
          <w:color w:val="00B050"/>
          <w:sz w:val="24"/>
          <w:szCs w:val="24"/>
          <w:lang w:val="en-US"/>
        </w:rPr>
        <w:t>41</w:t>
      </w:r>
      <w:r w:rsidR="00A140AE" w:rsidRPr="00E24243">
        <w:rPr>
          <w:rFonts w:ascii="Times New Roman" w:hAnsi="Times New Roman" w:cs="Times New Roman"/>
          <w:sz w:val="24"/>
          <w:szCs w:val="24"/>
          <w:lang w:val="en-US"/>
        </w:rPr>
        <w:t xml:space="preserve">], which can produce capped truncated transcripts, and the less robust 5′ support provided by </w:t>
      </w:r>
      <w:proofErr w:type="spellStart"/>
      <w:r w:rsidR="00A140AE" w:rsidRPr="00E24243">
        <w:rPr>
          <w:rFonts w:ascii="Times New Roman" w:hAnsi="Times New Roman" w:cs="Times New Roman"/>
          <w:sz w:val="24"/>
          <w:szCs w:val="24"/>
          <w:lang w:val="en-US"/>
        </w:rPr>
        <w:t>nanopore</w:t>
      </w:r>
      <w:proofErr w:type="spellEnd"/>
      <w:r w:rsidR="00A140AE" w:rsidRPr="00E24243">
        <w:rPr>
          <w:rFonts w:ascii="Times New Roman" w:hAnsi="Times New Roman" w:cs="Times New Roman"/>
          <w:sz w:val="24"/>
          <w:szCs w:val="24"/>
          <w:lang w:val="en-US"/>
        </w:rPr>
        <w:t xml:space="preserve">-based sequencing methods, we applied an additional filtering criterion. </w:t>
      </w:r>
      <w:r w:rsidR="006822C3" w:rsidRPr="00E24243">
        <w:rPr>
          <w:rFonts w:ascii="Times New Roman" w:hAnsi="Times New Roman" w:cs="Times New Roman"/>
          <w:sz w:val="24"/>
          <w:szCs w:val="24"/>
          <w:lang w:val="en-US"/>
        </w:rPr>
        <w:t xml:space="preserve">Therefore, additional criteria were set for the acceptance of 5′-truncated isoforms as genuine transcripts: their TSS had to be confirmed by </w:t>
      </w:r>
      <w:proofErr w:type="spellStart"/>
      <w:r w:rsidR="006822C3" w:rsidRPr="00E24243">
        <w:rPr>
          <w:rFonts w:ascii="Times New Roman" w:hAnsi="Times New Roman" w:cs="Times New Roman"/>
          <w:sz w:val="24"/>
          <w:szCs w:val="24"/>
          <w:lang w:val="en-US"/>
        </w:rPr>
        <w:t>dRNA-Seq</w:t>
      </w:r>
      <w:proofErr w:type="spellEnd"/>
      <w:r w:rsidR="006822C3" w:rsidRPr="00E24243">
        <w:rPr>
          <w:rFonts w:ascii="Times New Roman" w:hAnsi="Times New Roman" w:cs="Times New Roman"/>
          <w:sz w:val="24"/>
          <w:szCs w:val="24"/>
          <w:lang w:val="en-US"/>
        </w:rPr>
        <w:t xml:space="preserve"> data, and their expression ratio had to be at least 5% relative to their canonical transcript (TSSs were determined by CAGE-</w:t>
      </w:r>
      <w:proofErr w:type="spellStart"/>
      <w:r w:rsidR="006822C3" w:rsidRPr="00E24243">
        <w:rPr>
          <w:rFonts w:ascii="Times New Roman" w:hAnsi="Times New Roman" w:cs="Times New Roman"/>
          <w:sz w:val="24"/>
          <w:szCs w:val="24"/>
          <w:lang w:val="en-US"/>
        </w:rPr>
        <w:t>Seq</w:t>
      </w:r>
      <w:proofErr w:type="spellEnd"/>
      <w:r w:rsidR="006822C3" w:rsidRPr="00E24243">
        <w:rPr>
          <w:rFonts w:ascii="Times New Roman" w:hAnsi="Times New Roman" w:cs="Times New Roman"/>
          <w:sz w:val="24"/>
          <w:szCs w:val="24"/>
          <w:lang w:val="en-US"/>
        </w:rPr>
        <w:t>).</w:t>
      </w:r>
      <w:r w:rsidR="00B0727C" w:rsidRPr="00E24243">
        <w:rPr>
          <w:rFonts w:ascii="Times New Roman" w:hAnsi="Times New Roman" w:cs="Times New Roman"/>
          <w:sz w:val="24"/>
          <w:lang w:val="en-US"/>
        </w:rPr>
        <w:t xml:space="preserve"> </w:t>
      </w:r>
      <w:r w:rsidR="005369C2" w:rsidRPr="00E24243">
        <w:rPr>
          <w:rFonts w:ascii="Times New Roman" w:hAnsi="Times New Roman" w:cs="Times New Roman"/>
          <w:sz w:val="24"/>
          <w:lang w:val="en-US"/>
        </w:rPr>
        <w:t xml:space="preserve">We </w:t>
      </w:r>
      <w:r w:rsidR="00D04C92" w:rsidRPr="00E24243">
        <w:rPr>
          <w:rFonts w:ascii="Times New Roman" w:hAnsi="Times New Roman" w:cs="Times New Roman"/>
          <w:sz w:val="24"/>
          <w:lang w:val="en-US"/>
        </w:rPr>
        <w:t xml:space="preserve">reevaluated </w:t>
      </w:r>
      <w:r w:rsidR="005369C2" w:rsidRPr="00E24243">
        <w:rPr>
          <w:rFonts w:ascii="Times New Roman" w:hAnsi="Times New Roman" w:cs="Times New Roman"/>
          <w:sz w:val="24"/>
          <w:lang w:val="en-US"/>
        </w:rPr>
        <w:t xml:space="preserve">our previously described transcripts and indicated in </w:t>
      </w:r>
      <w:r w:rsidR="005369C2" w:rsidRPr="00E24243">
        <w:rPr>
          <w:rFonts w:ascii="Times New Roman" w:hAnsi="Times New Roman" w:cs="Times New Roman"/>
          <w:b/>
          <w:sz w:val="24"/>
          <w:lang w:val="en-US"/>
        </w:rPr>
        <w:t xml:space="preserve">Supplementary Table S4 </w:t>
      </w:r>
      <w:r w:rsidR="005369C2" w:rsidRPr="00E24243">
        <w:rPr>
          <w:rFonts w:ascii="Times New Roman" w:hAnsi="Times New Roman" w:cs="Times New Roman"/>
          <w:sz w:val="24"/>
          <w:lang w:val="en-US"/>
        </w:rPr>
        <w:t>whether they met our new validation criteria. Failure to meet these strict criteria does not necessarily imply that these transcripts are mere artefacts.</w:t>
      </w:r>
    </w:p>
    <w:p w14:paraId="07C7B79B" w14:textId="77777777" w:rsidR="00690770" w:rsidRDefault="00690770" w:rsidP="00573600">
      <w:pPr>
        <w:spacing w:after="120" w:line="240" w:lineRule="auto"/>
        <w:jc w:val="both"/>
        <w:rPr>
          <w:rFonts w:ascii="Times New Roman" w:hAnsi="Times New Roman" w:cs="Times New Roman"/>
          <w:b/>
          <w:sz w:val="24"/>
          <w:lang w:val="en-US"/>
        </w:rPr>
      </w:pPr>
    </w:p>
    <w:p w14:paraId="4D39EEB2" w14:textId="0DF4EA28" w:rsidR="004C55C6" w:rsidRPr="00E24243" w:rsidRDefault="004C55C6" w:rsidP="00573600">
      <w:pPr>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 xml:space="preserve">Comparison of replication origin-associated </w:t>
      </w:r>
      <w:r w:rsidR="00045469" w:rsidRPr="00E24243">
        <w:rPr>
          <w:rFonts w:ascii="Times New Roman" w:hAnsi="Times New Roman" w:cs="Times New Roman"/>
          <w:b/>
          <w:sz w:val="24"/>
          <w:lang w:val="en-US"/>
        </w:rPr>
        <w:t xml:space="preserve">RNAs </w:t>
      </w:r>
      <w:r w:rsidRPr="00E24243">
        <w:rPr>
          <w:rFonts w:ascii="Times New Roman" w:hAnsi="Times New Roman" w:cs="Times New Roman"/>
          <w:b/>
          <w:sz w:val="24"/>
          <w:lang w:val="en-US"/>
        </w:rPr>
        <w:t>of EHV-1 and PRV</w:t>
      </w:r>
    </w:p>
    <w:p w14:paraId="5DC75B27" w14:textId="4F9A3A35" w:rsidR="00F3326F" w:rsidRPr="0075606C" w:rsidRDefault="00045469"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These transcript</w:t>
      </w:r>
      <w:r w:rsidR="004C55C6" w:rsidRPr="00E24243">
        <w:rPr>
          <w:rFonts w:ascii="Times New Roman" w:hAnsi="Times New Roman" w:cs="Times New Roman"/>
          <w:sz w:val="24"/>
          <w:lang w:val="en-US"/>
        </w:rPr>
        <w:t>s are mapped ne</w:t>
      </w:r>
      <w:r w:rsidR="00270CD2">
        <w:rPr>
          <w:rFonts w:ascii="Times New Roman" w:hAnsi="Times New Roman" w:cs="Times New Roman"/>
          <w:sz w:val="24"/>
          <w:lang w:val="en-US"/>
        </w:rPr>
        <w:t>ar the replication origins (</w:t>
      </w:r>
      <w:proofErr w:type="spellStart"/>
      <w:r w:rsidR="00270CD2">
        <w:rPr>
          <w:rFonts w:ascii="Times New Roman" w:hAnsi="Times New Roman" w:cs="Times New Roman"/>
          <w:sz w:val="24"/>
          <w:lang w:val="en-US"/>
        </w:rPr>
        <w:t>OriS</w:t>
      </w:r>
      <w:proofErr w:type="spellEnd"/>
      <w:r w:rsidR="004C55C6" w:rsidRPr="00E24243">
        <w:rPr>
          <w:rFonts w:ascii="Times New Roman" w:hAnsi="Times New Roman" w:cs="Times New Roman"/>
          <w:sz w:val="24"/>
          <w:lang w:val="en-US"/>
        </w:rPr>
        <w:t>) in herpesvirus genomes.</w:t>
      </w:r>
      <w:r w:rsidR="00AC64DA" w:rsidRPr="00E24243">
        <w:rPr>
          <w:rFonts w:ascii="Times New Roman" w:hAnsi="Times New Roman" w:cs="Times New Roman"/>
          <w:sz w:val="24"/>
          <w:lang w:val="en-US"/>
        </w:rPr>
        <w:t xml:space="preserve"> The </w:t>
      </w:r>
      <w:r w:rsidRPr="00E24243">
        <w:rPr>
          <w:rFonts w:ascii="Times New Roman" w:hAnsi="Times New Roman" w:cs="Times New Roman"/>
          <w:sz w:val="24"/>
          <w:lang w:val="en-US"/>
        </w:rPr>
        <w:t>replication origin-associated RNA (</w:t>
      </w:r>
      <w:proofErr w:type="spellStart"/>
      <w:r w:rsidR="00AC64DA" w:rsidRPr="00E24243">
        <w:rPr>
          <w:rFonts w:ascii="Times New Roman" w:hAnsi="Times New Roman" w:cs="Times New Roman"/>
          <w:sz w:val="24"/>
          <w:lang w:val="en-US"/>
        </w:rPr>
        <w:t>raRNA</w:t>
      </w:r>
      <w:proofErr w:type="spellEnd"/>
      <w:r w:rsidRPr="00E24243">
        <w:rPr>
          <w:rFonts w:ascii="Times New Roman" w:hAnsi="Times New Roman" w:cs="Times New Roman"/>
          <w:sz w:val="24"/>
          <w:lang w:val="en-US"/>
        </w:rPr>
        <w:t>)</w:t>
      </w:r>
      <w:r w:rsidR="00270CD2">
        <w:rPr>
          <w:rFonts w:ascii="Times New Roman" w:hAnsi="Times New Roman" w:cs="Times New Roman"/>
          <w:sz w:val="24"/>
          <w:lang w:val="en-US"/>
        </w:rPr>
        <w:t xml:space="preserve">, CTO-S, located near the </w:t>
      </w:r>
      <w:proofErr w:type="spellStart"/>
      <w:r w:rsidR="00270CD2">
        <w:rPr>
          <w:rFonts w:ascii="Times New Roman" w:hAnsi="Times New Roman" w:cs="Times New Roman"/>
          <w:sz w:val="24"/>
          <w:lang w:val="en-US"/>
        </w:rPr>
        <w:t>Ori</w:t>
      </w:r>
      <w:r w:rsidR="00AC64DA" w:rsidRPr="00E24243">
        <w:rPr>
          <w:rFonts w:ascii="Times New Roman" w:hAnsi="Times New Roman" w:cs="Times New Roman"/>
          <w:sz w:val="24"/>
          <w:lang w:val="en-US"/>
        </w:rPr>
        <w:t>L</w:t>
      </w:r>
      <w:proofErr w:type="spellEnd"/>
      <w:r w:rsidR="00AC64DA" w:rsidRPr="00E24243">
        <w:rPr>
          <w:rFonts w:ascii="Times New Roman" w:hAnsi="Times New Roman" w:cs="Times New Roman"/>
          <w:sz w:val="24"/>
          <w:lang w:val="en-US"/>
        </w:rPr>
        <w:t xml:space="preserve"> has only been described in EHV-1 and PRV (</w:t>
      </w:r>
      <w:r w:rsidR="00AC64DA" w:rsidRPr="00E24243">
        <w:rPr>
          <w:rFonts w:ascii="Times New Roman" w:hAnsi="Times New Roman" w:cs="Times New Roman"/>
          <w:b/>
          <w:sz w:val="24"/>
          <w:lang w:val="en-US"/>
        </w:rPr>
        <w:t>Supplementary Figure S1A</w:t>
      </w:r>
      <w:r w:rsidR="00AC64DA"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t xml:space="preserve">The NOIR </w:t>
      </w:r>
      <w:proofErr w:type="spellStart"/>
      <w:r w:rsidR="004C55C6" w:rsidRPr="0075606C">
        <w:rPr>
          <w:rFonts w:ascii="Times New Roman" w:hAnsi="Times New Roman" w:cs="Times New Roman"/>
          <w:sz w:val="24"/>
          <w:lang w:val="en-US"/>
        </w:rPr>
        <w:t>ncRNA</w:t>
      </w:r>
      <w:proofErr w:type="spellEnd"/>
      <w:r w:rsidR="004C55C6" w:rsidRPr="0075606C">
        <w:rPr>
          <w:rFonts w:ascii="Times New Roman" w:hAnsi="Times New Roman" w:cs="Times New Roman"/>
          <w:sz w:val="24"/>
          <w:lang w:val="en-US"/>
        </w:rPr>
        <w:t xml:space="preserve"> has been </w:t>
      </w:r>
      <w:r w:rsidR="00A74E7B" w:rsidRPr="0075606C">
        <w:rPr>
          <w:rFonts w:ascii="Times New Roman" w:hAnsi="Times New Roman" w:cs="Times New Roman"/>
          <w:sz w:val="24"/>
          <w:lang w:val="en-US"/>
        </w:rPr>
        <w:t>reported</w:t>
      </w:r>
      <w:r w:rsidR="004C55C6" w:rsidRPr="0075606C">
        <w:rPr>
          <w:rFonts w:ascii="Times New Roman" w:hAnsi="Times New Roman" w:cs="Times New Roman"/>
          <w:sz w:val="24"/>
          <w:lang w:val="en-US"/>
        </w:rPr>
        <w:t xml:space="preserve"> to map between the ORF64 and ORF65 </w:t>
      </w:r>
      <w:proofErr w:type="spellStart"/>
      <w:r w:rsidR="004C55C6" w:rsidRPr="0075606C">
        <w:rPr>
          <w:rFonts w:ascii="Times New Roman" w:hAnsi="Times New Roman" w:cs="Times New Roman"/>
          <w:sz w:val="24"/>
          <w:lang w:val="en-US"/>
        </w:rPr>
        <w:t>transactivator</w:t>
      </w:r>
      <w:proofErr w:type="spellEnd"/>
      <w:r w:rsidR="004C55C6" w:rsidRPr="0075606C">
        <w:rPr>
          <w:rFonts w:ascii="Times New Roman" w:hAnsi="Times New Roman" w:cs="Times New Roman"/>
          <w:sz w:val="24"/>
          <w:lang w:val="en-US"/>
        </w:rPr>
        <w:t xml:space="preserve"> genes near </w:t>
      </w:r>
      <w:r w:rsidR="00E94AB1" w:rsidRPr="0075606C">
        <w:rPr>
          <w:rFonts w:ascii="Times New Roman" w:hAnsi="Times New Roman" w:cs="Times New Roman"/>
          <w:sz w:val="24"/>
          <w:lang w:val="en-US"/>
        </w:rPr>
        <w:t>the Ori located at the repeat region of the short genomic region (</w:t>
      </w:r>
      <w:proofErr w:type="spellStart"/>
      <w:r w:rsidR="004C55C6" w:rsidRPr="0075606C">
        <w:rPr>
          <w:rFonts w:ascii="Times New Roman" w:hAnsi="Times New Roman" w:cs="Times New Roman"/>
          <w:sz w:val="24"/>
          <w:lang w:val="en-US"/>
        </w:rPr>
        <w:t>OriS</w:t>
      </w:r>
      <w:proofErr w:type="spellEnd"/>
      <w:r w:rsidR="00E94AB1" w:rsidRPr="0075606C">
        <w:rPr>
          <w:rFonts w:ascii="Times New Roman" w:hAnsi="Times New Roman" w:cs="Times New Roman"/>
          <w:sz w:val="24"/>
          <w:lang w:val="en-US"/>
        </w:rPr>
        <w:t>) of the EHV-1</w:t>
      </w:r>
      <w:r w:rsidR="004C55C6"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fldChar w:fldCharType="begin"/>
      </w:r>
      <w:r w:rsidR="004C55C6" w:rsidRPr="0075606C">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w:instrText>
      </w:r>
      <w:r w:rsidR="004C55C6" w:rsidRPr="0075606C">
        <w:rPr>
          <w:rFonts w:ascii="Times New Roman" w:hAnsi="Times New Roman" w:cs="Times New Roman"/>
          <w:sz w:val="24"/>
          <w:lang w:val="en-US"/>
        </w:rPr>
        <w:lastRenderedPageBreak/>
        <w:instrText xml:space="preserve">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4C55C6" w:rsidRPr="0075606C">
        <w:rPr>
          <w:rFonts w:ascii="Times New Roman" w:hAnsi="Times New Roman" w:cs="Times New Roman"/>
          <w:sz w:val="24"/>
          <w:lang w:val="en-US"/>
        </w:rPr>
        <w:fldChar w:fldCharType="separate"/>
      </w:r>
      <w:r w:rsidR="004C55C6" w:rsidRPr="0075606C">
        <w:rPr>
          <w:rFonts w:ascii="Times New Roman" w:hAnsi="Times New Roman" w:cs="Times New Roman"/>
          <w:sz w:val="24"/>
          <w:lang w:val="en-US"/>
        </w:rPr>
        <w:t>[28]</w:t>
      </w:r>
      <w:r w:rsidR="004C55C6" w:rsidRPr="0075606C">
        <w:rPr>
          <w:rFonts w:ascii="Times New Roman" w:hAnsi="Times New Roman" w:cs="Times New Roman"/>
          <w:sz w:val="24"/>
          <w:lang w:val="en-US"/>
        </w:rPr>
        <w:fldChar w:fldCharType="end"/>
      </w:r>
      <w:r w:rsidR="004C55C6" w:rsidRPr="0075606C">
        <w:rPr>
          <w:rFonts w:ascii="Times New Roman" w:hAnsi="Times New Roman" w:cs="Times New Roman"/>
          <w:sz w:val="24"/>
          <w:lang w:val="en-US"/>
        </w:rPr>
        <w:t xml:space="preserve">. NOIR </w:t>
      </w:r>
      <w:r w:rsidR="00AC64DA" w:rsidRPr="0075606C">
        <w:rPr>
          <w:rFonts w:ascii="Times New Roman" w:hAnsi="Times New Roman" w:cs="Times New Roman"/>
          <w:sz w:val="24"/>
          <w:lang w:val="en-US"/>
        </w:rPr>
        <w:t xml:space="preserve">family </w:t>
      </w:r>
      <w:r w:rsidR="004C55C6" w:rsidRPr="0075606C">
        <w:rPr>
          <w:rFonts w:ascii="Times New Roman" w:hAnsi="Times New Roman" w:cs="Times New Roman"/>
          <w:sz w:val="24"/>
          <w:lang w:val="en-US"/>
        </w:rPr>
        <w:t xml:space="preserve">has been identified in </w:t>
      </w:r>
      <w:proofErr w:type="spellStart"/>
      <w:r w:rsidR="004C55C6" w:rsidRPr="0075606C">
        <w:rPr>
          <w:rFonts w:ascii="Times New Roman" w:hAnsi="Times New Roman" w:cs="Times New Roman"/>
          <w:sz w:val="24"/>
          <w:lang w:val="en-US"/>
        </w:rPr>
        <w:t>Varicelloviruses</w:t>
      </w:r>
      <w:proofErr w:type="spellEnd"/>
      <w:r w:rsidR="00AC64DA" w:rsidRPr="0075606C">
        <w:rPr>
          <w:rFonts w:ascii="Times New Roman" w:hAnsi="Times New Roman" w:cs="Times New Roman"/>
          <w:sz w:val="24"/>
          <w:lang w:val="en-US"/>
        </w:rPr>
        <w:t>,</w:t>
      </w:r>
      <w:r w:rsidR="00D86E7A" w:rsidRPr="0075606C">
        <w:rPr>
          <w:rFonts w:ascii="Times New Roman" w:hAnsi="Times New Roman" w:cs="Times New Roman"/>
          <w:sz w:val="24"/>
          <w:lang w:val="en-US"/>
        </w:rPr>
        <w:t xml:space="preserve"> including PRV</w:t>
      </w:r>
      <w:r w:rsidR="003122E3" w:rsidRPr="0075606C">
        <w:rPr>
          <w:rFonts w:ascii="Times New Roman" w:hAnsi="Times New Roman" w:cs="Times New Roman"/>
          <w:sz w:val="24"/>
          <w:lang w:val="en-US"/>
        </w:rPr>
        <w:t xml:space="preserve"> </w:t>
      </w:r>
      <w:r w:rsidR="00D86E7A" w:rsidRPr="0075606C">
        <w:rPr>
          <w:rFonts w:ascii="Times New Roman" w:hAnsi="Times New Roman" w:cs="Times New Roman"/>
          <w:sz w:val="24"/>
          <w:lang w:val="en-US"/>
        </w:rPr>
        <w:t>(</w:t>
      </w:r>
      <w:r w:rsidR="00D86E7A" w:rsidRPr="0075606C">
        <w:rPr>
          <w:rFonts w:ascii="Times New Roman" w:hAnsi="Times New Roman" w:cs="Times New Roman"/>
          <w:b/>
          <w:sz w:val="24"/>
          <w:lang w:val="en-US"/>
        </w:rPr>
        <w:t>Supplementary Figure S1B</w:t>
      </w:r>
      <w:r w:rsidR="00D86E7A" w:rsidRPr="0075606C">
        <w:rPr>
          <w:rFonts w:ascii="Times New Roman" w:hAnsi="Times New Roman" w:cs="Times New Roman"/>
          <w:sz w:val="24"/>
          <w:lang w:val="en-US"/>
        </w:rPr>
        <w:t>)</w:t>
      </w:r>
      <w:r w:rsidR="00005483" w:rsidRPr="0075606C">
        <w:rPr>
          <w:rFonts w:ascii="Times New Roman" w:hAnsi="Times New Roman" w:cs="Times New Roman"/>
          <w:sz w:val="24"/>
          <w:lang w:val="en-US"/>
        </w:rPr>
        <w:t>,</w:t>
      </w:r>
      <w:r w:rsidR="00AC64DA" w:rsidRPr="0075606C">
        <w:rPr>
          <w:rFonts w:ascii="Times New Roman" w:hAnsi="Times New Roman" w:cs="Times New Roman"/>
          <w:sz w:val="24"/>
          <w:lang w:val="en-US"/>
        </w:rPr>
        <w:t xml:space="preserve"> however </w:t>
      </w:r>
      <w:r w:rsidR="002F2E78" w:rsidRPr="0075606C">
        <w:rPr>
          <w:rFonts w:ascii="Times New Roman" w:hAnsi="Times New Roman" w:cs="Times New Roman"/>
          <w:sz w:val="24"/>
          <w:lang w:val="en-US"/>
        </w:rPr>
        <w:t>their precise genomic locations vary among viruses</w:t>
      </w:r>
      <w:r w:rsidR="004C55C6"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fldChar w:fldCharType="begin"/>
      </w:r>
      <w:r w:rsidR="004C55C6" w:rsidRPr="0075606C">
        <w:rPr>
          <w:rFonts w:ascii="Times New Roman" w:hAnsi="Times New Roman" w:cs="Times New Roman"/>
          <w:sz w:val="24"/>
          <w:lang w:val="en-US"/>
        </w:rPr>
        <w:instrText xml:space="preserve"> ADDIN ZOTERO_ITEM CSL_CITATION {"citationID":"U7gTQ8CP","properties":{"formattedCitation":"[11]","plainCitation":"[11]","noteIndex":0},"citationItems":[{"id":320,"uris":["http://zotero.org/users/local/SrvbCAEb/items/TXHFEIBJ"],"itemData":{"id":320,"type":"article-journal","abstract":"Long-read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4C55C6" w:rsidRPr="0075606C">
        <w:rPr>
          <w:rFonts w:ascii="Times New Roman" w:hAnsi="Times New Roman" w:cs="Times New Roman"/>
          <w:sz w:val="24"/>
          <w:lang w:val="en-US"/>
        </w:rPr>
        <w:fldChar w:fldCharType="separate"/>
      </w:r>
      <w:r w:rsidR="004C55C6" w:rsidRPr="0075606C">
        <w:rPr>
          <w:rFonts w:ascii="Times New Roman" w:hAnsi="Times New Roman" w:cs="Times New Roman"/>
          <w:sz w:val="24"/>
          <w:lang w:val="en-US"/>
        </w:rPr>
        <w:t>[11]</w:t>
      </w:r>
      <w:r w:rsidR="004C55C6" w:rsidRPr="0075606C">
        <w:rPr>
          <w:rFonts w:ascii="Times New Roman" w:hAnsi="Times New Roman" w:cs="Times New Roman"/>
          <w:sz w:val="24"/>
          <w:lang w:val="en-US"/>
        </w:rPr>
        <w:fldChar w:fldCharType="end"/>
      </w:r>
      <w:r w:rsidR="004C55C6" w:rsidRPr="0075606C">
        <w:rPr>
          <w:rFonts w:ascii="Times New Roman" w:hAnsi="Times New Roman" w:cs="Times New Roman"/>
          <w:sz w:val="24"/>
          <w:lang w:val="en-US"/>
        </w:rPr>
        <w:t xml:space="preserve">. </w:t>
      </w:r>
      <w:r w:rsidR="00401D51" w:rsidRPr="0075606C">
        <w:rPr>
          <w:rFonts w:ascii="Times New Roman" w:hAnsi="Times New Roman" w:cs="Times New Roman"/>
          <w:sz w:val="24"/>
          <w:lang w:val="en-US"/>
        </w:rPr>
        <w:t>As</w:t>
      </w:r>
      <w:r w:rsidR="004C55C6" w:rsidRPr="0075606C">
        <w:rPr>
          <w:rFonts w:ascii="Times New Roman" w:hAnsi="Times New Roman" w:cs="Times New Roman"/>
          <w:sz w:val="24"/>
          <w:lang w:val="en-US"/>
        </w:rPr>
        <w:t xml:space="preserve"> these are </w:t>
      </w:r>
      <w:proofErr w:type="spellStart"/>
      <w:r w:rsidR="004C55C6" w:rsidRPr="0075606C">
        <w:rPr>
          <w:rFonts w:ascii="Times New Roman" w:hAnsi="Times New Roman" w:cs="Times New Roman"/>
          <w:sz w:val="24"/>
          <w:lang w:val="en-US"/>
        </w:rPr>
        <w:t>ncRNAs</w:t>
      </w:r>
      <w:proofErr w:type="spellEnd"/>
      <w:r w:rsidR="004C55C6" w:rsidRPr="0075606C">
        <w:rPr>
          <w:rFonts w:ascii="Times New Roman" w:hAnsi="Times New Roman" w:cs="Times New Roman"/>
          <w:sz w:val="24"/>
          <w:lang w:val="en-US"/>
        </w:rPr>
        <w:t xml:space="preserve">, their level of conservation is lower than that of the protein-coding regions. </w:t>
      </w:r>
      <w:r w:rsidR="00AB328E" w:rsidRPr="0075606C">
        <w:rPr>
          <w:rFonts w:ascii="Times New Roman" w:hAnsi="Times New Roman" w:cs="Times New Roman"/>
          <w:b/>
          <w:sz w:val="24"/>
          <w:lang w:val="en-US"/>
        </w:rPr>
        <w:t>Supplementary Figure S1</w:t>
      </w:r>
      <w:r w:rsidR="00AB328E" w:rsidRPr="0075606C">
        <w:rPr>
          <w:rFonts w:ascii="Times New Roman" w:hAnsi="Times New Roman" w:cs="Times New Roman"/>
          <w:sz w:val="24"/>
          <w:lang w:val="en-US"/>
        </w:rPr>
        <w:t xml:space="preserve"> shows that the INDEL pattern of the field isolate (</w:t>
      </w:r>
      <w:proofErr w:type="spellStart"/>
      <w:r w:rsidR="00AB328E" w:rsidRPr="0075606C">
        <w:rPr>
          <w:rFonts w:ascii="Times New Roman" w:hAnsi="Times New Roman" w:cs="Times New Roman"/>
          <w:sz w:val="24"/>
          <w:lang w:val="en-US"/>
        </w:rPr>
        <w:t>MdBio</w:t>
      </w:r>
      <w:proofErr w:type="spellEnd"/>
      <w:r w:rsidR="00AB328E" w:rsidRPr="0075606C">
        <w:rPr>
          <w:rFonts w:ascii="Times New Roman" w:hAnsi="Times New Roman" w:cs="Times New Roman"/>
          <w:sz w:val="24"/>
          <w:lang w:val="en-US"/>
        </w:rPr>
        <w:t>) and laboratory (Kaplan) PRV strains is very sim</w:t>
      </w:r>
      <w:r w:rsidR="001B538D" w:rsidRPr="0075606C">
        <w:rPr>
          <w:rFonts w:ascii="Times New Roman" w:hAnsi="Times New Roman" w:cs="Times New Roman"/>
          <w:sz w:val="24"/>
          <w:lang w:val="en-US"/>
        </w:rPr>
        <w:t>ilar</w:t>
      </w:r>
      <w:r w:rsidR="00AB328E" w:rsidRPr="0075606C">
        <w:rPr>
          <w:rFonts w:ascii="Times New Roman" w:hAnsi="Times New Roman" w:cs="Times New Roman"/>
          <w:sz w:val="24"/>
          <w:lang w:val="en-US"/>
        </w:rPr>
        <w:t xml:space="preserve"> </w:t>
      </w:r>
      <w:r w:rsidR="001B538D" w:rsidRPr="0075606C">
        <w:rPr>
          <w:rFonts w:ascii="Times New Roman" w:hAnsi="Times New Roman" w:cs="Times New Roman"/>
          <w:sz w:val="24"/>
          <w:lang w:val="en-US"/>
        </w:rPr>
        <w:t xml:space="preserve">but differs from that of EHV-1, except for </w:t>
      </w:r>
      <w:r w:rsidR="008E4556" w:rsidRPr="0075606C">
        <w:rPr>
          <w:rFonts w:ascii="Times New Roman" w:hAnsi="Times New Roman" w:cs="Times New Roman"/>
          <w:sz w:val="24"/>
          <w:lang w:val="en-US"/>
        </w:rPr>
        <w:t xml:space="preserve">a long repeat insertion in the </w:t>
      </w:r>
      <w:r w:rsidR="00627D8A" w:rsidRPr="0075606C">
        <w:rPr>
          <w:rFonts w:ascii="Times New Roman" w:hAnsi="Times New Roman" w:cs="Times New Roman"/>
          <w:sz w:val="24"/>
          <w:lang w:val="en-US"/>
        </w:rPr>
        <w:t>NOIR</w:t>
      </w:r>
      <w:r w:rsidR="001B538D" w:rsidRPr="0075606C">
        <w:rPr>
          <w:rFonts w:ascii="Times New Roman" w:hAnsi="Times New Roman" w:cs="Times New Roman"/>
          <w:sz w:val="24"/>
          <w:lang w:val="en-US"/>
        </w:rPr>
        <w:t xml:space="preserve"> gene of the Kaplan strain at the 871–946 genomic position</w:t>
      </w:r>
      <w:r w:rsidR="00AB328E" w:rsidRPr="0075606C">
        <w:rPr>
          <w:rFonts w:ascii="Times New Roman" w:hAnsi="Times New Roman" w:cs="Times New Roman"/>
          <w:sz w:val="24"/>
          <w:lang w:val="en-US"/>
        </w:rPr>
        <w:t>.</w:t>
      </w:r>
      <w:r w:rsidR="00AB328E" w:rsidRPr="0075606C">
        <w:rPr>
          <w:rFonts w:ascii="Times New Roman" w:hAnsi="Times New Roman" w:cs="Times New Roman"/>
          <w:sz w:val="24"/>
          <w:szCs w:val="22"/>
          <w:lang w:val="en-US"/>
        </w:rPr>
        <w:t xml:space="preserve"> </w:t>
      </w:r>
      <w:r w:rsidR="00350ACF" w:rsidRPr="0075606C">
        <w:rPr>
          <w:rFonts w:ascii="Times New Roman" w:hAnsi="Times New Roman" w:cs="Times New Roman"/>
          <w:b/>
          <w:sz w:val="24"/>
          <w:lang w:val="en-US"/>
        </w:rPr>
        <w:t>Supplementary Figures S2</w:t>
      </w:r>
      <w:r w:rsidR="00350ACF" w:rsidRPr="0075606C">
        <w:rPr>
          <w:rFonts w:ascii="Times New Roman" w:hAnsi="Times New Roman" w:cs="Times New Roman"/>
          <w:sz w:val="24"/>
          <w:lang w:val="en-US"/>
        </w:rPr>
        <w:t xml:space="preserve"> and </w:t>
      </w:r>
      <w:r w:rsidR="00350ACF" w:rsidRPr="0075606C">
        <w:rPr>
          <w:rFonts w:ascii="Times New Roman" w:hAnsi="Times New Roman" w:cs="Times New Roman"/>
          <w:b/>
          <w:sz w:val="24"/>
          <w:lang w:val="en-US"/>
        </w:rPr>
        <w:t>S3</w:t>
      </w:r>
      <w:r w:rsidR="00350ACF" w:rsidRPr="0075606C">
        <w:rPr>
          <w:rFonts w:ascii="Times New Roman" w:hAnsi="Times New Roman" w:cs="Times New Roman"/>
          <w:sz w:val="24"/>
          <w:lang w:val="en-US"/>
        </w:rPr>
        <w:t xml:space="preserve"> show the </w:t>
      </w:r>
      <w:proofErr w:type="spellStart"/>
      <w:r w:rsidR="00350ACF" w:rsidRPr="0075606C">
        <w:rPr>
          <w:rFonts w:ascii="Times New Roman" w:hAnsi="Times New Roman" w:cs="Times New Roman"/>
          <w:sz w:val="24"/>
          <w:lang w:val="en-US"/>
        </w:rPr>
        <w:t>OriS</w:t>
      </w:r>
      <w:proofErr w:type="spellEnd"/>
      <w:r w:rsidR="00350ACF" w:rsidRPr="0075606C">
        <w:rPr>
          <w:rFonts w:ascii="Times New Roman" w:hAnsi="Times New Roman" w:cs="Times New Roman"/>
          <w:sz w:val="24"/>
          <w:lang w:val="en-US"/>
        </w:rPr>
        <w:t xml:space="preserve"> and </w:t>
      </w:r>
      <w:proofErr w:type="spellStart"/>
      <w:r w:rsidR="00350ACF" w:rsidRPr="0075606C">
        <w:rPr>
          <w:rFonts w:ascii="Times New Roman" w:hAnsi="Times New Roman" w:cs="Times New Roman"/>
          <w:sz w:val="24"/>
          <w:lang w:val="en-US"/>
        </w:rPr>
        <w:t>OriL</w:t>
      </w:r>
      <w:proofErr w:type="spellEnd"/>
      <w:r w:rsidR="00350ACF" w:rsidRPr="0075606C">
        <w:rPr>
          <w:rFonts w:ascii="Times New Roman" w:hAnsi="Times New Roman" w:cs="Times New Roman"/>
          <w:sz w:val="24"/>
          <w:lang w:val="en-US"/>
        </w:rPr>
        <w:t xml:space="preserve"> regions, along with the genes and transcripts in these regions, including their associated </w:t>
      </w:r>
      <w:proofErr w:type="spellStart"/>
      <w:r w:rsidR="00350ACF" w:rsidRPr="0075606C">
        <w:rPr>
          <w:rFonts w:ascii="Times New Roman" w:hAnsi="Times New Roman" w:cs="Times New Roman"/>
          <w:sz w:val="24"/>
          <w:lang w:val="en-US"/>
        </w:rPr>
        <w:t>raRNAs</w:t>
      </w:r>
      <w:proofErr w:type="spellEnd"/>
      <w:r w:rsidR="00350ACF" w:rsidRPr="0075606C">
        <w:rPr>
          <w:rFonts w:ascii="Times New Roman" w:hAnsi="Times New Roman" w:cs="Times New Roman"/>
          <w:sz w:val="24"/>
          <w:lang w:val="en-US"/>
        </w:rPr>
        <w:t xml:space="preserve"> that overlap with either replication origin in EHV-1 and PRV, respectively.</w:t>
      </w:r>
    </w:p>
    <w:p w14:paraId="4F1AE36B" w14:textId="7A5C3126" w:rsidR="001B069C" w:rsidRPr="0075606C" w:rsidRDefault="001B069C" w:rsidP="00573600">
      <w:pPr>
        <w:spacing w:after="120" w:line="240" w:lineRule="auto"/>
        <w:rPr>
          <w:rFonts w:ascii="Times New Roman" w:hAnsi="Times New Roman" w:cs="Times New Roman"/>
          <w:b/>
          <w:sz w:val="24"/>
          <w:lang w:val="en-US"/>
        </w:rPr>
      </w:pPr>
      <w:r w:rsidRPr="0075606C">
        <w:rPr>
          <w:rFonts w:ascii="Times New Roman" w:hAnsi="Times New Roman" w:cs="Times New Roman"/>
          <w:b/>
          <w:sz w:val="24"/>
          <w:lang w:val="en-US"/>
        </w:rPr>
        <w:t>Kinetic</w:t>
      </w:r>
      <w:r w:rsidR="008A033A" w:rsidRPr="0075606C">
        <w:rPr>
          <w:rFonts w:ascii="Times New Roman" w:hAnsi="Times New Roman" w:cs="Times New Roman"/>
          <w:b/>
          <w:sz w:val="24"/>
          <w:lang w:val="en-US"/>
        </w:rPr>
        <w:t xml:space="preserve"> characterization of TSSs, TESs</w:t>
      </w:r>
      <w:r w:rsidR="00FB2CE5" w:rsidRPr="0075606C">
        <w:rPr>
          <w:rFonts w:ascii="Times New Roman" w:hAnsi="Times New Roman" w:cs="Times New Roman"/>
          <w:b/>
          <w:sz w:val="24"/>
          <w:lang w:val="en-US"/>
        </w:rPr>
        <w:t>,</w:t>
      </w:r>
      <w:r w:rsidR="00960339" w:rsidRPr="0075606C">
        <w:rPr>
          <w:rFonts w:ascii="Times New Roman" w:hAnsi="Times New Roman" w:cs="Times New Roman"/>
          <w:b/>
          <w:sz w:val="24"/>
          <w:lang w:val="en-US"/>
        </w:rPr>
        <w:t xml:space="preserve"> and canonical t</w:t>
      </w:r>
      <w:r w:rsidR="00477F2F" w:rsidRPr="0075606C">
        <w:rPr>
          <w:rFonts w:ascii="Times New Roman" w:hAnsi="Times New Roman" w:cs="Times New Roman"/>
          <w:b/>
          <w:sz w:val="24"/>
          <w:lang w:val="en-US"/>
        </w:rPr>
        <w:t>ranscripts</w:t>
      </w:r>
    </w:p>
    <w:p w14:paraId="6CBF526E" w14:textId="16B0C99A" w:rsidR="00F3326F" w:rsidRPr="0075606C" w:rsidRDefault="00677714" w:rsidP="00573600">
      <w:pPr>
        <w:spacing w:after="120" w:line="240" w:lineRule="auto"/>
        <w:jc w:val="both"/>
        <w:outlineLvl w:val="2"/>
        <w:rPr>
          <w:rFonts w:ascii="Times New Roman" w:hAnsi="Times New Roman" w:cs="Times New Roman"/>
          <w:sz w:val="24"/>
          <w:lang w:val="en-US"/>
        </w:rPr>
      </w:pPr>
      <w:r w:rsidRPr="0075606C">
        <w:rPr>
          <w:rFonts w:ascii="Times New Roman" w:hAnsi="Times New Roman" w:cs="Times New Roman"/>
          <w:sz w:val="24"/>
          <w:lang w:val="en-US"/>
        </w:rPr>
        <w:lastRenderedPageBreak/>
        <w:t xml:space="preserve">We then investigated the dynamics of TSSs, TESs, and canonical transcripts throughout the infection cycle, comparing these observations with the traditional IE, early (E), and late (L) kinetic classes. The timing of gene expression is as follows: IE genes are highly expressed at 1–2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E genes predominate at 2–6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and L genes are expressed after 6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with peak expression occurring at 8–12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and later.</w:t>
      </w:r>
    </w:p>
    <w:p w14:paraId="492779FA" w14:textId="6E105FB7" w:rsidR="0096152B" w:rsidRPr="0075606C" w:rsidRDefault="00464F85" w:rsidP="00573600">
      <w:pPr>
        <w:spacing w:after="120" w:line="240" w:lineRule="auto"/>
        <w:jc w:val="both"/>
        <w:outlineLvl w:val="2"/>
        <w:rPr>
          <w:rFonts w:ascii="Times New Roman" w:hAnsi="Times New Roman" w:cs="Times New Roman"/>
          <w:b/>
          <w:i/>
          <w:sz w:val="24"/>
          <w:lang w:val="en-US"/>
        </w:rPr>
      </w:pPr>
      <w:r w:rsidRPr="0075606C">
        <w:rPr>
          <w:rFonts w:ascii="Times New Roman" w:hAnsi="Times New Roman" w:cs="Times New Roman"/>
          <w:b/>
          <w:i/>
          <w:sz w:val="24"/>
          <w:lang w:val="en-US"/>
        </w:rPr>
        <w:t>TSS expression</w:t>
      </w:r>
      <w:r w:rsidR="00AB73DA" w:rsidRPr="0075606C">
        <w:rPr>
          <w:rFonts w:ascii="Times New Roman" w:hAnsi="Times New Roman" w:cs="Times New Roman"/>
          <w:b/>
          <w:i/>
          <w:sz w:val="24"/>
          <w:lang w:val="en-US"/>
        </w:rPr>
        <w:t xml:space="preserve"> kinetics</w:t>
      </w:r>
    </w:p>
    <w:p w14:paraId="3EAE820A" w14:textId="6EA65411" w:rsidR="00B646D0" w:rsidRPr="0075606C" w:rsidRDefault="00EC4F5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In this part of the study, </w:t>
      </w:r>
      <w:r w:rsidR="00346E02" w:rsidRPr="0075606C">
        <w:rPr>
          <w:rFonts w:ascii="Times New Roman" w:hAnsi="Times New Roman" w:cs="Times New Roman"/>
          <w:sz w:val="24"/>
          <w:lang w:val="en-US"/>
        </w:rPr>
        <w:t xml:space="preserve">we conducted a temporal expression analysis of the TSSs of viral transcripts </w:t>
      </w:r>
      <w:r w:rsidR="0096152B" w:rsidRPr="0075606C">
        <w:rPr>
          <w:rFonts w:ascii="Times New Roman" w:hAnsi="Times New Roman" w:cs="Times New Roman"/>
          <w:sz w:val="24"/>
          <w:lang w:val="en-US"/>
        </w:rPr>
        <w:t>(</w:t>
      </w:r>
      <w:r w:rsidR="0096152B" w:rsidRPr="0075606C">
        <w:rPr>
          <w:rFonts w:ascii="Times New Roman" w:hAnsi="Times New Roman" w:cs="Times New Roman"/>
          <w:b/>
          <w:sz w:val="24"/>
          <w:lang w:val="en-US"/>
        </w:rPr>
        <w:t>Figure 1</w:t>
      </w:r>
      <w:r w:rsidR="00AE0FB0" w:rsidRPr="0075606C">
        <w:rPr>
          <w:rFonts w:ascii="Times New Roman" w:hAnsi="Times New Roman" w:cs="Times New Roman"/>
          <w:sz w:val="24"/>
          <w:lang w:val="en-US"/>
        </w:rPr>
        <w:t xml:space="preserve">, </w:t>
      </w:r>
      <w:r w:rsidR="0096152B" w:rsidRPr="0075606C">
        <w:rPr>
          <w:rFonts w:ascii="Times New Roman" w:hAnsi="Times New Roman" w:cs="Times New Roman"/>
          <w:b/>
          <w:sz w:val="24"/>
          <w:lang w:val="en-US"/>
        </w:rPr>
        <w:t xml:space="preserve">Supplementary Figure </w:t>
      </w:r>
      <w:r w:rsidR="0096560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4</w:t>
      </w:r>
      <w:r w:rsidR="00AE0FB0" w:rsidRPr="0075606C">
        <w:rPr>
          <w:rFonts w:ascii="Times New Roman" w:hAnsi="Times New Roman" w:cs="Times New Roman"/>
          <w:b/>
          <w:sz w:val="24"/>
          <w:lang w:val="en-US"/>
        </w:rPr>
        <w:t xml:space="preserve"> </w:t>
      </w:r>
      <w:r w:rsidR="00AE0FB0" w:rsidRPr="0075606C">
        <w:rPr>
          <w:rFonts w:ascii="Times New Roman" w:hAnsi="Times New Roman" w:cs="Times New Roman"/>
          <w:sz w:val="24"/>
          <w:lang w:val="en-US"/>
        </w:rPr>
        <w:t>and</w:t>
      </w:r>
      <w:r w:rsidR="00AE0FB0" w:rsidRPr="0075606C">
        <w:rPr>
          <w:rFonts w:ascii="Times New Roman" w:hAnsi="Times New Roman" w:cs="Times New Roman"/>
          <w:b/>
          <w:sz w:val="24"/>
          <w:lang w:val="en-US"/>
        </w:rPr>
        <w:t xml:space="preserve"> Supplementary Table S</w:t>
      </w:r>
      <w:r w:rsidR="004F5078" w:rsidRPr="0075606C">
        <w:rPr>
          <w:rFonts w:ascii="Times New Roman" w:hAnsi="Times New Roman" w:cs="Times New Roman"/>
          <w:b/>
          <w:sz w:val="24"/>
          <w:lang w:val="en-US"/>
        </w:rPr>
        <w:t>5</w:t>
      </w:r>
      <w:r w:rsidR="00A15280" w:rsidRPr="0075606C">
        <w:rPr>
          <w:rFonts w:ascii="Times New Roman" w:hAnsi="Times New Roman" w:cs="Times New Roman"/>
          <w:b/>
          <w:sz w:val="24"/>
          <w:lang w:val="en-US"/>
        </w:rPr>
        <w:t>A</w:t>
      </w:r>
      <w:r w:rsidR="0096152B" w:rsidRPr="0075606C">
        <w:rPr>
          <w:rFonts w:ascii="Times New Roman" w:hAnsi="Times New Roman" w:cs="Times New Roman"/>
          <w:sz w:val="24"/>
          <w:lang w:val="en-US"/>
        </w:rPr>
        <w:t xml:space="preserve">). </w:t>
      </w:r>
      <w:r w:rsidR="00C37E41" w:rsidRPr="0075606C">
        <w:rPr>
          <w:rFonts w:ascii="Times New Roman" w:hAnsi="Times New Roman" w:cs="Times New Roman"/>
          <w:sz w:val="24"/>
          <w:lang w:val="en-US"/>
        </w:rPr>
        <w:t>We obtained that the</w:t>
      </w:r>
      <w:r w:rsidR="0096152B" w:rsidRPr="0075606C">
        <w:rPr>
          <w:rFonts w:ascii="Times New Roman" w:hAnsi="Times New Roman" w:cs="Times New Roman"/>
          <w:sz w:val="24"/>
          <w:lang w:val="en-US"/>
        </w:rPr>
        <w:t xml:space="preserve"> </w:t>
      </w:r>
      <w:r w:rsidR="00346E02" w:rsidRPr="0075606C">
        <w:rPr>
          <w:rFonts w:ascii="Times New Roman" w:hAnsi="Times New Roman" w:cs="Times New Roman"/>
          <w:sz w:val="24"/>
          <w:lang w:val="en-US"/>
        </w:rPr>
        <w:t>E</w:t>
      </w:r>
      <w:r w:rsidR="0096152B" w:rsidRPr="0075606C">
        <w:rPr>
          <w:rFonts w:ascii="Times New Roman" w:hAnsi="Times New Roman" w:cs="Times New Roman"/>
          <w:sz w:val="24"/>
          <w:lang w:val="en-US"/>
        </w:rPr>
        <w:t xml:space="preserve"> genes</w:t>
      </w:r>
      <w:r w:rsidR="00C37E41" w:rsidRPr="0075606C">
        <w:rPr>
          <w:rFonts w:ascii="Times New Roman" w:hAnsi="Times New Roman" w:cs="Times New Roman"/>
          <w:sz w:val="24"/>
          <w:lang w:val="en-US"/>
        </w:rPr>
        <w:t>,</w:t>
      </w:r>
      <w:r w:rsidR="0096152B" w:rsidRPr="0075606C">
        <w:rPr>
          <w:rFonts w:ascii="Times New Roman" w:hAnsi="Times New Roman" w:cs="Times New Roman"/>
          <w:sz w:val="24"/>
          <w:lang w:val="en-US"/>
        </w:rPr>
        <w:t xml:space="preserve"> such as </w:t>
      </w:r>
      <w:r w:rsidR="001C33C7" w:rsidRPr="0075606C">
        <w:rPr>
          <w:rFonts w:ascii="Times New Roman" w:hAnsi="Times New Roman" w:cs="Times New Roman"/>
          <w:sz w:val="24"/>
          <w:lang w:val="en-US"/>
        </w:rPr>
        <w:t xml:space="preserve">ORF20, ORF21, ORF30, ORF31, and ORF63 </w:t>
      </w:r>
      <w:r w:rsidR="0096152B" w:rsidRPr="0075606C">
        <w:rPr>
          <w:rFonts w:ascii="Times New Roman" w:hAnsi="Times New Roman" w:cs="Times New Roman"/>
          <w:sz w:val="24"/>
          <w:lang w:val="en-US"/>
        </w:rPr>
        <w:t xml:space="preserve">exhibited peak TSS activities as early as 2 </w:t>
      </w:r>
      <w:proofErr w:type="spellStart"/>
      <w:r w:rsidR="00D245C0" w:rsidRPr="0075606C">
        <w:rPr>
          <w:rFonts w:ascii="Times New Roman" w:hAnsi="Times New Roman" w:cs="Times New Roman"/>
          <w:sz w:val="24"/>
          <w:lang w:val="en-US"/>
        </w:rPr>
        <w:t>hpi</w:t>
      </w:r>
      <w:proofErr w:type="spellEnd"/>
      <w:r w:rsidR="0096152B" w:rsidRPr="0075606C">
        <w:rPr>
          <w:rFonts w:ascii="Times New Roman" w:hAnsi="Times New Roman" w:cs="Times New Roman"/>
          <w:sz w:val="24"/>
          <w:lang w:val="en-US"/>
        </w:rPr>
        <w:t xml:space="preserve">, followed by a gradual decline. Conversely, </w:t>
      </w:r>
      <w:r w:rsidR="002F2E78" w:rsidRPr="0075606C">
        <w:rPr>
          <w:rFonts w:ascii="Times New Roman" w:hAnsi="Times New Roman" w:cs="Times New Roman"/>
          <w:sz w:val="24"/>
          <w:lang w:val="en-US"/>
        </w:rPr>
        <w:t xml:space="preserve">L </w:t>
      </w:r>
      <w:r w:rsidR="0096152B" w:rsidRPr="0075606C">
        <w:rPr>
          <w:rFonts w:ascii="Times New Roman" w:hAnsi="Times New Roman" w:cs="Times New Roman"/>
          <w:sz w:val="24"/>
          <w:lang w:val="en-US"/>
        </w:rPr>
        <w:t xml:space="preserve">genes, including </w:t>
      </w:r>
      <w:r w:rsidR="001C33C7" w:rsidRPr="0075606C">
        <w:rPr>
          <w:rFonts w:ascii="Times New Roman" w:hAnsi="Times New Roman" w:cs="Times New Roman"/>
          <w:sz w:val="24"/>
          <w:lang w:val="en-US"/>
        </w:rPr>
        <w:t>ORF11, ORF14, ORF22, and ORF73,</w:t>
      </w:r>
      <w:r w:rsidR="0096152B" w:rsidRPr="0075606C">
        <w:rPr>
          <w:rFonts w:ascii="Times New Roman" w:hAnsi="Times New Roman" w:cs="Times New Roman"/>
          <w:sz w:val="24"/>
          <w:lang w:val="en-US"/>
        </w:rPr>
        <w:t xml:space="preserve"> began to show substantial TSS activity starting from 4 </w:t>
      </w:r>
      <w:proofErr w:type="spellStart"/>
      <w:r w:rsidR="0096152B" w:rsidRPr="0075606C">
        <w:rPr>
          <w:rFonts w:ascii="Times New Roman" w:hAnsi="Times New Roman" w:cs="Times New Roman"/>
          <w:sz w:val="24"/>
          <w:lang w:val="en-US"/>
        </w:rPr>
        <w:t>hpi</w:t>
      </w:r>
      <w:proofErr w:type="spellEnd"/>
      <w:r w:rsidR="0096152B" w:rsidRPr="0075606C">
        <w:rPr>
          <w:rFonts w:ascii="Times New Roman" w:hAnsi="Times New Roman" w:cs="Times New Roman"/>
          <w:sz w:val="24"/>
          <w:lang w:val="en-US"/>
        </w:rPr>
        <w:t xml:space="preserve">, </w:t>
      </w:r>
      <w:r w:rsidR="0096152B" w:rsidRPr="00E24243">
        <w:rPr>
          <w:rFonts w:ascii="Times New Roman" w:hAnsi="Times New Roman" w:cs="Times New Roman"/>
          <w:sz w:val="24"/>
          <w:lang w:val="en-US"/>
        </w:rPr>
        <w:t xml:space="preserve">reaching their maxima around 8 to 12 </w:t>
      </w:r>
      <w:proofErr w:type="spellStart"/>
      <w:r w:rsidR="0096152B" w:rsidRPr="00E24243">
        <w:rPr>
          <w:rFonts w:ascii="Times New Roman" w:hAnsi="Times New Roman" w:cs="Times New Roman"/>
          <w:sz w:val="24"/>
          <w:lang w:val="en-US"/>
        </w:rPr>
        <w:t>hpi</w:t>
      </w:r>
      <w:proofErr w:type="spellEnd"/>
      <w:r w:rsidR="0096152B" w:rsidRPr="00E24243">
        <w:rPr>
          <w:rFonts w:ascii="Times New Roman" w:hAnsi="Times New Roman" w:cs="Times New Roman"/>
          <w:sz w:val="24"/>
          <w:lang w:val="en-US"/>
        </w:rPr>
        <w:t xml:space="preserve">. </w:t>
      </w:r>
      <w:r w:rsidR="00A172B3" w:rsidRPr="00E24243">
        <w:rPr>
          <w:rFonts w:ascii="Times New Roman" w:hAnsi="Times New Roman" w:cs="Times New Roman"/>
          <w:sz w:val="24"/>
          <w:lang w:val="en-US"/>
        </w:rPr>
        <w:t>This pattern is consistent with the known function of these genes in either DNA synthesis (E genes)</w:t>
      </w:r>
      <w:r w:rsidR="00A8112A" w:rsidRPr="00E24243">
        <w:rPr>
          <w:rFonts w:ascii="Times New Roman" w:hAnsi="Times New Roman" w:cs="Times New Roman"/>
          <w:sz w:val="24"/>
          <w:lang w:val="en-US"/>
        </w:rPr>
        <w:t>,</w:t>
      </w:r>
      <w:r w:rsidR="00A172B3" w:rsidRPr="00E24243">
        <w:rPr>
          <w:rFonts w:ascii="Times New Roman" w:hAnsi="Times New Roman" w:cs="Times New Roman"/>
          <w:sz w:val="24"/>
          <w:lang w:val="en-US"/>
        </w:rPr>
        <w:t xml:space="preserve"> or in producing structural components for </w:t>
      </w:r>
      <w:proofErr w:type="spellStart"/>
      <w:r w:rsidR="00A172B3" w:rsidRPr="00E24243">
        <w:rPr>
          <w:rFonts w:ascii="Times New Roman" w:hAnsi="Times New Roman" w:cs="Times New Roman"/>
          <w:sz w:val="24"/>
          <w:lang w:val="en-US"/>
        </w:rPr>
        <w:t>virion</w:t>
      </w:r>
      <w:proofErr w:type="spellEnd"/>
      <w:r w:rsidR="00A172B3" w:rsidRPr="00E24243">
        <w:rPr>
          <w:rFonts w:ascii="Times New Roman" w:hAnsi="Times New Roman" w:cs="Times New Roman"/>
          <w:sz w:val="24"/>
          <w:lang w:val="en-US"/>
        </w:rPr>
        <w:t xml:space="preserve"> assembly and egress (L genes).</w:t>
      </w:r>
      <w:r w:rsidR="00464F85" w:rsidRPr="00E24243">
        <w:rPr>
          <w:rFonts w:ascii="Times New Roman" w:hAnsi="Times New Roman" w:cs="Times New Roman"/>
          <w:sz w:val="24"/>
          <w:lang w:val="en-US"/>
        </w:rPr>
        <w:t xml:space="preserve"> </w:t>
      </w:r>
      <w:r w:rsidR="0096152B" w:rsidRPr="00E24243">
        <w:rPr>
          <w:rFonts w:ascii="Times New Roman" w:hAnsi="Times New Roman" w:cs="Times New Roman"/>
          <w:sz w:val="24"/>
          <w:lang w:val="en-US"/>
        </w:rPr>
        <w:t xml:space="preserve">Detailed temporal profiling further elucidated this dynamic landscape by pinpointing specific TSS peak times for individual </w:t>
      </w:r>
      <w:r w:rsidR="00A80D73" w:rsidRPr="00E24243">
        <w:rPr>
          <w:rFonts w:ascii="Times New Roman" w:hAnsi="Times New Roman" w:cs="Times New Roman"/>
          <w:sz w:val="24"/>
          <w:lang w:val="en-US"/>
        </w:rPr>
        <w:t>transcripts</w:t>
      </w:r>
      <w:r w:rsidR="0096152B" w:rsidRPr="00E24243">
        <w:rPr>
          <w:rFonts w:ascii="Times New Roman" w:hAnsi="Times New Roman" w:cs="Times New Roman"/>
          <w:sz w:val="24"/>
          <w:lang w:val="en-US"/>
        </w:rPr>
        <w:t xml:space="preserve">. For example, </w:t>
      </w:r>
      <w:r w:rsidR="001C33C7" w:rsidRPr="00E24243">
        <w:rPr>
          <w:rFonts w:ascii="Times New Roman" w:hAnsi="Times New Roman" w:cs="Times New Roman"/>
          <w:sz w:val="24"/>
          <w:lang w:val="en-US"/>
        </w:rPr>
        <w:t xml:space="preserve">ORF32 </w:t>
      </w:r>
      <w:r w:rsidR="0096152B" w:rsidRPr="00E24243">
        <w:rPr>
          <w:rFonts w:ascii="Times New Roman" w:hAnsi="Times New Roman" w:cs="Times New Roman"/>
          <w:sz w:val="24"/>
          <w:lang w:val="en-US"/>
        </w:rPr>
        <w:t xml:space="preserve">showed an early peak at 2 </w:t>
      </w:r>
      <w:proofErr w:type="spellStart"/>
      <w:r w:rsidR="0096152B" w:rsidRPr="00E24243">
        <w:rPr>
          <w:rFonts w:ascii="Times New Roman" w:hAnsi="Times New Roman" w:cs="Times New Roman"/>
          <w:sz w:val="24"/>
          <w:lang w:val="en-US"/>
        </w:rPr>
        <w:t>hpi</w:t>
      </w:r>
      <w:proofErr w:type="spellEnd"/>
      <w:r w:rsidR="0096152B" w:rsidRPr="00E24243">
        <w:rPr>
          <w:rFonts w:ascii="Times New Roman" w:hAnsi="Times New Roman" w:cs="Times New Roman"/>
          <w:sz w:val="24"/>
          <w:lang w:val="en-US"/>
        </w:rPr>
        <w:t xml:space="preserve">, </w:t>
      </w:r>
      <w:r w:rsidR="001C33C7" w:rsidRPr="00E24243">
        <w:rPr>
          <w:rFonts w:ascii="Times New Roman" w:hAnsi="Times New Roman" w:cs="Times New Roman"/>
          <w:sz w:val="24"/>
          <w:lang w:val="en-US"/>
        </w:rPr>
        <w:t>ORF51</w:t>
      </w:r>
      <w:r w:rsidR="0096152B" w:rsidRPr="00E24243">
        <w:rPr>
          <w:rFonts w:ascii="Times New Roman" w:hAnsi="Times New Roman" w:cs="Times New Roman"/>
          <w:sz w:val="24"/>
          <w:lang w:val="en-US"/>
        </w:rPr>
        <w:t xml:space="preserve"> at 6 </w:t>
      </w:r>
      <w:proofErr w:type="spellStart"/>
      <w:r w:rsidR="0096152B" w:rsidRPr="00E24243">
        <w:rPr>
          <w:rFonts w:ascii="Times New Roman" w:hAnsi="Times New Roman" w:cs="Times New Roman"/>
          <w:sz w:val="24"/>
          <w:lang w:val="en-US"/>
        </w:rPr>
        <w:t>hpi</w:t>
      </w:r>
      <w:proofErr w:type="spellEnd"/>
      <w:r w:rsidR="0096152B" w:rsidRPr="00E24243">
        <w:rPr>
          <w:rFonts w:ascii="Times New Roman" w:hAnsi="Times New Roman" w:cs="Times New Roman"/>
          <w:sz w:val="24"/>
          <w:lang w:val="en-US"/>
        </w:rPr>
        <w:t xml:space="preserve">, and </w:t>
      </w:r>
      <w:r w:rsidR="001C33C7" w:rsidRPr="00E24243">
        <w:rPr>
          <w:rFonts w:ascii="Times New Roman" w:hAnsi="Times New Roman" w:cs="Times New Roman"/>
          <w:sz w:val="24"/>
          <w:lang w:val="en-US"/>
        </w:rPr>
        <w:t xml:space="preserve">ORF19 </w:t>
      </w:r>
      <w:r w:rsidR="0096152B" w:rsidRPr="00E24243">
        <w:rPr>
          <w:rFonts w:ascii="Times New Roman" w:hAnsi="Times New Roman" w:cs="Times New Roman"/>
          <w:sz w:val="24"/>
          <w:lang w:val="en-US"/>
        </w:rPr>
        <w:t xml:space="preserve">at 8 </w:t>
      </w:r>
      <w:proofErr w:type="spellStart"/>
      <w:r w:rsidR="0096152B" w:rsidRPr="00E24243">
        <w:rPr>
          <w:rFonts w:ascii="Times New Roman" w:hAnsi="Times New Roman" w:cs="Times New Roman"/>
          <w:sz w:val="24"/>
          <w:lang w:val="en-US"/>
        </w:rPr>
        <w:t>hpi</w:t>
      </w:r>
      <w:proofErr w:type="spellEnd"/>
      <w:r w:rsidR="0096152B" w:rsidRPr="00E24243">
        <w:rPr>
          <w:rFonts w:ascii="Times New Roman" w:hAnsi="Times New Roman" w:cs="Times New Roman"/>
          <w:sz w:val="24"/>
          <w:lang w:val="en-US"/>
        </w:rPr>
        <w:t xml:space="preserve">, each </w:t>
      </w:r>
      <w:r w:rsidR="0096152B" w:rsidRPr="0075606C">
        <w:rPr>
          <w:rFonts w:ascii="Times New Roman" w:hAnsi="Times New Roman" w:cs="Times New Roman"/>
          <w:sz w:val="24"/>
          <w:lang w:val="en-US"/>
        </w:rPr>
        <w:t xml:space="preserve">followed by a characteristic decline. Additional examples include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18, which peaked at 8 </w:t>
      </w:r>
      <w:proofErr w:type="spellStart"/>
      <w:r w:rsidR="0096152B" w:rsidRPr="0075606C">
        <w:rPr>
          <w:rFonts w:ascii="Times New Roman" w:hAnsi="Times New Roman" w:cs="Times New Roman"/>
          <w:sz w:val="24"/>
          <w:lang w:val="en-US"/>
        </w:rPr>
        <w:t>hpi</w:t>
      </w:r>
      <w:proofErr w:type="spellEnd"/>
      <w:r w:rsidR="0096152B" w:rsidRPr="0075606C">
        <w:rPr>
          <w:rFonts w:ascii="Times New Roman" w:hAnsi="Times New Roman" w:cs="Times New Roman"/>
          <w:sz w:val="24"/>
          <w:lang w:val="en-US"/>
        </w:rPr>
        <w:t xml:space="preserve">,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28, which showed a maximum at 6 </w:t>
      </w:r>
      <w:proofErr w:type="spellStart"/>
      <w:r w:rsidR="0096152B" w:rsidRPr="0075606C">
        <w:rPr>
          <w:rFonts w:ascii="Times New Roman" w:hAnsi="Times New Roman" w:cs="Times New Roman"/>
          <w:sz w:val="24"/>
          <w:lang w:val="en-US"/>
        </w:rPr>
        <w:t>hpi</w:t>
      </w:r>
      <w:proofErr w:type="spellEnd"/>
      <w:r w:rsidR="0096152B" w:rsidRPr="0075606C">
        <w:rPr>
          <w:rFonts w:ascii="Times New Roman" w:hAnsi="Times New Roman" w:cs="Times New Roman"/>
          <w:sz w:val="24"/>
          <w:lang w:val="en-US"/>
        </w:rPr>
        <w:t xml:space="preserve"> and then again at 8 </w:t>
      </w:r>
      <w:proofErr w:type="spellStart"/>
      <w:r w:rsidR="0096152B" w:rsidRPr="0075606C">
        <w:rPr>
          <w:rFonts w:ascii="Times New Roman" w:hAnsi="Times New Roman" w:cs="Times New Roman"/>
          <w:sz w:val="24"/>
          <w:lang w:val="en-US"/>
        </w:rPr>
        <w:t>hpi</w:t>
      </w:r>
      <w:proofErr w:type="spellEnd"/>
      <w:r w:rsidR="0096152B" w:rsidRPr="0075606C">
        <w:rPr>
          <w:rFonts w:ascii="Times New Roman" w:hAnsi="Times New Roman" w:cs="Times New Roman"/>
          <w:sz w:val="24"/>
          <w:lang w:val="en-US"/>
        </w:rPr>
        <w:t xml:space="preserve">, and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50, which exhibited peak activity at 4 </w:t>
      </w:r>
      <w:proofErr w:type="spellStart"/>
      <w:r w:rsidR="0096152B" w:rsidRPr="0075606C">
        <w:rPr>
          <w:rFonts w:ascii="Times New Roman" w:hAnsi="Times New Roman" w:cs="Times New Roman"/>
          <w:sz w:val="24"/>
          <w:lang w:val="en-US"/>
        </w:rPr>
        <w:t>hpi</w:t>
      </w:r>
      <w:proofErr w:type="spellEnd"/>
      <w:r w:rsidR="0096152B" w:rsidRPr="0075606C">
        <w:rPr>
          <w:rFonts w:ascii="Times New Roman" w:hAnsi="Times New Roman" w:cs="Times New Roman"/>
          <w:sz w:val="24"/>
          <w:lang w:val="en-US"/>
        </w:rPr>
        <w:t>.</w:t>
      </w:r>
      <w:r w:rsidR="00B646D0" w:rsidRPr="0075606C">
        <w:rPr>
          <w:rFonts w:ascii="Times New Roman" w:hAnsi="Times New Roman" w:cs="Times New Roman"/>
          <w:sz w:val="24"/>
          <w:lang w:val="en-US"/>
        </w:rPr>
        <w:t xml:space="preserve"> The kinetics of the TSSs grouped by the kinetic classes are shown in </w:t>
      </w:r>
      <w:r w:rsidR="00B646D0" w:rsidRPr="0075606C">
        <w:rPr>
          <w:rFonts w:ascii="Times New Roman" w:hAnsi="Times New Roman" w:cs="Times New Roman"/>
          <w:b/>
          <w:sz w:val="24"/>
          <w:lang w:val="en-US"/>
        </w:rPr>
        <w:t xml:space="preserve">Supplementary Figure </w:t>
      </w:r>
      <w:r w:rsidR="00BB32B5" w:rsidRPr="0075606C">
        <w:rPr>
          <w:rFonts w:ascii="Times New Roman" w:hAnsi="Times New Roman" w:cs="Times New Roman"/>
          <w:b/>
          <w:sz w:val="24"/>
          <w:lang w:val="en-US"/>
        </w:rPr>
        <w:t>S5</w:t>
      </w:r>
      <w:r w:rsidR="005B2D22" w:rsidRPr="0075606C">
        <w:rPr>
          <w:rFonts w:ascii="Times New Roman" w:hAnsi="Times New Roman" w:cs="Times New Roman"/>
          <w:b/>
          <w:sz w:val="24"/>
          <w:lang w:val="en-US"/>
        </w:rPr>
        <w:t>.</w:t>
      </w:r>
    </w:p>
    <w:p w14:paraId="50EC2E05" w14:textId="5D5C6CE9" w:rsidR="005A14D3" w:rsidRPr="0075606C" w:rsidRDefault="008B671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To further clarify these patterns, we </w:t>
      </w:r>
      <w:r w:rsidR="000E37B4" w:rsidRPr="0075606C">
        <w:rPr>
          <w:rFonts w:ascii="Times New Roman" w:hAnsi="Times New Roman" w:cs="Times New Roman"/>
          <w:sz w:val="24"/>
          <w:lang w:val="en-US"/>
        </w:rPr>
        <w:t xml:space="preserve">applied </w:t>
      </w:r>
      <w:r w:rsidRPr="0075606C">
        <w:rPr>
          <w:rFonts w:ascii="Times New Roman" w:hAnsi="Times New Roman" w:cs="Times New Roman"/>
          <w:sz w:val="24"/>
          <w:lang w:val="en-US"/>
        </w:rPr>
        <w:t xml:space="preserve">hierarchical clustering of TSS abundances throughout the infection. This approach grouped genes based on their expression trajectories rather than relying solely on predefined IE/E/L classifications. The clusters largely reinforced the TSS-based </w:t>
      </w:r>
      <w:r w:rsidR="00965273" w:rsidRPr="0075606C">
        <w:rPr>
          <w:rFonts w:ascii="Times New Roman" w:hAnsi="Times New Roman" w:cs="Times New Roman"/>
          <w:sz w:val="24"/>
          <w:lang w:val="en-US"/>
        </w:rPr>
        <w:t>kinetics</w:t>
      </w:r>
      <w:r w:rsidRPr="0075606C">
        <w:rPr>
          <w:rFonts w:ascii="Times New Roman" w:hAnsi="Times New Roman" w:cs="Times New Roman"/>
          <w:sz w:val="24"/>
          <w:lang w:val="en-US"/>
        </w:rPr>
        <w:t xml:space="preserve"> patterns: large clusters</w:t>
      </w:r>
      <w:r w:rsidR="00346E02" w:rsidRPr="0075606C">
        <w:rPr>
          <w:rFonts w:ascii="Times New Roman" w:hAnsi="Times New Roman" w:cs="Times New Roman"/>
          <w:sz w:val="24"/>
          <w:lang w:val="en-US"/>
        </w:rPr>
        <w:t xml:space="preserve"> often predominantly contained E genes or L</w:t>
      </w:r>
      <w:r w:rsidRPr="0075606C">
        <w:rPr>
          <w:rFonts w:ascii="Times New Roman" w:hAnsi="Times New Roman" w:cs="Times New Roman"/>
          <w:sz w:val="24"/>
          <w:lang w:val="en-US"/>
        </w:rPr>
        <w:t xml:space="preserve"> genes, reflecting the temporal shifts observed in the individual TSS analyses. For example, clusters dominated by </w:t>
      </w:r>
      <w:r w:rsidR="00194D87" w:rsidRPr="0075606C">
        <w:rPr>
          <w:rFonts w:ascii="Times New Roman" w:hAnsi="Times New Roman" w:cs="Times New Roman"/>
          <w:sz w:val="24"/>
          <w:lang w:val="en-US"/>
        </w:rPr>
        <w:t>L</w:t>
      </w:r>
      <w:r w:rsidRPr="0075606C">
        <w:rPr>
          <w:rFonts w:ascii="Times New Roman" w:hAnsi="Times New Roman" w:cs="Times New Roman"/>
          <w:sz w:val="24"/>
          <w:lang w:val="en-US"/>
        </w:rPr>
        <w:t xml:space="preserve"> genes confirmed the existence of a robust late-expression phase, while clusters enriched in </w:t>
      </w:r>
      <w:r w:rsidR="008740AD" w:rsidRPr="0075606C">
        <w:rPr>
          <w:rFonts w:ascii="Times New Roman" w:hAnsi="Times New Roman" w:cs="Times New Roman"/>
          <w:sz w:val="24"/>
          <w:lang w:val="en-US"/>
        </w:rPr>
        <w:t>E</w:t>
      </w:r>
      <w:r w:rsidRPr="0075606C">
        <w:rPr>
          <w:rFonts w:ascii="Times New Roman" w:hAnsi="Times New Roman" w:cs="Times New Roman"/>
          <w:sz w:val="24"/>
          <w:lang w:val="en-US"/>
        </w:rPr>
        <w:t xml:space="preserve"> genes validated an early wave of transcription closely following the IE stage. </w:t>
      </w:r>
      <w:r w:rsidR="00477F2F" w:rsidRPr="0075606C">
        <w:rPr>
          <w:rFonts w:ascii="Times New Roman" w:hAnsi="Times New Roman" w:cs="Times New Roman"/>
          <w:sz w:val="24"/>
          <w:lang w:val="en-US"/>
        </w:rPr>
        <w:t>The kinetics of the T</w:t>
      </w:r>
      <w:r w:rsidR="00231016" w:rsidRPr="0075606C">
        <w:rPr>
          <w:rFonts w:ascii="Times New Roman" w:hAnsi="Times New Roman" w:cs="Times New Roman"/>
          <w:sz w:val="24"/>
          <w:lang w:val="en-US"/>
        </w:rPr>
        <w:t xml:space="preserve">SSs grouped </w:t>
      </w:r>
      <w:r w:rsidR="00665429" w:rsidRPr="0075606C">
        <w:rPr>
          <w:rFonts w:ascii="Times New Roman" w:hAnsi="Times New Roman" w:cs="Times New Roman"/>
          <w:sz w:val="24"/>
          <w:lang w:val="en-US"/>
        </w:rPr>
        <w:t>by</w:t>
      </w:r>
      <w:r w:rsidR="00231016" w:rsidRPr="0075606C">
        <w:rPr>
          <w:rFonts w:ascii="Times New Roman" w:hAnsi="Times New Roman" w:cs="Times New Roman"/>
          <w:sz w:val="24"/>
          <w:lang w:val="en-US"/>
        </w:rPr>
        <w:t xml:space="preserve"> </w:t>
      </w:r>
      <w:r w:rsidR="00231016" w:rsidRPr="0075606C">
        <w:rPr>
          <w:rFonts w:ascii="Times New Roman" w:hAnsi="Times New Roman" w:cs="Times New Roman"/>
          <w:i/>
          <w:sz w:val="24"/>
          <w:lang w:val="en-US"/>
        </w:rPr>
        <w:t xml:space="preserve">de </w:t>
      </w:r>
      <w:r w:rsidR="00477F2F" w:rsidRPr="0075606C">
        <w:rPr>
          <w:rFonts w:ascii="Times New Roman" w:hAnsi="Times New Roman" w:cs="Times New Roman"/>
          <w:i/>
          <w:sz w:val="24"/>
          <w:lang w:val="en-US"/>
        </w:rPr>
        <w:t>novo</w:t>
      </w:r>
      <w:r w:rsidR="00477F2F" w:rsidRPr="0075606C">
        <w:rPr>
          <w:rFonts w:ascii="Times New Roman" w:hAnsi="Times New Roman" w:cs="Times New Roman"/>
          <w:sz w:val="24"/>
          <w:lang w:val="en-US"/>
        </w:rPr>
        <w:t xml:space="preserve"> clustering are </w:t>
      </w:r>
      <w:r w:rsidR="00665429" w:rsidRPr="0075606C">
        <w:rPr>
          <w:rFonts w:ascii="Times New Roman" w:hAnsi="Times New Roman" w:cs="Times New Roman"/>
          <w:sz w:val="24"/>
          <w:lang w:val="en-US"/>
        </w:rPr>
        <w:t>presented</w:t>
      </w:r>
      <w:r w:rsidR="00477F2F" w:rsidRPr="0075606C">
        <w:rPr>
          <w:rFonts w:ascii="Times New Roman" w:hAnsi="Times New Roman" w:cs="Times New Roman"/>
          <w:sz w:val="24"/>
          <w:lang w:val="en-US"/>
        </w:rPr>
        <w:t xml:space="preserve"> in </w:t>
      </w:r>
      <w:r w:rsidR="009B71D3" w:rsidRPr="0075606C">
        <w:rPr>
          <w:rFonts w:ascii="Times New Roman" w:hAnsi="Times New Roman" w:cs="Times New Roman"/>
          <w:b/>
          <w:sz w:val="24"/>
          <w:lang w:val="en-US"/>
        </w:rPr>
        <w:t xml:space="preserve">Supplementary Figure </w:t>
      </w:r>
      <w:r w:rsidR="0096560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6</w:t>
      </w:r>
      <w:r w:rsidR="009B71D3" w:rsidRPr="0075606C">
        <w:rPr>
          <w:rFonts w:ascii="Times New Roman" w:hAnsi="Times New Roman" w:cs="Times New Roman"/>
          <w:b/>
          <w:sz w:val="24"/>
          <w:lang w:val="en-US"/>
        </w:rPr>
        <w:t>.</w:t>
      </w:r>
    </w:p>
    <w:p w14:paraId="6BA0EED3" w14:textId="57EBD57C" w:rsidR="00F3326F" w:rsidRPr="00E24243" w:rsidRDefault="00435D6D" w:rsidP="00573600">
      <w:pPr>
        <w:spacing w:after="120" w:line="240" w:lineRule="auto"/>
        <w:jc w:val="both"/>
        <w:outlineLvl w:val="2"/>
        <w:rPr>
          <w:rFonts w:ascii="Times New Roman" w:hAnsi="Times New Roman" w:cs="Times New Roman"/>
          <w:sz w:val="24"/>
          <w:lang w:val="en-US"/>
        </w:rPr>
      </w:pPr>
      <w:r w:rsidRPr="0075606C">
        <w:rPr>
          <w:rFonts w:ascii="Times New Roman" w:hAnsi="Times New Roman" w:cs="Times New Roman"/>
          <w:sz w:val="24"/>
          <w:lang w:val="en-US"/>
        </w:rPr>
        <w:t>However, the clustering revealed that some genes did not align neatly with the expected phases. At the single-gene level, several traditionally L genes exhibited earlier-than-ant</w:t>
      </w:r>
      <w:r w:rsidRPr="00E24243">
        <w:rPr>
          <w:rFonts w:ascii="Times New Roman" w:hAnsi="Times New Roman" w:cs="Times New Roman"/>
          <w:sz w:val="24"/>
          <w:lang w:val="en-US"/>
        </w:rPr>
        <w:t xml:space="preserve">icipated TSS peaks, while some E genes maintained or regained expression at later time points. For instance, ORF38, typically classified as an L gene, displayed a TSS peak at 6 </w:t>
      </w:r>
      <w:proofErr w:type="spellStart"/>
      <w:r w:rsidRPr="00E24243">
        <w:rPr>
          <w:rFonts w:ascii="Times New Roman" w:hAnsi="Times New Roman" w:cs="Times New Roman"/>
          <w:sz w:val="24"/>
          <w:lang w:val="en-US"/>
        </w:rPr>
        <w:t>hpi</w:t>
      </w:r>
      <w:proofErr w:type="spellEnd"/>
      <w:r w:rsidRPr="00E24243">
        <w:rPr>
          <w:rFonts w:ascii="Times New Roman" w:hAnsi="Times New Roman" w:cs="Times New Roman"/>
          <w:sz w:val="24"/>
          <w:lang w:val="en-US"/>
        </w:rPr>
        <w:t xml:space="preserve"> - more characteristic of E kinetics -while ORF45, also considered an L gene, peaked at 12 </w:t>
      </w:r>
      <w:proofErr w:type="spellStart"/>
      <w:r w:rsidRPr="00E24243">
        <w:rPr>
          <w:rFonts w:ascii="Times New Roman" w:hAnsi="Times New Roman" w:cs="Times New Roman"/>
          <w:sz w:val="24"/>
          <w:lang w:val="en-US"/>
        </w:rPr>
        <w:t>hpi</w:t>
      </w:r>
      <w:proofErr w:type="spellEnd"/>
      <w:r w:rsidRPr="00E24243">
        <w:rPr>
          <w:rFonts w:ascii="Times New Roman" w:hAnsi="Times New Roman" w:cs="Times New Roman"/>
          <w:sz w:val="24"/>
          <w:lang w:val="en-US"/>
        </w:rPr>
        <w:t xml:space="preserve"> and again at 48 </w:t>
      </w:r>
      <w:proofErr w:type="spellStart"/>
      <w:r w:rsidRPr="00E24243">
        <w:rPr>
          <w:rFonts w:ascii="Times New Roman" w:hAnsi="Times New Roman" w:cs="Times New Roman"/>
          <w:sz w:val="24"/>
          <w:lang w:val="en-US"/>
        </w:rPr>
        <w:t>hpi</w:t>
      </w:r>
      <w:proofErr w:type="spellEnd"/>
      <w:r w:rsidRPr="00E24243">
        <w:rPr>
          <w:rFonts w:ascii="Times New Roman" w:hAnsi="Times New Roman" w:cs="Times New Roman"/>
          <w:sz w:val="24"/>
          <w:lang w:val="en-US"/>
        </w:rPr>
        <w:t xml:space="preserve">. Similarly, ORF54, an E gene, showed a peak at 24 </w:t>
      </w:r>
      <w:proofErr w:type="spellStart"/>
      <w:r w:rsidRPr="00E24243">
        <w:rPr>
          <w:rFonts w:ascii="Times New Roman" w:hAnsi="Times New Roman" w:cs="Times New Roman"/>
          <w:sz w:val="24"/>
          <w:lang w:val="en-US"/>
        </w:rPr>
        <w:t>hpi</w:t>
      </w:r>
      <w:proofErr w:type="spellEnd"/>
      <w:r w:rsidRPr="00E24243">
        <w:rPr>
          <w:rFonts w:ascii="Times New Roman" w:hAnsi="Times New Roman" w:cs="Times New Roman"/>
          <w:sz w:val="24"/>
          <w:lang w:val="en-US"/>
        </w:rPr>
        <w:t xml:space="preserve">, well beyond the window typically associated with early functions. These "misaligned" genes were grouped into </w:t>
      </w:r>
      <w:r w:rsidR="00787979" w:rsidRPr="00E24243">
        <w:rPr>
          <w:rFonts w:ascii="Times New Roman" w:hAnsi="Times New Roman" w:cs="Times New Roman"/>
          <w:sz w:val="24"/>
          <w:lang w:val="en-US"/>
        </w:rPr>
        <w:t>heterogeneous</w:t>
      </w:r>
      <w:r w:rsidRPr="00E24243">
        <w:rPr>
          <w:rFonts w:ascii="Times New Roman" w:hAnsi="Times New Roman" w:cs="Times New Roman"/>
          <w:sz w:val="24"/>
          <w:lang w:val="en-US"/>
        </w:rPr>
        <w:t xml:space="preserve"> clusters containing both E and L markers, suggesting they may represent transitional or intermediate regulatory states rather than strictly defined classes, at least according to this method of characterization. </w:t>
      </w:r>
      <w:r w:rsidR="00CA5C3C" w:rsidRPr="00E24243">
        <w:rPr>
          <w:rFonts w:ascii="Times New Roman" w:hAnsi="Times New Roman" w:cs="Times New Roman"/>
          <w:sz w:val="24"/>
          <w:lang w:val="en-US"/>
        </w:rPr>
        <w:t>The clustering also highl</w:t>
      </w:r>
      <w:r w:rsidR="00F6096B" w:rsidRPr="00E24243">
        <w:rPr>
          <w:rFonts w:ascii="Times New Roman" w:hAnsi="Times New Roman" w:cs="Times New Roman"/>
          <w:sz w:val="24"/>
          <w:lang w:val="en-US"/>
        </w:rPr>
        <w:t xml:space="preserve">ighted small groups or outliers - single- or double-gene clusters - </w:t>
      </w:r>
      <w:r w:rsidR="00CA5C3C" w:rsidRPr="00E24243">
        <w:rPr>
          <w:rFonts w:ascii="Times New Roman" w:hAnsi="Times New Roman" w:cs="Times New Roman"/>
          <w:sz w:val="24"/>
          <w:lang w:val="en-US"/>
        </w:rPr>
        <w:t xml:space="preserve">with unique </w:t>
      </w:r>
      <w:r w:rsidR="00965273" w:rsidRPr="00E24243">
        <w:rPr>
          <w:rFonts w:ascii="Times New Roman" w:hAnsi="Times New Roman" w:cs="Times New Roman"/>
          <w:sz w:val="24"/>
          <w:lang w:val="en-US"/>
        </w:rPr>
        <w:t>dynamics</w:t>
      </w:r>
      <w:r w:rsidR="00CA5C3C" w:rsidRPr="00E24243">
        <w:rPr>
          <w:rFonts w:ascii="Times New Roman" w:hAnsi="Times New Roman" w:cs="Times New Roman"/>
          <w:sz w:val="24"/>
          <w:lang w:val="en-US"/>
        </w:rPr>
        <w:t xml:space="preserve"> patterns that do not align with the canonical IE/E/L framework. These outliers suggest that some genes may follow specialized regulatory circuits, contributing to the intricate temporal orchestration of viral gene expression.</w:t>
      </w:r>
      <w:r w:rsidR="00117C20" w:rsidRPr="00E24243">
        <w:rPr>
          <w:rFonts w:ascii="Times New Roman" w:hAnsi="Times New Roman" w:cs="Times New Roman"/>
          <w:sz w:val="24"/>
          <w:lang w:val="en-US"/>
        </w:rPr>
        <w:t xml:space="preserve"> </w:t>
      </w:r>
      <w:r w:rsidR="00CA5C3C" w:rsidRPr="00E24243">
        <w:rPr>
          <w:rFonts w:ascii="Times New Roman" w:hAnsi="Times New Roman" w:cs="Times New Roman"/>
          <w:sz w:val="24"/>
          <w:lang w:val="en-US"/>
        </w:rPr>
        <w:t xml:space="preserve">Our analysis identified 12 distinct clusters, reflecting the temporal and functional profiles of viral gene expression. </w:t>
      </w:r>
      <w:r w:rsidR="00DE0FCD" w:rsidRPr="00E24243">
        <w:rPr>
          <w:rFonts w:ascii="Times New Roman" w:hAnsi="Times New Roman" w:cs="Times New Roman"/>
          <w:sz w:val="24"/>
          <w:lang w:val="en-US"/>
        </w:rPr>
        <w:t xml:space="preserve">Cluster_12 </w:t>
      </w:r>
      <w:r w:rsidR="00CA5C3C" w:rsidRPr="00E24243">
        <w:rPr>
          <w:rFonts w:ascii="Times New Roman" w:hAnsi="Times New Roman" w:cs="Times New Roman"/>
          <w:sz w:val="24"/>
          <w:lang w:val="en-US"/>
        </w:rPr>
        <w:t>consists of ORF64,</w:t>
      </w:r>
      <w:r w:rsidR="00DE0FCD" w:rsidRPr="00E24243">
        <w:rPr>
          <w:rFonts w:ascii="Times New Roman" w:hAnsi="Times New Roman" w:cs="Times New Roman"/>
          <w:sz w:val="24"/>
          <w:lang w:val="en-US"/>
        </w:rPr>
        <w:t xml:space="preserve"> encoding</w:t>
      </w:r>
      <w:r w:rsidR="00CA5C3C" w:rsidRPr="00E24243">
        <w:rPr>
          <w:rFonts w:ascii="Times New Roman" w:hAnsi="Times New Roman" w:cs="Times New Roman"/>
          <w:sz w:val="24"/>
          <w:lang w:val="en-US"/>
        </w:rPr>
        <w:t xml:space="preserve"> the transcriptional regulator ICP4, underscoring its pivotal role in initiating viral transcription</w:t>
      </w:r>
      <w:r w:rsidR="00BD1386" w:rsidRPr="00E24243">
        <w:rPr>
          <w:rFonts w:ascii="Times New Roman" w:hAnsi="Times New Roman" w:cs="Times New Roman"/>
          <w:sz w:val="24"/>
          <w:lang w:val="en-US"/>
        </w:rPr>
        <w:t xml:space="preserve"> and, i</w:t>
      </w:r>
      <w:r w:rsidR="00CA5C3C" w:rsidRPr="00E24243">
        <w:rPr>
          <w:rFonts w:ascii="Times New Roman" w:hAnsi="Times New Roman" w:cs="Times New Roman"/>
          <w:sz w:val="24"/>
          <w:lang w:val="en-US"/>
        </w:rPr>
        <w:t>nterestingly, ORF75</w:t>
      </w:r>
      <w:r w:rsidR="00DE0FCD" w:rsidRPr="00E24243">
        <w:rPr>
          <w:rFonts w:ascii="Times New Roman" w:hAnsi="Times New Roman" w:cs="Times New Roman"/>
          <w:sz w:val="24"/>
          <w:lang w:val="en-US"/>
        </w:rPr>
        <w:t xml:space="preserve"> (US8A)</w:t>
      </w:r>
      <w:r w:rsidR="00CA5C3C" w:rsidRPr="00E24243">
        <w:rPr>
          <w:rFonts w:ascii="Times New Roman" w:hAnsi="Times New Roman" w:cs="Times New Roman"/>
          <w:sz w:val="24"/>
          <w:lang w:val="en-US"/>
        </w:rPr>
        <w:t>,</w:t>
      </w:r>
      <w:r w:rsidR="00BD1386" w:rsidRPr="00E24243">
        <w:rPr>
          <w:rFonts w:ascii="Times New Roman" w:hAnsi="Times New Roman" w:cs="Times New Roman"/>
          <w:sz w:val="24"/>
          <w:lang w:val="en-US"/>
        </w:rPr>
        <w:t xml:space="preserve"> traditionally considered late</w:t>
      </w:r>
      <w:r w:rsidR="00CA5C3C" w:rsidRPr="00E24243">
        <w:rPr>
          <w:rFonts w:ascii="Times New Roman" w:hAnsi="Times New Roman" w:cs="Times New Roman"/>
          <w:sz w:val="24"/>
          <w:lang w:val="en-US"/>
        </w:rPr>
        <w:t xml:space="preserve"> </w:t>
      </w:r>
      <w:r w:rsidR="00BD1386" w:rsidRPr="00E24243">
        <w:rPr>
          <w:rFonts w:ascii="Times New Roman" w:hAnsi="Times New Roman" w:cs="Times New Roman"/>
          <w:sz w:val="24"/>
          <w:lang w:val="en-US"/>
        </w:rPr>
        <w:t>(</w:t>
      </w:r>
      <w:r w:rsidR="00CA5C3C" w:rsidRPr="00E24243">
        <w:rPr>
          <w:rFonts w:ascii="Times New Roman" w:hAnsi="Times New Roman" w:cs="Times New Roman"/>
          <w:sz w:val="24"/>
          <w:lang w:val="en-US"/>
        </w:rPr>
        <w:t xml:space="preserve">likely due to detection in one replicate at 1 </w:t>
      </w:r>
      <w:proofErr w:type="spellStart"/>
      <w:r w:rsidR="00CA5C3C" w:rsidRPr="00E24243">
        <w:rPr>
          <w:rFonts w:ascii="Times New Roman" w:hAnsi="Times New Roman" w:cs="Times New Roman"/>
          <w:sz w:val="24"/>
          <w:lang w:val="en-US"/>
        </w:rPr>
        <w:t>hpi</w:t>
      </w:r>
      <w:proofErr w:type="spellEnd"/>
      <w:r w:rsidR="00BD1386" w:rsidRPr="00E24243">
        <w:rPr>
          <w:rFonts w:ascii="Times New Roman" w:hAnsi="Times New Roman" w:cs="Times New Roman"/>
          <w:sz w:val="24"/>
          <w:lang w:val="en-US"/>
        </w:rPr>
        <w:t>)</w:t>
      </w:r>
      <w:r w:rsidR="00CA5C3C" w:rsidRPr="00E24243">
        <w:rPr>
          <w:rFonts w:ascii="Times New Roman" w:hAnsi="Times New Roman" w:cs="Times New Roman"/>
          <w:sz w:val="24"/>
          <w:lang w:val="en-US"/>
        </w:rPr>
        <w:t xml:space="preserve">. </w:t>
      </w:r>
      <w:r w:rsidR="00DE0FCD" w:rsidRPr="00E24243">
        <w:rPr>
          <w:rFonts w:ascii="Times New Roman" w:hAnsi="Times New Roman" w:cs="Times New Roman"/>
          <w:sz w:val="24"/>
          <w:lang w:val="en-US"/>
        </w:rPr>
        <w:t>Early-dominant</w:t>
      </w:r>
      <w:r w:rsidR="00BB3449" w:rsidRPr="00E24243">
        <w:rPr>
          <w:rFonts w:ascii="Times New Roman" w:hAnsi="Times New Roman" w:cs="Times New Roman"/>
          <w:sz w:val="24"/>
          <w:lang w:val="en-US"/>
        </w:rPr>
        <w:t xml:space="preserve"> TSS</w:t>
      </w:r>
      <w:r w:rsidR="00DE0FCD" w:rsidRPr="00E24243">
        <w:rPr>
          <w:rFonts w:ascii="Times New Roman" w:hAnsi="Times New Roman" w:cs="Times New Roman"/>
          <w:sz w:val="24"/>
          <w:lang w:val="en-US"/>
        </w:rPr>
        <w:t xml:space="preserve"> clusters, such as Cluster_1 and Cluster_3, contain genes </w:t>
      </w:r>
      <w:r w:rsidR="00CA5C3C" w:rsidRPr="00E24243">
        <w:rPr>
          <w:rFonts w:ascii="Times New Roman" w:hAnsi="Times New Roman" w:cs="Times New Roman"/>
          <w:sz w:val="24"/>
          <w:lang w:val="en-US"/>
        </w:rPr>
        <w:t xml:space="preserve">like ORF20, ORF21, ORF30, ORF53, and ORF63, involved in nucleotide metabolism and genome replication, peaking early post-infection. </w:t>
      </w:r>
      <w:r w:rsidR="00246B04" w:rsidRPr="00E24243">
        <w:rPr>
          <w:rFonts w:ascii="Times New Roman" w:hAnsi="Times New Roman" w:cs="Times New Roman"/>
          <w:sz w:val="24"/>
          <w:lang w:val="en-US"/>
        </w:rPr>
        <w:t xml:space="preserve">Intermediate clusters featuring ORF19, ORF37, ORF55, and ORF76 bridge </w:t>
      </w:r>
      <w:r w:rsidR="002E6092" w:rsidRPr="00E24243">
        <w:rPr>
          <w:rFonts w:ascii="Times New Roman" w:hAnsi="Times New Roman" w:cs="Times New Roman"/>
          <w:sz w:val="24"/>
          <w:lang w:val="en-US"/>
        </w:rPr>
        <w:t>E</w:t>
      </w:r>
      <w:r w:rsidR="00246B04" w:rsidRPr="00E24243">
        <w:rPr>
          <w:rFonts w:ascii="Times New Roman" w:hAnsi="Times New Roman" w:cs="Times New Roman"/>
          <w:sz w:val="24"/>
          <w:lang w:val="en-US"/>
        </w:rPr>
        <w:t xml:space="preserve"> and </w:t>
      </w:r>
      <w:r w:rsidR="002E6092" w:rsidRPr="00E24243">
        <w:rPr>
          <w:rFonts w:ascii="Times New Roman" w:hAnsi="Times New Roman" w:cs="Times New Roman"/>
          <w:sz w:val="24"/>
          <w:lang w:val="en-US"/>
        </w:rPr>
        <w:t>L</w:t>
      </w:r>
      <w:r w:rsidR="00246B04" w:rsidRPr="00E24243">
        <w:rPr>
          <w:rFonts w:ascii="Times New Roman" w:hAnsi="Times New Roman" w:cs="Times New Roman"/>
          <w:sz w:val="24"/>
          <w:lang w:val="en-US"/>
        </w:rPr>
        <w:t xml:space="preserve"> phases, indicating overlapping or transitional expression profiles. </w:t>
      </w:r>
      <w:r w:rsidR="00BB3449" w:rsidRPr="00E24243">
        <w:rPr>
          <w:rFonts w:ascii="Times New Roman" w:hAnsi="Times New Roman" w:cs="Times New Roman"/>
          <w:sz w:val="24"/>
          <w:lang w:val="en-US"/>
        </w:rPr>
        <w:t xml:space="preserve">Late-dominant clusters – most notably Cluster_6 and Cluster_7 – </w:t>
      </w:r>
      <w:r w:rsidR="00CA5C3C" w:rsidRPr="00E24243">
        <w:rPr>
          <w:rFonts w:ascii="Times New Roman" w:hAnsi="Times New Roman" w:cs="Times New Roman"/>
          <w:sz w:val="24"/>
          <w:lang w:val="en-US"/>
        </w:rPr>
        <w:t>include</w:t>
      </w:r>
      <w:r w:rsidR="00BB3449" w:rsidRPr="00E24243">
        <w:rPr>
          <w:rFonts w:ascii="Times New Roman" w:hAnsi="Times New Roman" w:cs="Times New Roman"/>
          <w:sz w:val="24"/>
          <w:lang w:val="en-US"/>
        </w:rPr>
        <w:t xml:space="preserve"> genes </w:t>
      </w:r>
      <w:r w:rsidR="00CA5C3C" w:rsidRPr="00E24243">
        <w:rPr>
          <w:rFonts w:ascii="Times New Roman" w:hAnsi="Times New Roman" w:cs="Times New Roman"/>
          <w:sz w:val="24"/>
          <w:lang w:val="en-US"/>
        </w:rPr>
        <w:t>(e.g., ORF22, ORF24, and ORF42</w:t>
      </w:r>
      <w:r w:rsidR="00BB3449" w:rsidRPr="00E24243">
        <w:rPr>
          <w:rFonts w:ascii="Times New Roman" w:hAnsi="Times New Roman" w:cs="Times New Roman"/>
          <w:sz w:val="24"/>
          <w:lang w:val="en-US"/>
        </w:rPr>
        <w:t xml:space="preserve"> in Cluster_6</w:t>
      </w:r>
      <w:r w:rsidR="00CA5C3C" w:rsidRPr="00E24243">
        <w:rPr>
          <w:rFonts w:ascii="Times New Roman" w:hAnsi="Times New Roman" w:cs="Times New Roman"/>
          <w:sz w:val="24"/>
          <w:lang w:val="en-US"/>
        </w:rPr>
        <w:t>) and (e.g., ORF12, ORF13, and ORF48</w:t>
      </w:r>
      <w:r w:rsidR="00BB3449" w:rsidRPr="00E24243">
        <w:rPr>
          <w:rFonts w:ascii="Times New Roman" w:hAnsi="Times New Roman" w:cs="Times New Roman"/>
          <w:sz w:val="24"/>
          <w:lang w:val="en-US"/>
        </w:rPr>
        <w:t xml:space="preserve"> in Cluster_7</w:t>
      </w:r>
      <w:r w:rsidR="00CA5C3C" w:rsidRPr="00E24243">
        <w:rPr>
          <w:rFonts w:ascii="Times New Roman" w:hAnsi="Times New Roman" w:cs="Times New Roman"/>
          <w:sz w:val="24"/>
          <w:lang w:val="en-US"/>
        </w:rPr>
        <w:t>)</w:t>
      </w:r>
      <w:r w:rsidR="00BB3449" w:rsidRPr="00E24243">
        <w:rPr>
          <w:rFonts w:ascii="Times New Roman" w:hAnsi="Times New Roman" w:cs="Times New Roman"/>
          <w:sz w:val="24"/>
          <w:lang w:val="en-US"/>
        </w:rPr>
        <w:t xml:space="preserve"> that</w:t>
      </w:r>
      <w:r w:rsidR="00CA5C3C" w:rsidRPr="00E24243">
        <w:rPr>
          <w:rFonts w:ascii="Times New Roman" w:hAnsi="Times New Roman" w:cs="Times New Roman"/>
          <w:sz w:val="24"/>
          <w:lang w:val="en-US"/>
        </w:rPr>
        <w:t xml:space="preserve"> encod</w:t>
      </w:r>
      <w:r w:rsidR="00BB3449" w:rsidRPr="00E24243">
        <w:rPr>
          <w:rFonts w:ascii="Times New Roman" w:hAnsi="Times New Roman" w:cs="Times New Roman"/>
          <w:sz w:val="24"/>
          <w:lang w:val="en-US"/>
        </w:rPr>
        <w:t>e</w:t>
      </w:r>
      <w:r w:rsidR="00CA5C3C" w:rsidRPr="00E24243">
        <w:rPr>
          <w:rFonts w:ascii="Times New Roman" w:hAnsi="Times New Roman" w:cs="Times New Roman"/>
          <w:sz w:val="24"/>
          <w:lang w:val="en-US"/>
        </w:rPr>
        <w:t xml:space="preserve"> proteins involved in </w:t>
      </w:r>
      <w:proofErr w:type="spellStart"/>
      <w:r w:rsidR="00CA5C3C" w:rsidRPr="00E24243">
        <w:rPr>
          <w:rFonts w:ascii="Times New Roman" w:hAnsi="Times New Roman" w:cs="Times New Roman"/>
          <w:sz w:val="24"/>
          <w:lang w:val="en-US"/>
        </w:rPr>
        <w:lastRenderedPageBreak/>
        <w:t>virion</w:t>
      </w:r>
      <w:proofErr w:type="spellEnd"/>
      <w:r w:rsidR="00CA5C3C" w:rsidRPr="00E24243">
        <w:rPr>
          <w:rFonts w:ascii="Times New Roman" w:hAnsi="Times New Roman" w:cs="Times New Roman"/>
          <w:sz w:val="24"/>
          <w:lang w:val="en-US"/>
        </w:rPr>
        <w:t xml:space="preserve"> assembly and packaging, peaking at 8–12 </w:t>
      </w:r>
      <w:proofErr w:type="spellStart"/>
      <w:r w:rsidR="00CA5C3C" w:rsidRPr="00E24243">
        <w:rPr>
          <w:rFonts w:ascii="Times New Roman" w:hAnsi="Times New Roman" w:cs="Times New Roman"/>
          <w:sz w:val="24"/>
          <w:lang w:val="en-US"/>
        </w:rPr>
        <w:t>hpi</w:t>
      </w:r>
      <w:proofErr w:type="spellEnd"/>
      <w:r w:rsidR="00CA5C3C" w:rsidRPr="00E24243">
        <w:rPr>
          <w:rFonts w:ascii="Times New Roman" w:hAnsi="Times New Roman" w:cs="Times New Roman"/>
          <w:sz w:val="24"/>
          <w:lang w:val="en-US"/>
        </w:rPr>
        <w:t xml:space="preserve">. </w:t>
      </w:r>
      <w:r w:rsidR="00CE654E" w:rsidRPr="00E24243">
        <w:rPr>
          <w:rFonts w:ascii="Times New Roman" w:hAnsi="Times New Roman" w:cs="Times New Roman"/>
          <w:sz w:val="24"/>
          <w:lang w:val="en-US"/>
        </w:rPr>
        <w:t>Overall, these patterns reveal a continuous and overlapping temporal landscape rather than strictly partitioned IE/E/L classes.</w:t>
      </w:r>
    </w:p>
    <w:p w14:paraId="4E410265" w14:textId="317EA1AB" w:rsidR="0096152B" w:rsidRPr="00E24243" w:rsidRDefault="00464F85"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TES expression</w:t>
      </w:r>
      <w:r w:rsidR="00AB73DA" w:rsidRPr="00E24243">
        <w:rPr>
          <w:rFonts w:ascii="Times New Roman" w:hAnsi="Times New Roman" w:cs="Times New Roman"/>
          <w:b/>
          <w:i/>
          <w:sz w:val="24"/>
          <w:lang w:val="en-US"/>
        </w:rPr>
        <w:t xml:space="preserve"> kinetics</w:t>
      </w:r>
    </w:p>
    <w:p w14:paraId="20E9E74C" w14:textId="404B2655" w:rsidR="005809BA" w:rsidRPr="0075606C" w:rsidRDefault="000E37B4"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w:t>
      </w:r>
      <w:r w:rsidR="007D0901" w:rsidRPr="00E24243">
        <w:rPr>
          <w:rFonts w:ascii="Times New Roman" w:hAnsi="Times New Roman" w:cs="Times New Roman"/>
          <w:sz w:val="24"/>
          <w:lang w:val="en-US"/>
        </w:rPr>
        <w:t>examination of TES</w:t>
      </w:r>
      <w:r w:rsidR="005A14D3" w:rsidRPr="00E24243">
        <w:rPr>
          <w:rFonts w:ascii="Times New Roman" w:hAnsi="Times New Roman" w:cs="Times New Roman"/>
          <w:sz w:val="24"/>
          <w:lang w:val="en-US"/>
        </w:rPr>
        <w:t xml:space="preserve"> dynamics (</w:t>
      </w:r>
      <w:r w:rsidR="005A14D3" w:rsidRPr="00E24243">
        <w:rPr>
          <w:rFonts w:ascii="Times New Roman" w:hAnsi="Times New Roman" w:cs="Times New Roman"/>
          <w:b/>
          <w:sz w:val="24"/>
          <w:lang w:val="en-US"/>
        </w:rPr>
        <w:t>Figure 2</w:t>
      </w:r>
      <w:r w:rsidR="0044439E" w:rsidRPr="00E24243">
        <w:rPr>
          <w:rFonts w:ascii="Times New Roman" w:hAnsi="Times New Roman" w:cs="Times New Roman"/>
          <w:sz w:val="24"/>
          <w:lang w:val="en-US"/>
        </w:rPr>
        <w:t xml:space="preserve">, </w:t>
      </w:r>
      <w:r w:rsidR="005A14D3" w:rsidRPr="00E24243">
        <w:rPr>
          <w:rFonts w:ascii="Times New Roman" w:hAnsi="Times New Roman" w:cs="Times New Roman"/>
          <w:b/>
          <w:sz w:val="24"/>
          <w:lang w:val="en-US"/>
        </w:rPr>
        <w:t xml:space="preserve">Supplementary </w:t>
      </w:r>
      <w:r w:rsidR="005A14D3" w:rsidRPr="0075606C">
        <w:rPr>
          <w:rFonts w:ascii="Times New Roman" w:hAnsi="Times New Roman" w:cs="Times New Roman"/>
          <w:b/>
          <w:sz w:val="24"/>
          <w:lang w:val="en-US"/>
        </w:rPr>
        <w:t xml:space="preserve">Figure </w:t>
      </w:r>
      <w:r w:rsidR="00BB32B5" w:rsidRPr="0075606C">
        <w:rPr>
          <w:rFonts w:ascii="Times New Roman" w:hAnsi="Times New Roman" w:cs="Times New Roman"/>
          <w:b/>
          <w:sz w:val="24"/>
          <w:lang w:val="en-US"/>
        </w:rPr>
        <w:t xml:space="preserve">S7 </w:t>
      </w:r>
      <w:r w:rsidR="00AE0FB0" w:rsidRPr="0075606C">
        <w:rPr>
          <w:rFonts w:ascii="Times New Roman" w:hAnsi="Times New Roman" w:cs="Times New Roman"/>
          <w:sz w:val="24"/>
          <w:lang w:val="en-US"/>
        </w:rPr>
        <w:t>and</w:t>
      </w:r>
      <w:r w:rsidR="00AE0FB0" w:rsidRPr="0075606C">
        <w:rPr>
          <w:rFonts w:ascii="Times New Roman" w:hAnsi="Times New Roman" w:cs="Times New Roman"/>
          <w:b/>
          <w:sz w:val="24"/>
          <w:lang w:val="en-US"/>
        </w:rPr>
        <w:t xml:space="preserve"> Supplementary Table S</w:t>
      </w:r>
      <w:r w:rsidR="006409E6" w:rsidRPr="0075606C">
        <w:rPr>
          <w:rFonts w:ascii="Times New Roman" w:hAnsi="Times New Roman" w:cs="Times New Roman"/>
          <w:b/>
          <w:sz w:val="24"/>
          <w:lang w:val="en-US"/>
        </w:rPr>
        <w:t>5</w:t>
      </w:r>
      <w:r w:rsidR="00A15280" w:rsidRPr="0075606C">
        <w:rPr>
          <w:rFonts w:ascii="Times New Roman" w:hAnsi="Times New Roman" w:cs="Times New Roman"/>
          <w:b/>
          <w:sz w:val="24"/>
          <w:lang w:val="en-US"/>
        </w:rPr>
        <w:t>B</w:t>
      </w:r>
      <w:r w:rsidR="005A14D3"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illustrates </w:t>
      </w:r>
      <w:r w:rsidR="005A14D3" w:rsidRPr="0075606C">
        <w:rPr>
          <w:rFonts w:ascii="Times New Roman" w:hAnsi="Times New Roman" w:cs="Times New Roman"/>
          <w:sz w:val="24"/>
          <w:lang w:val="en-US"/>
        </w:rPr>
        <w:t xml:space="preserve">a complex and overlapping regulatory landscape, much like what we observed at the </w:t>
      </w:r>
      <w:r w:rsidR="009A6BB4" w:rsidRPr="0075606C">
        <w:rPr>
          <w:rFonts w:ascii="Times New Roman" w:hAnsi="Times New Roman" w:cs="Times New Roman"/>
          <w:sz w:val="24"/>
          <w:lang w:val="en-US"/>
        </w:rPr>
        <w:t>TSSs</w:t>
      </w:r>
      <w:r w:rsidR="005A14D3" w:rsidRPr="0075606C">
        <w:rPr>
          <w:rFonts w:ascii="Times New Roman" w:hAnsi="Times New Roman" w:cs="Times New Roman"/>
          <w:sz w:val="24"/>
          <w:lang w:val="en-US"/>
        </w:rPr>
        <w:t xml:space="preserve">. </w:t>
      </w:r>
      <w:r w:rsidR="0048192A" w:rsidRPr="0075606C">
        <w:rPr>
          <w:rFonts w:ascii="Times New Roman" w:hAnsi="Times New Roman" w:cs="Times New Roman"/>
          <w:sz w:val="24"/>
          <w:lang w:val="en-US"/>
        </w:rPr>
        <w:t xml:space="preserve">Many genes align with their expected kinetic classes: E genes such as ORF20, ORF21, ORF30, ORF31, and ORF63 display TES peaks within the first few </w:t>
      </w:r>
      <w:proofErr w:type="spellStart"/>
      <w:r w:rsidR="00453B03" w:rsidRPr="0075606C">
        <w:rPr>
          <w:rFonts w:ascii="Times New Roman" w:hAnsi="Times New Roman" w:cs="Times New Roman"/>
          <w:sz w:val="24"/>
          <w:lang w:val="en-US"/>
        </w:rPr>
        <w:t>hpi</w:t>
      </w:r>
      <w:proofErr w:type="spellEnd"/>
      <w:r w:rsidR="0048192A" w:rsidRPr="0075606C">
        <w:rPr>
          <w:rFonts w:ascii="Times New Roman" w:hAnsi="Times New Roman" w:cs="Times New Roman"/>
          <w:sz w:val="24"/>
          <w:lang w:val="en-US"/>
        </w:rPr>
        <w:t xml:space="preserve">, while L genes including ORF11, ORF14, ORF22, and ORF73 reach their maxima between 8 and 12 </w:t>
      </w:r>
      <w:proofErr w:type="spellStart"/>
      <w:r w:rsidR="00B82D5C" w:rsidRPr="0075606C">
        <w:rPr>
          <w:rFonts w:ascii="Times New Roman" w:hAnsi="Times New Roman" w:cs="Times New Roman"/>
          <w:sz w:val="24"/>
          <w:lang w:val="en-US"/>
        </w:rPr>
        <w:t>hpi</w:t>
      </w:r>
      <w:proofErr w:type="spellEnd"/>
      <w:r w:rsidR="0048192A" w:rsidRPr="0075606C">
        <w:rPr>
          <w:rFonts w:ascii="Times New Roman" w:hAnsi="Times New Roman" w:cs="Times New Roman"/>
          <w:sz w:val="24"/>
          <w:lang w:val="en-US"/>
        </w:rPr>
        <w:t xml:space="preserve">. </w:t>
      </w:r>
      <w:r w:rsidR="00226B68" w:rsidRPr="0075606C">
        <w:rPr>
          <w:rFonts w:ascii="Times New Roman" w:hAnsi="Times New Roman" w:cs="Times New Roman"/>
          <w:sz w:val="24"/>
          <w:lang w:val="en-US"/>
        </w:rPr>
        <w:t xml:space="preserve">This overall pattern is consistent with the established roles of E genes in DNA replication and L genes in </w:t>
      </w:r>
      <w:proofErr w:type="spellStart"/>
      <w:r w:rsidR="00226B68" w:rsidRPr="0075606C">
        <w:rPr>
          <w:rFonts w:ascii="Times New Roman" w:hAnsi="Times New Roman" w:cs="Times New Roman"/>
          <w:sz w:val="24"/>
          <w:lang w:val="en-US"/>
        </w:rPr>
        <w:t>virion</w:t>
      </w:r>
      <w:proofErr w:type="spellEnd"/>
      <w:r w:rsidR="00226B68" w:rsidRPr="0075606C">
        <w:rPr>
          <w:rFonts w:ascii="Times New Roman" w:hAnsi="Times New Roman" w:cs="Times New Roman"/>
          <w:sz w:val="24"/>
          <w:lang w:val="en-US"/>
        </w:rPr>
        <w:t xml:space="preserve"> assembly.</w:t>
      </w:r>
      <w:r w:rsidR="002811AB" w:rsidRPr="0075606C">
        <w:rPr>
          <w:rFonts w:ascii="Times New Roman" w:hAnsi="Times New Roman" w:cs="Times New Roman"/>
          <w:sz w:val="24"/>
          <w:lang w:val="en-US"/>
        </w:rPr>
        <w:t xml:space="preserve"> </w:t>
      </w:r>
      <w:r w:rsidR="005809BA" w:rsidRPr="0075606C">
        <w:rPr>
          <w:rFonts w:ascii="Times New Roman" w:hAnsi="Times New Roman" w:cs="Times New Roman"/>
          <w:sz w:val="24"/>
          <w:lang w:val="en-US"/>
        </w:rPr>
        <w:t xml:space="preserve">However, both the initial analysis of individual TES kinetics and the subsequent clustering based on TES usage reveal exceptions and overlapping dynamics that challenge the straightforward IE/E/L model. For example, ORF32 and ORF51, traditionally classified as </w:t>
      </w:r>
      <w:r w:rsidR="005043DE" w:rsidRPr="0075606C">
        <w:rPr>
          <w:rFonts w:ascii="Times New Roman" w:hAnsi="Times New Roman" w:cs="Times New Roman"/>
          <w:sz w:val="24"/>
          <w:lang w:val="en-US"/>
        </w:rPr>
        <w:t>L genes</w:t>
      </w:r>
      <w:r w:rsidR="005809BA" w:rsidRPr="0075606C">
        <w:rPr>
          <w:rFonts w:ascii="Times New Roman" w:hAnsi="Times New Roman" w:cs="Times New Roman"/>
          <w:sz w:val="24"/>
          <w:lang w:val="en-US"/>
        </w:rPr>
        <w:t xml:space="preserve">, exhibited earlier-than-expected TES peaks, while ORF19, categorized as </w:t>
      </w:r>
      <w:r w:rsidR="005043DE" w:rsidRPr="0075606C">
        <w:rPr>
          <w:rFonts w:ascii="Times New Roman" w:hAnsi="Times New Roman" w:cs="Times New Roman"/>
          <w:sz w:val="24"/>
          <w:lang w:val="en-US"/>
        </w:rPr>
        <w:t>an E gene</w:t>
      </w:r>
      <w:r w:rsidR="005809BA" w:rsidRPr="0075606C">
        <w:rPr>
          <w:rFonts w:ascii="Times New Roman" w:hAnsi="Times New Roman" w:cs="Times New Roman"/>
          <w:sz w:val="24"/>
          <w:lang w:val="en-US"/>
        </w:rPr>
        <w:t xml:space="preserve">, showed a delayed TES maximum more characteristic of </w:t>
      </w:r>
      <w:r w:rsidR="002811AB" w:rsidRPr="0075606C">
        <w:rPr>
          <w:rFonts w:ascii="Times New Roman" w:hAnsi="Times New Roman" w:cs="Times New Roman"/>
          <w:sz w:val="24"/>
          <w:lang w:val="en-US"/>
        </w:rPr>
        <w:t>L</w:t>
      </w:r>
      <w:r w:rsidR="005809BA" w:rsidRPr="0075606C">
        <w:rPr>
          <w:rFonts w:ascii="Times New Roman" w:hAnsi="Times New Roman" w:cs="Times New Roman"/>
          <w:sz w:val="24"/>
          <w:lang w:val="en-US"/>
        </w:rPr>
        <w:t xml:space="preserve"> genes. These anomalies suggest that the timing of transcript termination does not always correspond to the canonical temporal classes.</w:t>
      </w:r>
      <w:r w:rsidR="00E527DD" w:rsidRPr="0075606C">
        <w:rPr>
          <w:rFonts w:ascii="Times New Roman" w:hAnsi="Times New Roman" w:cs="Times New Roman"/>
          <w:sz w:val="24"/>
          <w:lang w:val="en-US"/>
        </w:rPr>
        <w:t xml:space="preserve"> </w:t>
      </w:r>
      <w:r w:rsidR="002318C1" w:rsidRPr="0075606C">
        <w:rPr>
          <w:rFonts w:ascii="Times New Roman" w:hAnsi="Times New Roman" w:cs="Times New Roman"/>
          <w:sz w:val="24"/>
          <w:lang w:val="en-US"/>
        </w:rPr>
        <w:t>However, a key reason for this anomaly is that tandem gene clusters produce co-terminal transcripts with distinct temporal expression profiles, which blur the IE/E/L boundaries in this type of analysis.</w:t>
      </w:r>
    </w:p>
    <w:p w14:paraId="2B980661" w14:textId="4B779F32" w:rsidR="00592F19" w:rsidRPr="00E24243" w:rsidRDefault="00E66103" w:rsidP="00573600">
      <w:pPr>
        <w:spacing w:after="120" w:line="240" w:lineRule="auto"/>
        <w:jc w:val="both"/>
        <w:outlineLvl w:val="2"/>
        <w:rPr>
          <w:rFonts w:ascii="Times New Roman" w:eastAsia="Times New Roman" w:hAnsi="Times New Roman" w:cs="Times New Roman"/>
          <w:sz w:val="24"/>
          <w:szCs w:val="24"/>
          <w:lang w:val="en-US" w:eastAsia="en-GB"/>
        </w:rPr>
      </w:pPr>
      <w:r w:rsidRPr="0075606C">
        <w:rPr>
          <w:rFonts w:ascii="Times New Roman" w:hAnsi="Times New Roman" w:cs="Times New Roman"/>
          <w:sz w:val="24"/>
          <w:lang w:val="en-US"/>
        </w:rPr>
        <w:t>The clustering of TES expression profiles (</w:t>
      </w:r>
      <w:r w:rsidR="004C55C6" w:rsidRPr="0075606C">
        <w:rPr>
          <w:rFonts w:ascii="Times New Roman" w:hAnsi="Times New Roman" w:cs="Times New Roman"/>
          <w:b/>
          <w:sz w:val="24"/>
          <w:lang w:val="en-US"/>
        </w:rPr>
        <w:t xml:space="preserve">Supplementary Figures </w:t>
      </w:r>
      <w:r w:rsidR="00BB32B5" w:rsidRPr="0075606C">
        <w:rPr>
          <w:rFonts w:ascii="Times New Roman" w:hAnsi="Times New Roman" w:cs="Times New Roman"/>
          <w:b/>
          <w:sz w:val="24"/>
          <w:lang w:val="en-US"/>
        </w:rPr>
        <w:t>S8</w:t>
      </w:r>
      <w:r w:rsidR="004C55C6" w:rsidRPr="0075606C">
        <w:rPr>
          <w:rFonts w:ascii="Times New Roman" w:hAnsi="Times New Roman" w:cs="Times New Roman"/>
          <w:b/>
          <w:sz w:val="24"/>
          <w:lang w:val="en-US"/>
        </w:rPr>
        <w:t xml:space="preserve"> and S</w:t>
      </w:r>
      <w:r w:rsidR="00BB32B5" w:rsidRPr="0075606C">
        <w:rPr>
          <w:rFonts w:ascii="Times New Roman" w:hAnsi="Times New Roman" w:cs="Times New Roman"/>
          <w:b/>
          <w:sz w:val="24"/>
          <w:lang w:val="en-US"/>
        </w:rPr>
        <w:t>9</w:t>
      </w:r>
      <w:r w:rsidRPr="0075606C">
        <w:rPr>
          <w:rFonts w:ascii="Times New Roman" w:hAnsi="Times New Roman" w:cs="Times New Roman"/>
          <w:sz w:val="24"/>
          <w:lang w:val="en-US"/>
        </w:rPr>
        <w:t>) revealed distinct groups of genes w</w:t>
      </w:r>
      <w:r w:rsidR="00DB5FCE" w:rsidRPr="0075606C">
        <w:rPr>
          <w:rFonts w:ascii="Times New Roman" w:hAnsi="Times New Roman" w:cs="Times New Roman"/>
          <w:sz w:val="24"/>
          <w:lang w:val="en-US"/>
        </w:rPr>
        <w:t>ith shared termination dynamics</w:t>
      </w:r>
      <w:r w:rsidR="00DB3D51" w:rsidRPr="0075606C">
        <w:rPr>
          <w:rFonts w:ascii="Times New Roman" w:hAnsi="Times New Roman" w:cs="Times New Roman"/>
          <w:sz w:val="24"/>
          <w:lang w:val="en-US"/>
        </w:rPr>
        <w:t>.</w:t>
      </w:r>
      <w:r w:rsidR="00DB5FCE" w:rsidRPr="0075606C">
        <w:rPr>
          <w:rFonts w:ascii="Times New Roman" w:eastAsia="Times New Roman" w:hAnsi="Times New Roman" w:cs="Times New Roman"/>
          <w:sz w:val="24"/>
          <w:szCs w:val="24"/>
          <w:lang w:val="en-US" w:eastAsia="en-GB"/>
        </w:rPr>
        <w:t xml:space="preserve"> </w:t>
      </w:r>
      <w:r w:rsidR="00312954" w:rsidRPr="0075606C">
        <w:rPr>
          <w:rFonts w:ascii="Times New Roman" w:eastAsia="Times New Roman" w:hAnsi="Times New Roman" w:cs="Times New Roman"/>
          <w:sz w:val="24"/>
          <w:szCs w:val="24"/>
          <w:lang w:val="en-US" w:eastAsia="en-GB"/>
        </w:rPr>
        <w:t>For example, clusters predominantly composed of late-expressed structural and assembly genes - such as ORF12, ORF13,</w:t>
      </w:r>
      <w:r w:rsidR="006B4BE0" w:rsidRPr="0075606C">
        <w:rPr>
          <w:rFonts w:ascii="Times New Roman" w:eastAsia="Times New Roman" w:hAnsi="Times New Roman" w:cs="Times New Roman"/>
          <w:sz w:val="24"/>
          <w:szCs w:val="24"/>
          <w:lang w:val="en-US" w:eastAsia="en-GB"/>
        </w:rPr>
        <w:t xml:space="preserve"> and ORF14 </w:t>
      </w:r>
      <w:r w:rsidR="006B4BE0" w:rsidRPr="00E24243">
        <w:rPr>
          <w:rFonts w:ascii="Times New Roman" w:eastAsia="Times New Roman" w:hAnsi="Times New Roman" w:cs="Times New Roman"/>
          <w:sz w:val="24"/>
          <w:szCs w:val="24"/>
          <w:lang w:val="en-US" w:eastAsia="en-GB"/>
        </w:rPr>
        <w:t>in Cluster_6 or ORF15-</w:t>
      </w:r>
      <w:r w:rsidR="00312954" w:rsidRPr="00E24243">
        <w:rPr>
          <w:rFonts w:ascii="Times New Roman" w:eastAsia="Times New Roman" w:hAnsi="Times New Roman" w:cs="Times New Roman"/>
          <w:sz w:val="24"/>
          <w:szCs w:val="24"/>
          <w:lang w:val="en-US" w:eastAsia="en-GB"/>
        </w:rPr>
        <w:t xml:space="preserve">18 in Cluster_8 - highlight the coordinated </w:t>
      </w:r>
      <w:r w:rsidR="00280C7F" w:rsidRPr="00E24243">
        <w:rPr>
          <w:rFonts w:ascii="Times New Roman" w:eastAsia="Times New Roman" w:hAnsi="Times New Roman" w:cs="Times New Roman"/>
          <w:sz w:val="24"/>
          <w:szCs w:val="24"/>
          <w:lang w:val="en-US" w:eastAsia="en-GB"/>
        </w:rPr>
        <w:t>L</w:t>
      </w:r>
      <w:r w:rsidR="00312954" w:rsidRPr="00E24243">
        <w:rPr>
          <w:rFonts w:ascii="Times New Roman" w:eastAsia="Times New Roman" w:hAnsi="Times New Roman" w:cs="Times New Roman"/>
          <w:sz w:val="24"/>
          <w:szCs w:val="24"/>
          <w:lang w:val="en-US" w:eastAsia="en-GB"/>
        </w:rPr>
        <w:t xml:space="preserve">-phase </w:t>
      </w:r>
      <w:r w:rsidR="000E37B4" w:rsidRPr="00E24243">
        <w:rPr>
          <w:rFonts w:ascii="Times New Roman" w:eastAsia="Times New Roman" w:hAnsi="Times New Roman" w:cs="Times New Roman"/>
          <w:sz w:val="24"/>
          <w:szCs w:val="24"/>
          <w:lang w:val="en-US" w:eastAsia="en-GB"/>
        </w:rPr>
        <w:t xml:space="preserve">expression </w:t>
      </w:r>
      <w:r w:rsidR="00312954" w:rsidRPr="00E24243">
        <w:rPr>
          <w:rFonts w:ascii="Times New Roman" w:eastAsia="Times New Roman" w:hAnsi="Times New Roman" w:cs="Times New Roman"/>
          <w:sz w:val="24"/>
          <w:szCs w:val="24"/>
          <w:lang w:val="en-US" w:eastAsia="en-GB"/>
        </w:rPr>
        <w:t xml:space="preserve">of </w:t>
      </w:r>
      <w:r w:rsidR="000E37B4" w:rsidRPr="00E24243">
        <w:rPr>
          <w:rFonts w:ascii="Times New Roman" w:eastAsia="Times New Roman" w:hAnsi="Times New Roman" w:cs="Times New Roman"/>
          <w:sz w:val="24"/>
          <w:szCs w:val="24"/>
          <w:lang w:val="en-US" w:eastAsia="en-GB"/>
        </w:rPr>
        <w:t xml:space="preserve">genes encoding </w:t>
      </w:r>
      <w:r w:rsidR="00312954" w:rsidRPr="00E24243">
        <w:rPr>
          <w:rFonts w:ascii="Times New Roman" w:eastAsia="Times New Roman" w:hAnsi="Times New Roman" w:cs="Times New Roman"/>
          <w:sz w:val="24"/>
          <w:szCs w:val="24"/>
          <w:lang w:val="en-US" w:eastAsia="en-GB"/>
        </w:rPr>
        <w:t xml:space="preserve">capsid, tegument, and packaging proteins. In contrast, clusters enriched in </w:t>
      </w:r>
      <w:r w:rsidR="0002342D" w:rsidRPr="00E24243">
        <w:rPr>
          <w:rFonts w:ascii="Times New Roman" w:eastAsia="Times New Roman" w:hAnsi="Times New Roman" w:cs="Times New Roman"/>
          <w:sz w:val="24"/>
          <w:szCs w:val="24"/>
          <w:lang w:val="en-US" w:eastAsia="en-GB"/>
        </w:rPr>
        <w:t>E</w:t>
      </w:r>
      <w:r w:rsidR="00312954" w:rsidRPr="00E24243">
        <w:rPr>
          <w:rFonts w:ascii="Times New Roman" w:eastAsia="Times New Roman" w:hAnsi="Times New Roman" w:cs="Times New Roman"/>
          <w:sz w:val="24"/>
          <w:szCs w:val="24"/>
          <w:lang w:val="en-US" w:eastAsia="en-GB"/>
        </w:rPr>
        <w:t xml:space="preserve"> genes - such as ORF7, ORF30, and ORF63 in Cluster_5 - peak during the initial stages of infection, consistent with their roles in replication and regulation.</w:t>
      </w:r>
      <w:r w:rsidR="00E612FE" w:rsidRPr="00E24243">
        <w:rPr>
          <w:rFonts w:ascii="Times New Roman" w:eastAsia="Times New Roman" w:hAnsi="Times New Roman" w:cs="Times New Roman"/>
          <w:sz w:val="24"/>
          <w:szCs w:val="24"/>
          <w:lang w:val="en-US" w:eastAsia="en-GB"/>
        </w:rPr>
        <w:t xml:space="preserve"> </w:t>
      </w:r>
      <w:r w:rsidR="00592F19" w:rsidRPr="00E24243">
        <w:rPr>
          <w:rFonts w:ascii="Times New Roman" w:eastAsia="Times New Roman" w:hAnsi="Times New Roman" w:cs="Times New Roman"/>
          <w:sz w:val="24"/>
          <w:szCs w:val="24"/>
          <w:lang w:val="en-US" w:eastAsia="en-GB"/>
        </w:rPr>
        <w:t xml:space="preserve">Mixed-phase clusters, such as ORF32–34 in Cluster_7 or ORF48–51 in Cluster_3, combine genes from both E and L classes, indicating that co-termination creates overlapping kinetic patterns and highlights a continuous temporal landscape rather than strictly segmented IE/E/L phases. Smaller clusters, such as Cluster_11, </w:t>
      </w:r>
      <w:r w:rsidR="000E37B4" w:rsidRPr="00E24243">
        <w:rPr>
          <w:rFonts w:ascii="Times New Roman" w:eastAsia="Times New Roman" w:hAnsi="Times New Roman" w:cs="Times New Roman"/>
          <w:sz w:val="24"/>
          <w:szCs w:val="24"/>
          <w:lang w:val="en-US" w:eastAsia="en-GB"/>
        </w:rPr>
        <w:t xml:space="preserve">containing </w:t>
      </w:r>
      <w:r w:rsidR="00592F19" w:rsidRPr="00E24243">
        <w:rPr>
          <w:rFonts w:ascii="Times New Roman" w:eastAsia="Times New Roman" w:hAnsi="Times New Roman" w:cs="Times New Roman"/>
          <w:sz w:val="24"/>
          <w:szCs w:val="24"/>
          <w:lang w:val="en-US" w:eastAsia="en-GB"/>
        </w:rPr>
        <w:t>ORF64, underscore its unique regulatory role at the TES level. Other clusters, such as those containing envelope glycoproteins and tegument proteins in Cluster_10 or multi-gene E/L sets in Cluster_1 and Cluster_12, demonstrate that transcripts with differing temporal classes can terminate together, further increasing transcriptional complexity.</w:t>
      </w:r>
    </w:p>
    <w:p w14:paraId="59F8D47D" w14:textId="0C0F0538" w:rsidR="00BE1D23" w:rsidRPr="00E24243" w:rsidRDefault="0035005D"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Matching</w:t>
      </w:r>
      <w:r w:rsidR="00960339" w:rsidRPr="00E24243">
        <w:rPr>
          <w:rFonts w:ascii="Times New Roman" w:hAnsi="Times New Roman" w:cs="Times New Roman"/>
          <w:b/>
          <w:i/>
          <w:sz w:val="24"/>
          <w:lang w:val="en-US"/>
        </w:rPr>
        <w:t xml:space="preserve"> TSS</w:t>
      </w:r>
      <w:r w:rsidR="00927E16" w:rsidRPr="00E24243">
        <w:rPr>
          <w:rFonts w:ascii="Times New Roman" w:hAnsi="Times New Roman" w:cs="Times New Roman"/>
          <w:b/>
          <w:i/>
          <w:sz w:val="24"/>
          <w:lang w:val="en-US"/>
        </w:rPr>
        <w:t>s</w:t>
      </w:r>
      <w:r w:rsidR="00960339" w:rsidRPr="00E24243">
        <w:rPr>
          <w:rFonts w:ascii="Times New Roman" w:hAnsi="Times New Roman" w:cs="Times New Roman"/>
          <w:b/>
          <w:i/>
          <w:sz w:val="24"/>
          <w:lang w:val="en-US"/>
        </w:rPr>
        <w:t xml:space="preserve"> </w:t>
      </w:r>
      <w:r w:rsidR="00543D42" w:rsidRPr="00E24243">
        <w:rPr>
          <w:rFonts w:ascii="Times New Roman" w:hAnsi="Times New Roman" w:cs="Times New Roman"/>
          <w:b/>
          <w:i/>
          <w:sz w:val="24"/>
          <w:lang w:val="en-US"/>
        </w:rPr>
        <w:t>and</w:t>
      </w:r>
      <w:r w:rsidR="00960339" w:rsidRPr="00E24243">
        <w:rPr>
          <w:rFonts w:ascii="Times New Roman" w:hAnsi="Times New Roman" w:cs="Times New Roman"/>
          <w:b/>
          <w:i/>
          <w:sz w:val="24"/>
          <w:lang w:val="en-US"/>
        </w:rPr>
        <w:t xml:space="preserve"> TES</w:t>
      </w:r>
      <w:r w:rsidR="00927E16" w:rsidRPr="00E24243">
        <w:rPr>
          <w:rFonts w:ascii="Times New Roman" w:hAnsi="Times New Roman" w:cs="Times New Roman"/>
          <w:b/>
          <w:i/>
          <w:sz w:val="24"/>
          <w:lang w:val="en-US"/>
        </w:rPr>
        <w:t>s</w:t>
      </w:r>
      <w:r w:rsidR="00960339" w:rsidRPr="00E24243">
        <w:rPr>
          <w:rFonts w:ascii="Times New Roman" w:hAnsi="Times New Roman" w:cs="Times New Roman"/>
          <w:b/>
          <w:i/>
          <w:sz w:val="24"/>
          <w:lang w:val="en-US"/>
        </w:rPr>
        <w:t xml:space="preserve"> </w:t>
      </w:r>
    </w:p>
    <w:p w14:paraId="49CDCD5C" w14:textId="04EF61FB" w:rsidR="00F3326F" w:rsidRPr="00E24243" w:rsidRDefault="00A06702" w:rsidP="00573600">
      <w:pPr>
        <w:spacing w:after="120" w:line="240" w:lineRule="auto"/>
        <w:jc w:val="both"/>
        <w:outlineLvl w:val="2"/>
        <w:rPr>
          <w:rFonts w:ascii="Times New Roman" w:hAnsi="Times New Roman" w:cs="Times New Roman"/>
          <w:sz w:val="24"/>
          <w:lang w:val="en-US"/>
        </w:rPr>
      </w:pPr>
      <w:r w:rsidRPr="00E24243">
        <w:rPr>
          <w:rFonts w:ascii="Times New Roman" w:hAnsi="Times New Roman" w:cs="Times New Roman"/>
          <w:sz w:val="24"/>
          <w:lang w:val="en-US"/>
        </w:rPr>
        <w:t xml:space="preserve">For most herpesvirus RNAs, identifying transcript ends alone is insufficient for transcript annotation due to the co-terminal organization of tandem viral genes and the presence of alternative splicing. </w:t>
      </w:r>
      <w:r w:rsidR="00C50E06" w:rsidRPr="00E24243">
        <w:rPr>
          <w:rFonts w:ascii="Times New Roman" w:hAnsi="Times New Roman" w:cs="Times New Roman"/>
          <w:sz w:val="24"/>
          <w:lang w:val="en-US"/>
        </w:rPr>
        <w:t xml:space="preserve">To investigate the linkage between TSS and TES kinetics, we analyzed </w:t>
      </w:r>
      <w:proofErr w:type="spellStart"/>
      <w:r w:rsidR="00C50E06" w:rsidRPr="00E24243">
        <w:rPr>
          <w:rFonts w:ascii="Times New Roman" w:hAnsi="Times New Roman" w:cs="Times New Roman"/>
          <w:sz w:val="24"/>
          <w:lang w:val="en-US"/>
        </w:rPr>
        <w:t>lrRNA-Seq</w:t>
      </w:r>
      <w:proofErr w:type="spellEnd"/>
      <w:r w:rsidR="00C50E06" w:rsidRPr="00E24243">
        <w:rPr>
          <w:rFonts w:ascii="Times New Roman" w:hAnsi="Times New Roman" w:cs="Times New Roman"/>
          <w:sz w:val="24"/>
          <w:lang w:val="en-US"/>
        </w:rPr>
        <w:t xml:space="preserve"> data in detail. </w:t>
      </w:r>
      <w:r w:rsidR="00172150" w:rsidRPr="00E24243">
        <w:rPr>
          <w:rFonts w:ascii="Times New Roman" w:hAnsi="Times New Roman" w:cs="Times New Roman"/>
          <w:sz w:val="24"/>
          <w:lang w:val="en-US"/>
        </w:rPr>
        <w:t>M</w:t>
      </w:r>
      <w:r w:rsidR="00CC6D20" w:rsidRPr="00E24243">
        <w:rPr>
          <w:rFonts w:ascii="Times New Roman" w:hAnsi="Times New Roman" w:cs="Times New Roman"/>
          <w:sz w:val="24"/>
          <w:lang w:val="en-US"/>
        </w:rPr>
        <w:t>atching TSSs to TESs on individual transcript</w:t>
      </w:r>
      <w:r w:rsidR="00C50E06" w:rsidRPr="00E24243">
        <w:rPr>
          <w:rFonts w:ascii="Times New Roman" w:hAnsi="Times New Roman" w:cs="Times New Roman"/>
          <w:sz w:val="24"/>
          <w:lang w:val="en-US"/>
        </w:rPr>
        <w:t>s</w:t>
      </w:r>
      <w:r w:rsidR="00CC6D20" w:rsidRPr="00E24243">
        <w:rPr>
          <w:rFonts w:ascii="Times New Roman" w:hAnsi="Times New Roman" w:cs="Times New Roman"/>
          <w:sz w:val="24"/>
          <w:lang w:val="en-US"/>
        </w:rPr>
        <w:t xml:space="preserve"> </w:t>
      </w:r>
      <w:r w:rsidR="00172150" w:rsidRPr="00E24243">
        <w:rPr>
          <w:rFonts w:ascii="Times New Roman" w:hAnsi="Times New Roman" w:cs="Times New Roman"/>
          <w:sz w:val="24"/>
          <w:lang w:val="en-US"/>
        </w:rPr>
        <w:t xml:space="preserve">allowed us to </w:t>
      </w:r>
      <w:r w:rsidR="00CC6D20" w:rsidRPr="00E24243">
        <w:rPr>
          <w:rFonts w:ascii="Times New Roman" w:hAnsi="Times New Roman" w:cs="Times New Roman"/>
          <w:sz w:val="24"/>
          <w:lang w:val="en-US"/>
        </w:rPr>
        <w:t xml:space="preserve">assess whether the observed differences in kinetics </w:t>
      </w:r>
      <w:r w:rsidR="00172150" w:rsidRPr="00E24243">
        <w:rPr>
          <w:rFonts w:ascii="Times New Roman" w:hAnsi="Times New Roman" w:cs="Times New Roman"/>
          <w:sz w:val="24"/>
          <w:lang w:val="en-US"/>
        </w:rPr>
        <w:t xml:space="preserve">arose from </w:t>
      </w:r>
      <w:r w:rsidR="00CC6D20" w:rsidRPr="00E24243">
        <w:rPr>
          <w:rFonts w:ascii="Times New Roman" w:hAnsi="Times New Roman" w:cs="Times New Roman"/>
          <w:sz w:val="24"/>
          <w:lang w:val="en-US"/>
        </w:rPr>
        <w:t>alternative transcript isoforms, multicistroni</w:t>
      </w:r>
      <w:r w:rsidR="00583A36" w:rsidRPr="00E24243">
        <w:rPr>
          <w:rFonts w:ascii="Times New Roman" w:hAnsi="Times New Roman" w:cs="Times New Roman"/>
          <w:sz w:val="24"/>
          <w:lang w:val="en-US"/>
        </w:rPr>
        <w:t xml:space="preserve">c transcripts, or other factors. </w:t>
      </w:r>
      <w:r w:rsidR="00583A36" w:rsidRPr="00E24243">
        <w:rPr>
          <w:rFonts w:ascii="Times New Roman" w:hAnsi="Times New Roman" w:cs="Times New Roman"/>
          <w:b/>
          <w:sz w:val="24"/>
          <w:lang w:val="en-US"/>
        </w:rPr>
        <w:t xml:space="preserve">Figure </w:t>
      </w:r>
      <w:r w:rsidR="005035FA" w:rsidRPr="00E24243">
        <w:rPr>
          <w:rFonts w:ascii="Times New Roman" w:hAnsi="Times New Roman" w:cs="Times New Roman"/>
          <w:b/>
          <w:sz w:val="24"/>
          <w:lang w:val="en-US"/>
        </w:rPr>
        <w:t>3</w:t>
      </w:r>
      <w:r w:rsidR="00583A36" w:rsidRPr="00E24243">
        <w:rPr>
          <w:rFonts w:ascii="Times New Roman" w:hAnsi="Times New Roman" w:cs="Times New Roman"/>
          <w:sz w:val="24"/>
          <w:lang w:val="en-US"/>
        </w:rPr>
        <w:t xml:space="preserve"> </w:t>
      </w:r>
      <w:r w:rsidR="00604C03" w:rsidRPr="00E24243">
        <w:rPr>
          <w:rFonts w:ascii="Times New Roman" w:hAnsi="Times New Roman" w:cs="Times New Roman"/>
          <w:sz w:val="24"/>
          <w:lang w:val="en-US"/>
        </w:rPr>
        <w:t>shows each gene's abundance during the course of the infection, as assessed by the viral-read-normalized canonical transcript counts, according to their kinetic classes.</w:t>
      </w:r>
      <w:r w:rsidR="00842974" w:rsidRPr="00E24243">
        <w:rPr>
          <w:rFonts w:ascii="Times New Roman" w:hAnsi="Times New Roman" w:cs="Times New Roman"/>
          <w:sz w:val="24"/>
          <w:lang w:val="en-US"/>
        </w:rPr>
        <w:t xml:space="preserve"> </w:t>
      </w:r>
      <w:r w:rsidR="00CC6D20" w:rsidRPr="00E24243">
        <w:rPr>
          <w:rFonts w:ascii="Times New Roman" w:hAnsi="Times New Roman" w:cs="Times New Roman"/>
          <w:sz w:val="24"/>
          <w:lang w:val="en-US"/>
        </w:rPr>
        <w:t xml:space="preserve">For genes where TSS and TES dynamics differed, our analysis revealed that the discrepancies could often be attributed to the complex transcriptional landscape of EHV-1. The virus produces a variety of transcript isoforms, including alternative TSSs and </w:t>
      </w:r>
      <w:r w:rsidR="00DA0766" w:rsidRPr="00E24243">
        <w:rPr>
          <w:rFonts w:ascii="Times New Roman" w:hAnsi="Times New Roman" w:cs="Times New Roman"/>
          <w:sz w:val="24"/>
          <w:lang w:val="en-US"/>
        </w:rPr>
        <w:t xml:space="preserve">sometimes </w:t>
      </w:r>
      <w:r w:rsidR="00CC6D20" w:rsidRPr="00E24243">
        <w:rPr>
          <w:rFonts w:ascii="Times New Roman" w:hAnsi="Times New Roman" w:cs="Times New Roman"/>
          <w:sz w:val="24"/>
          <w:lang w:val="en-US"/>
        </w:rPr>
        <w:t>TESs, as well as multicistronic and overlapping transcripts</w:t>
      </w:r>
      <w:r w:rsidR="00477F2F" w:rsidRPr="00E24243">
        <w:rPr>
          <w:rFonts w:ascii="Times New Roman" w:hAnsi="Times New Roman" w:cs="Times New Roman"/>
          <w:sz w:val="24"/>
          <w:lang w:val="en-US"/>
        </w:rPr>
        <w:t xml:space="preserve"> </w:t>
      </w:r>
      <w:r w:rsidR="00477F2F" w:rsidRPr="00E24243">
        <w:rPr>
          <w:rFonts w:ascii="Times New Roman" w:hAnsi="Times New Roman" w:cs="Times New Roman"/>
          <w:b/>
          <w:sz w:val="24"/>
          <w:lang w:val="en-US"/>
        </w:rPr>
        <w:t xml:space="preserve">(Figure </w:t>
      </w:r>
      <w:r w:rsidR="0044439E" w:rsidRPr="00E24243">
        <w:rPr>
          <w:rFonts w:ascii="Times New Roman" w:hAnsi="Times New Roman" w:cs="Times New Roman"/>
          <w:b/>
          <w:sz w:val="24"/>
          <w:lang w:val="en-US"/>
        </w:rPr>
        <w:t xml:space="preserve">4,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44439E" w:rsidRPr="0075606C">
        <w:rPr>
          <w:rFonts w:ascii="Times New Roman" w:hAnsi="Times New Roman" w:cs="Times New Roman"/>
          <w:b/>
          <w:sz w:val="24"/>
          <w:lang w:val="en-US"/>
        </w:rPr>
        <w:t xml:space="preserve"> </w:t>
      </w:r>
      <w:r w:rsidR="0044439E" w:rsidRPr="0075606C">
        <w:rPr>
          <w:rFonts w:ascii="Times New Roman" w:hAnsi="Times New Roman" w:cs="Times New Roman"/>
          <w:sz w:val="24"/>
          <w:lang w:val="en-US"/>
        </w:rPr>
        <w:t>and</w:t>
      </w:r>
      <w:r w:rsidR="006409E6" w:rsidRPr="0075606C">
        <w:rPr>
          <w:rFonts w:ascii="Times New Roman" w:hAnsi="Times New Roman" w:cs="Times New Roman"/>
          <w:b/>
          <w:sz w:val="24"/>
          <w:lang w:val="en-US"/>
        </w:rPr>
        <w:t xml:space="preserve"> Supplementary Table S5</w:t>
      </w:r>
      <w:r w:rsidR="00A15280" w:rsidRPr="0075606C">
        <w:rPr>
          <w:rFonts w:ascii="Times New Roman" w:hAnsi="Times New Roman" w:cs="Times New Roman"/>
          <w:b/>
          <w:sz w:val="24"/>
          <w:lang w:val="en-US"/>
        </w:rPr>
        <w:t>C</w:t>
      </w:r>
      <w:r w:rsidR="00477F2F" w:rsidRPr="0075606C">
        <w:rPr>
          <w:rFonts w:ascii="Times New Roman" w:hAnsi="Times New Roman" w:cs="Times New Roman"/>
          <w:sz w:val="24"/>
          <w:lang w:val="en-US"/>
        </w:rPr>
        <w:t>)</w:t>
      </w:r>
      <w:r w:rsidR="00CC6D20" w:rsidRPr="0075606C">
        <w:rPr>
          <w:rFonts w:ascii="Times New Roman" w:hAnsi="Times New Roman" w:cs="Times New Roman"/>
          <w:sz w:val="24"/>
          <w:lang w:val="en-US"/>
        </w:rPr>
        <w:t xml:space="preserve">. </w:t>
      </w:r>
      <w:r w:rsidR="00DA0766" w:rsidRPr="0075606C">
        <w:rPr>
          <w:rFonts w:ascii="Times New Roman" w:hAnsi="Times New Roman" w:cs="Times New Roman"/>
          <w:sz w:val="24"/>
          <w:lang w:val="en-US"/>
        </w:rPr>
        <w:t xml:space="preserve">For example, both ORF38 and ORF50, expected to show late kinetics, exhibited early peaks, although their TSS peaked at 4 and 8 </w:t>
      </w:r>
      <w:proofErr w:type="spellStart"/>
      <w:r w:rsidR="00DA0766" w:rsidRPr="0075606C">
        <w:rPr>
          <w:rFonts w:ascii="Times New Roman" w:hAnsi="Times New Roman" w:cs="Times New Roman"/>
          <w:sz w:val="24"/>
          <w:lang w:val="en-US"/>
        </w:rPr>
        <w:t>hpi</w:t>
      </w:r>
      <w:proofErr w:type="spellEnd"/>
      <w:r w:rsidR="00DA0766" w:rsidRPr="0075606C">
        <w:rPr>
          <w:rFonts w:ascii="Times New Roman" w:hAnsi="Times New Roman" w:cs="Times New Roman"/>
          <w:sz w:val="24"/>
          <w:lang w:val="en-US"/>
        </w:rPr>
        <w:t xml:space="preserve">, while their TES at 6 </w:t>
      </w:r>
      <w:proofErr w:type="spellStart"/>
      <w:r w:rsidR="00DA0766" w:rsidRPr="0075606C">
        <w:rPr>
          <w:rFonts w:ascii="Times New Roman" w:hAnsi="Times New Roman" w:cs="Times New Roman"/>
          <w:sz w:val="24"/>
          <w:lang w:val="en-US"/>
        </w:rPr>
        <w:t>hpi</w:t>
      </w:r>
      <w:proofErr w:type="spellEnd"/>
      <w:r w:rsidR="00DA0766" w:rsidRPr="0075606C">
        <w:rPr>
          <w:rFonts w:ascii="Times New Roman" w:hAnsi="Times New Roman" w:cs="Times New Roman"/>
          <w:sz w:val="24"/>
          <w:lang w:val="en-US"/>
        </w:rPr>
        <w:t xml:space="preserve">. This misalignment is in the case of ORF38 the result of the elevated expression of other, mainly complex transcripts (overlapping ORF35-37 from the other strand) that terminate at the same TES, such as ORF37-ORF38-CX-Long-2 </w:t>
      </w:r>
      <w:r w:rsidR="009A541D" w:rsidRPr="0075606C">
        <w:rPr>
          <w:rFonts w:ascii="Times New Roman" w:hAnsi="Times New Roman" w:cs="Times New Roman"/>
          <w:sz w:val="24"/>
          <w:lang w:val="en-US"/>
        </w:rPr>
        <w:t>(</w:t>
      </w:r>
      <w:r w:rsidR="00CD0455" w:rsidRPr="0075606C">
        <w:rPr>
          <w:rFonts w:ascii="Times New Roman" w:hAnsi="Times New Roman" w:cs="Times New Roman"/>
          <w:b/>
          <w:sz w:val="24"/>
          <w:lang w:val="en-US"/>
        </w:rPr>
        <w:t>Figure 4</w:t>
      </w:r>
      <w:r w:rsidR="00B04A2F" w:rsidRPr="0075606C">
        <w:rPr>
          <w:rFonts w:ascii="Times New Roman" w:hAnsi="Times New Roman" w:cs="Times New Roman"/>
          <w:b/>
          <w:sz w:val="24"/>
          <w:lang w:val="en-US"/>
        </w:rPr>
        <w:t>A</w:t>
      </w:r>
      <w:r w:rsidR="009A541D" w:rsidRPr="0075606C">
        <w:rPr>
          <w:rFonts w:ascii="Times New Roman" w:hAnsi="Times New Roman" w:cs="Times New Roman"/>
          <w:b/>
          <w:sz w:val="24"/>
          <w:lang w:val="en-US"/>
        </w:rPr>
        <w:t xml:space="preserve">) </w:t>
      </w:r>
      <w:r w:rsidR="00DA0766" w:rsidRPr="0075606C">
        <w:rPr>
          <w:rFonts w:ascii="Times New Roman" w:hAnsi="Times New Roman" w:cs="Times New Roman"/>
          <w:sz w:val="24"/>
          <w:lang w:val="en-US"/>
        </w:rPr>
        <w:t>and possible transcriptional noise from other non-validated TSSs in this region. In the case of ORF50</w:t>
      </w:r>
      <w:r w:rsidR="00CC79A6" w:rsidRPr="0075606C">
        <w:rPr>
          <w:rFonts w:ascii="Times New Roman" w:hAnsi="Times New Roman" w:cs="Times New Roman"/>
          <w:sz w:val="24"/>
          <w:lang w:val="en-US"/>
        </w:rPr>
        <w:t xml:space="preserve">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CC79A6" w:rsidRPr="0075606C">
        <w:rPr>
          <w:rFonts w:ascii="Times New Roman" w:hAnsi="Times New Roman" w:cs="Times New Roman"/>
          <w:b/>
          <w:sz w:val="24"/>
          <w:lang w:val="en-US"/>
        </w:rPr>
        <w:t>B</w:t>
      </w:r>
      <w:r w:rsidR="00CC79A6" w:rsidRPr="0075606C">
        <w:rPr>
          <w:rFonts w:ascii="Times New Roman" w:hAnsi="Times New Roman" w:cs="Times New Roman"/>
          <w:sz w:val="24"/>
          <w:lang w:val="en-US"/>
        </w:rPr>
        <w:t>)</w:t>
      </w:r>
      <w:r w:rsidR="00DA0766" w:rsidRPr="0075606C">
        <w:rPr>
          <w:rFonts w:ascii="Times New Roman" w:hAnsi="Times New Roman" w:cs="Times New Roman"/>
          <w:sz w:val="24"/>
          <w:lang w:val="en-US"/>
        </w:rPr>
        <w:t xml:space="preserve">, this could be attributed to a more complex </w:t>
      </w:r>
      <w:r w:rsidR="00DA0766" w:rsidRPr="0075606C">
        <w:rPr>
          <w:rFonts w:ascii="Times New Roman" w:hAnsi="Times New Roman" w:cs="Times New Roman"/>
          <w:sz w:val="24"/>
          <w:lang w:val="en-US"/>
        </w:rPr>
        <w:lastRenderedPageBreak/>
        <w:t>differential transcript expression pattern consisting of mainly ORF50-ORF51-Canonic and ORF50-ORF51-PC-Long-2.</w:t>
      </w:r>
      <w:r w:rsidR="00181FD0" w:rsidRPr="0075606C">
        <w:rPr>
          <w:rFonts w:ascii="Times New Roman" w:hAnsi="Times New Roman" w:cs="Times New Roman"/>
          <w:sz w:val="24"/>
          <w:lang w:val="en-US"/>
        </w:rPr>
        <w:t xml:space="preserve"> </w:t>
      </w:r>
      <w:r w:rsidR="000B15A5" w:rsidRPr="0075606C">
        <w:rPr>
          <w:rFonts w:ascii="Times New Roman" w:hAnsi="Times New Roman" w:cs="Times New Roman"/>
          <w:sz w:val="24"/>
          <w:lang w:val="en-US"/>
        </w:rPr>
        <w:t>Conversely, ORF67</w:t>
      </w:r>
      <w:r w:rsidR="00DA0766" w:rsidRPr="0075606C">
        <w:rPr>
          <w:rFonts w:ascii="Times New Roman" w:hAnsi="Times New Roman" w:cs="Times New Roman"/>
          <w:sz w:val="24"/>
          <w:lang w:val="en-US"/>
        </w:rPr>
        <w:t xml:space="preserve">, which showed an early TSS peak, had TES dynamics more consistent with its </w:t>
      </w:r>
      <w:r w:rsidR="000B15A5" w:rsidRPr="0075606C">
        <w:rPr>
          <w:rFonts w:ascii="Times New Roman" w:hAnsi="Times New Roman" w:cs="Times New Roman"/>
          <w:sz w:val="24"/>
          <w:lang w:val="en-US"/>
        </w:rPr>
        <w:t>L</w:t>
      </w:r>
      <w:r w:rsidR="00DA0766" w:rsidRPr="0075606C">
        <w:rPr>
          <w:rFonts w:ascii="Times New Roman" w:hAnsi="Times New Roman" w:cs="Times New Roman"/>
          <w:sz w:val="24"/>
          <w:lang w:val="en-US"/>
        </w:rPr>
        <w:t xml:space="preserve"> gene classification</w:t>
      </w:r>
      <w:r w:rsidR="00CC79A6" w:rsidRPr="0075606C">
        <w:rPr>
          <w:rFonts w:ascii="Times New Roman" w:hAnsi="Times New Roman" w:cs="Times New Roman"/>
          <w:sz w:val="24"/>
          <w:lang w:val="en-US"/>
        </w:rPr>
        <w:t xml:space="preserve">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CC79A6" w:rsidRPr="0075606C">
        <w:rPr>
          <w:rFonts w:ascii="Times New Roman" w:hAnsi="Times New Roman" w:cs="Times New Roman"/>
          <w:b/>
          <w:sz w:val="24"/>
          <w:lang w:val="en-US"/>
        </w:rPr>
        <w:t>C</w:t>
      </w:r>
      <w:r w:rsidR="00CC79A6" w:rsidRPr="0075606C">
        <w:rPr>
          <w:rFonts w:ascii="Times New Roman" w:hAnsi="Times New Roman" w:cs="Times New Roman"/>
          <w:sz w:val="24"/>
          <w:lang w:val="en-US"/>
        </w:rPr>
        <w:t>)</w:t>
      </w:r>
      <w:r w:rsidR="00DA0766" w:rsidRPr="0075606C">
        <w:rPr>
          <w:rFonts w:ascii="Times New Roman" w:hAnsi="Times New Roman" w:cs="Times New Roman"/>
          <w:sz w:val="24"/>
          <w:lang w:val="en-US"/>
        </w:rPr>
        <w:t xml:space="preserve">. </w:t>
      </w:r>
      <w:r w:rsidR="0025514F" w:rsidRPr="0075606C">
        <w:rPr>
          <w:rFonts w:ascii="Times New Roman" w:hAnsi="Times New Roman" w:cs="Times New Roman"/>
          <w:sz w:val="24"/>
          <w:lang w:val="en-US"/>
        </w:rPr>
        <w:t xml:space="preserve">While its presence at 1 </w:t>
      </w:r>
      <w:proofErr w:type="spellStart"/>
      <w:r w:rsidR="0025514F" w:rsidRPr="0075606C">
        <w:rPr>
          <w:rFonts w:ascii="Times New Roman" w:hAnsi="Times New Roman" w:cs="Times New Roman"/>
          <w:sz w:val="24"/>
          <w:lang w:val="en-US"/>
        </w:rPr>
        <w:t>hpi</w:t>
      </w:r>
      <w:proofErr w:type="spellEnd"/>
      <w:r w:rsidR="0025514F" w:rsidRPr="0075606C">
        <w:rPr>
          <w:rFonts w:ascii="Times New Roman" w:hAnsi="Times New Roman" w:cs="Times New Roman"/>
          <w:sz w:val="24"/>
          <w:lang w:val="en-US"/>
        </w:rPr>
        <w:t xml:space="preserve"> could be attributed to transcriptional noise affecting this very early time point, at 2 </w:t>
      </w:r>
      <w:proofErr w:type="spellStart"/>
      <w:r w:rsidR="0025514F" w:rsidRPr="0075606C">
        <w:rPr>
          <w:rFonts w:ascii="Times New Roman" w:hAnsi="Times New Roman" w:cs="Times New Roman"/>
          <w:sz w:val="24"/>
          <w:lang w:val="en-US"/>
        </w:rPr>
        <w:t>hpi</w:t>
      </w:r>
      <w:proofErr w:type="spellEnd"/>
      <w:r w:rsidR="0025514F" w:rsidRPr="0075606C">
        <w:rPr>
          <w:rFonts w:ascii="Times New Roman" w:hAnsi="Times New Roman" w:cs="Times New Roman"/>
          <w:sz w:val="24"/>
          <w:lang w:val="en-US"/>
        </w:rPr>
        <w:t xml:space="preserve"> it is more likely due to the highly efficient early activation of its promoter. The discrepancy between its TSS and TES kinetics can be explained by the large </w:t>
      </w:r>
      <w:r w:rsidR="00197752" w:rsidRPr="0075606C">
        <w:rPr>
          <w:rFonts w:ascii="Times New Roman" w:hAnsi="Times New Roman" w:cs="Times New Roman"/>
          <w:sz w:val="24"/>
          <w:lang w:val="en-US"/>
        </w:rPr>
        <w:t>variety</w:t>
      </w:r>
      <w:r w:rsidR="0025514F" w:rsidRPr="0075606C">
        <w:rPr>
          <w:rFonts w:ascii="Times New Roman" w:hAnsi="Times New Roman" w:cs="Times New Roman"/>
          <w:sz w:val="24"/>
          <w:lang w:val="en-US"/>
        </w:rPr>
        <w:t xml:space="preserve"> of potential mRNAs identified in this region, each carrying 5′-truncated ORFs, albeit with individually low counts. </w:t>
      </w:r>
      <w:r w:rsidR="00DA0766" w:rsidRPr="0075606C">
        <w:rPr>
          <w:rFonts w:ascii="Times New Roman" w:hAnsi="Times New Roman" w:cs="Times New Roman"/>
          <w:sz w:val="24"/>
          <w:lang w:val="en-US"/>
        </w:rPr>
        <w:t xml:space="preserve">Our detailed mapping confirms that the discrepancies between TSS and TES kinetics are primarily due to the </w:t>
      </w:r>
      <w:r w:rsidR="00DA0766" w:rsidRPr="00E24243">
        <w:rPr>
          <w:rFonts w:ascii="Times New Roman" w:hAnsi="Times New Roman" w:cs="Times New Roman"/>
          <w:sz w:val="24"/>
          <w:lang w:val="en-US"/>
        </w:rPr>
        <w:t xml:space="preserve">production of multiple transcript isoforms and the complex arrangement of transcription units in the EHV-1 genome. </w:t>
      </w:r>
      <w:r w:rsidR="00EE5FDA" w:rsidRPr="00E24243">
        <w:rPr>
          <w:rFonts w:ascii="Times New Roman" w:hAnsi="Times New Roman" w:cs="Times New Roman"/>
          <w:sz w:val="24"/>
          <w:lang w:val="en-US"/>
        </w:rPr>
        <w:t>This underscores the importance of examining full-length transcript structures when interpreting gene expression dynamics, a task for which LRS techniques are the only reliable approach.</w:t>
      </w:r>
    </w:p>
    <w:p w14:paraId="4DBDA0D3" w14:textId="55326F51" w:rsidR="00A562F2" w:rsidRPr="00E24243" w:rsidRDefault="00077F7F"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Gene-level clustering of canonical t</w:t>
      </w:r>
      <w:r w:rsidR="00A562F2" w:rsidRPr="00E24243">
        <w:rPr>
          <w:rFonts w:ascii="Times New Roman" w:hAnsi="Times New Roman" w:cs="Times New Roman"/>
          <w:b/>
          <w:i/>
          <w:sz w:val="24"/>
          <w:lang w:val="en-US"/>
        </w:rPr>
        <w:t>ranscripts</w:t>
      </w:r>
    </w:p>
    <w:p w14:paraId="688E0F5B" w14:textId="4A4ABB4F" w:rsidR="000E262C" w:rsidRPr="00E24243" w:rsidRDefault="00DF3A4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Clustering canonical full-length transcripts </w:t>
      </w:r>
      <w:r w:rsidR="002C7F94" w:rsidRPr="00E24243">
        <w:rPr>
          <w:rFonts w:ascii="Times New Roman" w:hAnsi="Times New Roman" w:cs="Times New Roman"/>
          <w:sz w:val="24"/>
          <w:lang w:val="en-US"/>
        </w:rPr>
        <w:t xml:space="preserve">provides a cleaner </w:t>
      </w:r>
      <w:r w:rsidRPr="00E24243">
        <w:rPr>
          <w:rFonts w:ascii="Times New Roman" w:hAnsi="Times New Roman" w:cs="Times New Roman"/>
          <w:sz w:val="24"/>
          <w:lang w:val="en-US"/>
        </w:rPr>
        <w:t xml:space="preserve">view of EHV-1’s transcriptional program. </w:t>
      </w:r>
      <w:r w:rsidR="00842974" w:rsidRPr="00E24243">
        <w:rPr>
          <w:rFonts w:ascii="Times New Roman" w:hAnsi="Times New Roman" w:cs="Times New Roman"/>
          <w:sz w:val="24"/>
          <w:lang w:val="en-US"/>
        </w:rPr>
        <w:t xml:space="preserve">We </w:t>
      </w:r>
      <w:r w:rsidR="00CE5B97" w:rsidRPr="00E24243">
        <w:rPr>
          <w:rFonts w:ascii="Times New Roman" w:hAnsi="Times New Roman" w:cs="Times New Roman"/>
          <w:sz w:val="24"/>
          <w:lang w:val="en-US"/>
        </w:rPr>
        <w:t>categorized</w:t>
      </w:r>
      <w:r w:rsidRPr="00E24243">
        <w:rPr>
          <w:rFonts w:ascii="Times New Roman" w:hAnsi="Times New Roman" w:cs="Times New Roman"/>
          <w:sz w:val="24"/>
          <w:lang w:val="en-US"/>
        </w:rPr>
        <w:t xml:space="preserve"> the </w:t>
      </w:r>
      <w:r w:rsidR="00F01CF3" w:rsidRPr="00E24243">
        <w:rPr>
          <w:rFonts w:ascii="Times New Roman" w:hAnsi="Times New Roman" w:cs="Times New Roman"/>
          <w:sz w:val="24"/>
          <w:lang w:val="en-US"/>
        </w:rPr>
        <w:t xml:space="preserve">viral </w:t>
      </w:r>
      <w:r w:rsidRPr="00E24243">
        <w:rPr>
          <w:rFonts w:ascii="Times New Roman" w:hAnsi="Times New Roman" w:cs="Times New Roman"/>
          <w:sz w:val="24"/>
          <w:lang w:val="en-US"/>
        </w:rPr>
        <w:t>genes into</w:t>
      </w:r>
      <w:r w:rsidR="00842974" w:rsidRPr="00E24243">
        <w:rPr>
          <w:rFonts w:ascii="Times New Roman" w:hAnsi="Times New Roman" w:cs="Times New Roman"/>
          <w:sz w:val="24"/>
          <w:lang w:val="en-US"/>
        </w:rPr>
        <w:t xml:space="preserve"> </w:t>
      </w:r>
      <w:r w:rsidR="00CE5B97" w:rsidRPr="00E24243">
        <w:rPr>
          <w:rFonts w:ascii="Times New Roman" w:hAnsi="Times New Roman" w:cs="Times New Roman"/>
          <w:sz w:val="24"/>
          <w:lang w:val="en-US"/>
        </w:rPr>
        <w:t>three</w:t>
      </w:r>
      <w:r w:rsidRPr="00E24243">
        <w:rPr>
          <w:rFonts w:ascii="Times New Roman" w:hAnsi="Times New Roman" w:cs="Times New Roman"/>
          <w:sz w:val="24"/>
          <w:lang w:val="en-US"/>
        </w:rPr>
        <w:t xml:space="preserve"> </w:t>
      </w:r>
      <w:r w:rsidRPr="00E24243">
        <w:rPr>
          <w:rFonts w:ascii="Times New Roman" w:hAnsi="Times New Roman" w:cs="Times New Roman"/>
          <w:i/>
          <w:sz w:val="24"/>
          <w:lang w:val="en-US"/>
        </w:rPr>
        <w:t>de novo</w:t>
      </w:r>
      <w:r w:rsidR="00842974" w:rsidRPr="00E24243">
        <w:rPr>
          <w:rFonts w:ascii="Times New Roman" w:hAnsi="Times New Roman" w:cs="Times New Roman"/>
          <w:sz w:val="24"/>
          <w:lang w:val="en-US"/>
        </w:rPr>
        <w:t xml:space="preserve"> kinetic clusters</w:t>
      </w:r>
      <w:r w:rsidR="005B3AD0" w:rsidRPr="00E24243">
        <w:rPr>
          <w:rFonts w:ascii="Times New Roman" w:hAnsi="Times New Roman" w:cs="Times New Roman"/>
          <w:sz w:val="24"/>
          <w:lang w:val="en-US"/>
        </w:rPr>
        <w:t xml:space="preserve"> </w:t>
      </w:r>
      <w:r w:rsidR="00842974" w:rsidRPr="00E24243">
        <w:rPr>
          <w:rFonts w:ascii="Times New Roman" w:hAnsi="Times New Roman" w:cs="Times New Roman"/>
          <w:sz w:val="24"/>
          <w:lang w:val="en-US"/>
        </w:rPr>
        <w:t>(</w:t>
      </w:r>
      <w:r w:rsidR="00842974" w:rsidRPr="00E24243">
        <w:rPr>
          <w:rFonts w:ascii="Times New Roman" w:hAnsi="Times New Roman" w:cs="Times New Roman"/>
          <w:b/>
          <w:sz w:val="24"/>
          <w:lang w:val="en-US"/>
        </w:rPr>
        <w:t>Figure 5</w:t>
      </w:r>
      <w:r w:rsidR="00842974" w:rsidRPr="00E24243">
        <w:rPr>
          <w:rFonts w:ascii="Times New Roman" w:hAnsi="Times New Roman" w:cs="Times New Roman"/>
          <w:sz w:val="24"/>
          <w:lang w:val="en-US"/>
        </w:rPr>
        <w:t>).</w:t>
      </w:r>
    </w:p>
    <w:p w14:paraId="05F0E170" w14:textId="0ECB2EED" w:rsidR="00056B47" w:rsidRPr="00E24243" w:rsidRDefault="006A4D90" w:rsidP="00573600">
      <w:pPr>
        <w:spacing w:after="120" w:line="240" w:lineRule="auto"/>
        <w:jc w:val="both"/>
        <w:rPr>
          <w:rFonts w:ascii="Times New Roman" w:hAnsi="Times New Roman" w:cs="Times New Roman"/>
          <w:i/>
          <w:sz w:val="24"/>
          <w:lang w:val="en-US"/>
        </w:rPr>
      </w:pPr>
      <w:r w:rsidRPr="00E24243">
        <w:rPr>
          <w:rFonts w:ascii="Times New Roman" w:hAnsi="Times New Roman" w:cs="Times New Roman"/>
          <w:i/>
          <w:sz w:val="24"/>
          <w:lang w:val="en-US"/>
        </w:rPr>
        <w:t>Heterogeneous</w:t>
      </w:r>
      <w:r w:rsidR="00056B47" w:rsidRPr="00E24243">
        <w:rPr>
          <w:rFonts w:ascii="Times New Roman" w:hAnsi="Times New Roman" w:cs="Times New Roman"/>
          <w:i/>
          <w:sz w:val="24"/>
          <w:lang w:val="en-US"/>
        </w:rPr>
        <w:t xml:space="preserve"> clusters:</w:t>
      </w:r>
    </w:p>
    <w:p w14:paraId="6BFAFBED" w14:textId="0DACE06F" w:rsidR="00453DFF" w:rsidRPr="00E24243"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Cluster_1 contains </w:t>
      </w:r>
      <w:r w:rsidR="006C6D36"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 genes (e.g., ORF20, ORF21, ORF31, ORF61), </w:t>
      </w:r>
      <w:r w:rsidR="006C6D36"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(e.g., ORF9, ORF38, ORF50), and genes with </w:t>
      </w:r>
      <w:r w:rsidR="006C6D36" w:rsidRPr="00E24243">
        <w:rPr>
          <w:rFonts w:ascii="Times New Roman" w:hAnsi="Times New Roman" w:cs="Times New Roman"/>
          <w:sz w:val="24"/>
          <w:lang w:val="en-US"/>
        </w:rPr>
        <w:t>undetermined</w:t>
      </w:r>
      <w:r w:rsidRPr="00E24243">
        <w:rPr>
          <w:rFonts w:ascii="Times New Roman" w:hAnsi="Times New Roman" w:cs="Times New Roman"/>
          <w:sz w:val="24"/>
          <w:lang w:val="en-US"/>
        </w:rPr>
        <w:t xml:space="preserve"> </w:t>
      </w:r>
      <w:r w:rsidR="006C6D36" w:rsidRPr="00E24243">
        <w:rPr>
          <w:rFonts w:ascii="Times New Roman" w:hAnsi="Times New Roman" w:cs="Times New Roman"/>
          <w:sz w:val="24"/>
          <w:lang w:val="en-US"/>
        </w:rPr>
        <w:t>kinetics</w:t>
      </w:r>
      <w:r w:rsidRPr="00E24243">
        <w:rPr>
          <w:rFonts w:ascii="Times New Roman" w:hAnsi="Times New Roman" w:cs="Times New Roman"/>
          <w:sz w:val="24"/>
          <w:lang w:val="en-US"/>
        </w:rPr>
        <w:t xml:space="preserve">. It peaks around 2–4 </w:t>
      </w:r>
      <w:proofErr w:type="spellStart"/>
      <w:r w:rsidRPr="00E24243">
        <w:rPr>
          <w:rFonts w:ascii="Times New Roman" w:hAnsi="Times New Roman" w:cs="Times New Roman"/>
          <w:sz w:val="24"/>
          <w:lang w:val="en-US"/>
        </w:rPr>
        <w:t>hpi</w:t>
      </w:r>
      <w:proofErr w:type="spellEnd"/>
      <w:r w:rsidRPr="00E24243">
        <w:rPr>
          <w:rFonts w:ascii="Times New Roman" w:hAnsi="Times New Roman" w:cs="Times New Roman"/>
          <w:sz w:val="24"/>
          <w:lang w:val="en-US"/>
        </w:rPr>
        <w:t xml:space="preserve">, indicating "leaky-late" activity within an </w:t>
      </w:r>
      <w:r w:rsidR="0059430F"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-expression context. Similarly, Cluster_3 is </w:t>
      </w:r>
      <w:r w:rsidR="0059430F"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-biased (e.g., ORF5, ORF7, ORF30, ORF53, ORF63) but includes a few L genes (e.g., ORF10, ORF17). </w:t>
      </w:r>
      <w:r w:rsidR="00453DFF" w:rsidRPr="00E24243">
        <w:rPr>
          <w:rFonts w:ascii="Times New Roman" w:hAnsi="Times New Roman" w:cs="Times New Roman"/>
          <w:sz w:val="24"/>
          <w:lang w:val="en-US"/>
        </w:rPr>
        <w:t xml:space="preserve">This pattern reinforces the idea that some L transcripts are detectable at low levels early on, blending replication and assembly factors in a transitional manner between 2–4 </w:t>
      </w:r>
      <w:proofErr w:type="spellStart"/>
      <w:r w:rsidR="00453DFF" w:rsidRPr="00E24243">
        <w:rPr>
          <w:rFonts w:ascii="Times New Roman" w:hAnsi="Times New Roman" w:cs="Times New Roman"/>
          <w:sz w:val="24"/>
          <w:lang w:val="en-US"/>
        </w:rPr>
        <w:t>hpi</w:t>
      </w:r>
      <w:proofErr w:type="spellEnd"/>
      <w:r w:rsidR="00453DFF" w:rsidRPr="00E24243">
        <w:rPr>
          <w:rFonts w:ascii="Times New Roman" w:hAnsi="Times New Roman" w:cs="Times New Roman"/>
          <w:sz w:val="24"/>
          <w:lang w:val="en-US"/>
        </w:rPr>
        <w:t xml:space="preserve">, possibly as </w:t>
      </w:r>
      <w:r w:rsidR="0059430F" w:rsidRPr="00E24243">
        <w:rPr>
          <w:rFonts w:ascii="Times New Roman" w:hAnsi="Times New Roman" w:cs="Times New Roman"/>
          <w:sz w:val="24"/>
          <w:lang w:val="en-US"/>
        </w:rPr>
        <w:t>a result of stochastic transcriptional activity</w:t>
      </w:r>
      <w:r w:rsidR="00453DFF" w:rsidRPr="00E24243">
        <w:rPr>
          <w:rFonts w:ascii="Times New Roman" w:hAnsi="Times New Roman" w:cs="Times New Roman"/>
          <w:sz w:val="24"/>
          <w:lang w:val="en-US"/>
        </w:rPr>
        <w:t>.</w:t>
      </w:r>
    </w:p>
    <w:p w14:paraId="718ED2A7" w14:textId="27E0892B" w:rsidR="00056B47" w:rsidRPr="00E24243" w:rsidRDefault="00056B47" w:rsidP="00573600">
      <w:pPr>
        <w:spacing w:after="120" w:line="240" w:lineRule="auto"/>
        <w:jc w:val="both"/>
        <w:rPr>
          <w:rFonts w:ascii="Times New Roman" w:hAnsi="Times New Roman" w:cs="Times New Roman"/>
          <w:i/>
          <w:sz w:val="24"/>
          <w:lang w:val="en-US"/>
        </w:rPr>
      </w:pPr>
      <w:r w:rsidRPr="00E24243">
        <w:rPr>
          <w:rFonts w:ascii="Times New Roman" w:hAnsi="Times New Roman" w:cs="Times New Roman"/>
          <w:i/>
          <w:sz w:val="24"/>
          <w:lang w:val="en-US"/>
        </w:rPr>
        <w:t>Robust late-dominant clusters:</w:t>
      </w:r>
    </w:p>
    <w:p w14:paraId="1B7898E6" w14:textId="0899EBEF" w:rsidR="00056B47" w:rsidRPr="00E24243"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Cluster_2 predominantly comprises L genes (e.g., ORF11, ORF14, ORF18, ORF26, ORF28, ORF29, ORF3, ORF39, ORF40, ORF68, ORF73, ORF76) along with a few genes of </w:t>
      </w:r>
      <w:r w:rsidR="00286244" w:rsidRPr="00E24243">
        <w:rPr>
          <w:rFonts w:ascii="Times New Roman" w:hAnsi="Times New Roman" w:cs="Times New Roman"/>
          <w:sz w:val="24"/>
          <w:lang w:val="en-US"/>
        </w:rPr>
        <w:t>undetermined</w:t>
      </w:r>
      <w:r w:rsidRPr="00E24243">
        <w:rPr>
          <w:rFonts w:ascii="Times New Roman" w:hAnsi="Times New Roman" w:cs="Times New Roman"/>
          <w:sz w:val="24"/>
          <w:lang w:val="en-US"/>
        </w:rPr>
        <w:t xml:space="preserve"> </w:t>
      </w:r>
      <w:r w:rsidR="00286244" w:rsidRPr="00E24243">
        <w:rPr>
          <w:rFonts w:ascii="Times New Roman" w:hAnsi="Times New Roman" w:cs="Times New Roman"/>
          <w:sz w:val="24"/>
          <w:lang w:val="en-US"/>
        </w:rPr>
        <w:t>kinetics</w:t>
      </w:r>
      <w:r w:rsidRPr="00E24243">
        <w:rPr>
          <w:rFonts w:ascii="Times New Roman" w:hAnsi="Times New Roman" w:cs="Times New Roman"/>
          <w:sz w:val="24"/>
          <w:lang w:val="en-US"/>
        </w:rPr>
        <w:t xml:space="preserve"> (e.g., ORF2, ORF75). This cluster aligns with a robust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-phase expression wave emerging after 6–8 </w:t>
      </w:r>
      <w:proofErr w:type="spellStart"/>
      <w:r w:rsidRPr="00E24243">
        <w:rPr>
          <w:rFonts w:ascii="Times New Roman" w:hAnsi="Times New Roman" w:cs="Times New Roman"/>
          <w:sz w:val="24"/>
          <w:lang w:val="en-US"/>
        </w:rPr>
        <w:t>hpi</w:t>
      </w:r>
      <w:proofErr w:type="spellEnd"/>
      <w:r w:rsidRPr="00E24243">
        <w:rPr>
          <w:rFonts w:ascii="Times New Roman" w:hAnsi="Times New Roman" w:cs="Times New Roman"/>
          <w:sz w:val="24"/>
          <w:lang w:val="en-US"/>
        </w:rPr>
        <w:t xml:space="preserve">. Similarly, Cluster_5 consists of late structural and packaging components (e.g., ORF22, ORF23, ORF25, ORF33, ORF35.5, ORF36, ORF42, ORF43, ORF44, ORF46, ORF58, ORF62), which steadily produce </w:t>
      </w:r>
      <w:proofErr w:type="spellStart"/>
      <w:r w:rsidRPr="00E24243">
        <w:rPr>
          <w:rFonts w:ascii="Times New Roman" w:hAnsi="Times New Roman" w:cs="Times New Roman"/>
          <w:sz w:val="24"/>
          <w:lang w:val="en-US"/>
        </w:rPr>
        <w:t>virion</w:t>
      </w:r>
      <w:proofErr w:type="spellEnd"/>
      <w:r w:rsidRPr="00E24243">
        <w:rPr>
          <w:rFonts w:ascii="Times New Roman" w:hAnsi="Times New Roman" w:cs="Times New Roman"/>
          <w:sz w:val="24"/>
          <w:lang w:val="en-US"/>
        </w:rPr>
        <w:t>-related protein</w:t>
      </w:r>
      <w:r w:rsidR="0072247E" w:rsidRPr="00E24243">
        <w:rPr>
          <w:rFonts w:ascii="Times New Roman" w:hAnsi="Times New Roman" w:cs="Times New Roman"/>
          <w:sz w:val="24"/>
          <w:lang w:val="en-US"/>
        </w:rPr>
        <w:t xml:space="preserve">s during mid-to-late infection. </w:t>
      </w:r>
      <w:r w:rsidRPr="00E24243">
        <w:rPr>
          <w:rFonts w:ascii="Times New Roman" w:hAnsi="Times New Roman" w:cs="Times New Roman"/>
          <w:sz w:val="24"/>
          <w:lang w:val="en-US"/>
        </w:rPr>
        <w:t xml:space="preserve">Clusters_6 and _7 are also late-dominated but include notable exceptions. For instance, Cluster_6 primarily consists of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(e.g., ORF12, ORF13, ORF16, ORF35, ORF41, ORF48, ORF52, ORF57, ORF60, ORF72) involved in tegument formation and packaging. However, it also includes one </w:t>
      </w:r>
      <w:r w:rsidR="0072247E"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 gene (ORF54) and one of </w:t>
      </w:r>
      <w:r w:rsidR="0051048A" w:rsidRPr="00E24243">
        <w:rPr>
          <w:rFonts w:ascii="Times New Roman" w:hAnsi="Times New Roman" w:cs="Times New Roman"/>
          <w:sz w:val="24"/>
          <w:lang w:val="en-US"/>
        </w:rPr>
        <w:t>undetermined kinetics</w:t>
      </w:r>
      <w:r w:rsidRPr="00E24243">
        <w:rPr>
          <w:rFonts w:ascii="Times New Roman" w:hAnsi="Times New Roman" w:cs="Times New Roman"/>
          <w:sz w:val="24"/>
          <w:lang w:val="en-US"/>
        </w:rPr>
        <w:t xml:space="preserve"> (ORF71), reflecting the complexity of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-phase expression. Similarly, Cluster_7 combines predominantly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with overlapping temporal profiles.</w:t>
      </w:r>
    </w:p>
    <w:p w14:paraId="7C8E69FF" w14:textId="232584F0" w:rsidR="00056B47" w:rsidRPr="00E24243" w:rsidRDefault="00397368" w:rsidP="00573600">
      <w:pPr>
        <w:spacing w:after="120" w:line="240" w:lineRule="auto"/>
        <w:jc w:val="both"/>
        <w:rPr>
          <w:rFonts w:ascii="Times New Roman" w:hAnsi="Times New Roman" w:cs="Times New Roman"/>
          <w:i/>
          <w:sz w:val="24"/>
          <w:lang w:val="hu-HU"/>
        </w:rPr>
      </w:pPr>
      <w:r w:rsidRPr="00E24243">
        <w:rPr>
          <w:rFonts w:ascii="Times New Roman" w:hAnsi="Times New Roman" w:cs="Times New Roman"/>
          <w:i/>
          <w:sz w:val="24"/>
          <w:lang w:val="en-US"/>
        </w:rPr>
        <w:t>Special</w:t>
      </w:r>
      <w:r w:rsidR="00056B47" w:rsidRPr="00E24243">
        <w:rPr>
          <w:rFonts w:ascii="Times New Roman" w:hAnsi="Times New Roman" w:cs="Times New Roman"/>
          <w:i/>
          <w:sz w:val="24"/>
          <w:lang w:val="en-US"/>
        </w:rPr>
        <w:t xml:space="preserve"> clusters:</w:t>
      </w:r>
      <w:r w:rsidR="002B14D1" w:rsidRPr="00E24243">
        <w:rPr>
          <w:rFonts w:ascii="Times New Roman" w:hAnsi="Times New Roman" w:cs="Times New Roman"/>
          <w:i/>
          <w:sz w:val="24"/>
          <w:lang w:val="en-US"/>
        </w:rPr>
        <w:t xml:space="preserve"> </w:t>
      </w:r>
    </w:p>
    <w:p w14:paraId="25891110" w14:textId="43F7E8D8" w:rsidR="00265C61" w:rsidRPr="0075606C"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Cluster_4 and Cluster_12 contain fewer genes and exhibit </w:t>
      </w:r>
      <w:r w:rsidR="00DF2A35" w:rsidRPr="00E24243">
        <w:rPr>
          <w:rFonts w:ascii="Times New Roman" w:hAnsi="Times New Roman" w:cs="Times New Roman"/>
          <w:sz w:val="24"/>
          <w:lang w:val="en-US"/>
        </w:rPr>
        <w:t>diverse</w:t>
      </w:r>
      <w:r w:rsidRPr="00E24243">
        <w:rPr>
          <w:rFonts w:ascii="Times New Roman" w:hAnsi="Times New Roman" w:cs="Times New Roman"/>
          <w:sz w:val="24"/>
          <w:lang w:val="en-US"/>
        </w:rPr>
        <w:t xml:space="preserve"> </w:t>
      </w:r>
      <w:r w:rsidR="00AF0D55" w:rsidRPr="00E24243">
        <w:rPr>
          <w:rFonts w:ascii="Times New Roman" w:hAnsi="Times New Roman" w:cs="Times New Roman"/>
          <w:sz w:val="24"/>
          <w:lang w:val="en-US"/>
        </w:rPr>
        <w:t xml:space="preserve">expression </w:t>
      </w:r>
      <w:r w:rsidRPr="00E24243">
        <w:rPr>
          <w:rFonts w:ascii="Times New Roman" w:hAnsi="Times New Roman" w:cs="Times New Roman"/>
          <w:sz w:val="24"/>
          <w:lang w:val="en-US"/>
        </w:rPr>
        <w:t xml:space="preserve">kinetics. Cluster_4 includes both L (e.g., ORF6, ORF67) and E genes (e.g., ORF65), indicating subtle overlaps even in smaller sets. Meanwhile, Clusters_8, _9, and _10 refine subsets of late genes or highlight unique outliers. Notably, Cluster_10 contains the sole </w:t>
      </w:r>
      <w:r w:rsidR="002B14D1" w:rsidRPr="00E24243">
        <w:rPr>
          <w:rFonts w:ascii="Times New Roman" w:hAnsi="Times New Roman" w:cs="Times New Roman"/>
          <w:sz w:val="24"/>
          <w:lang w:val="en-US"/>
        </w:rPr>
        <w:t>IE</w:t>
      </w:r>
      <w:r w:rsidRPr="00E24243">
        <w:rPr>
          <w:rFonts w:ascii="Times New Roman" w:hAnsi="Times New Roman" w:cs="Times New Roman"/>
          <w:sz w:val="24"/>
          <w:lang w:val="en-US"/>
        </w:rPr>
        <w:t xml:space="preserve"> ORF64</w:t>
      </w:r>
      <w:r w:rsidR="00715362" w:rsidRPr="00E24243">
        <w:rPr>
          <w:rFonts w:ascii="Times New Roman" w:hAnsi="Times New Roman" w:cs="Times New Roman"/>
          <w:sz w:val="24"/>
          <w:lang w:val="en-US"/>
        </w:rPr>
        <w:t xml:space="preserve"> gene</w:t>
      </w:r>
      <w:r w:rsidRPr="00E24243">
        <w:rPr>
          <w:rFonts w:ascii="Times New Roman" w:hAnsi="Times New Roman" w:cs="Times New Roman"/>
          <w:sz w:val="24"/>
          <w:lang w:val="en-US"/>
        </w:rPr>
        <w:t>. Although no canonical full-length trans</w:t>
      </w:r>
      <w:r w:rsidR="00BB12D0" w:rsidRPr="00E24243">
        <w:rPr>
          <w:rFonts w:ascii="Times New Roman" w:hAnsi="Times New Roman" w:cs="Times New Roman"/>
          <w:sz w:val="24"/>
          <w:lang w:val="en-US"/>
        </w:rPr>
        <w:t xml:space="preserve">cripts were </w:t>
      </w:r>
      <w:r w:rsidR="00BB12D0" w:rsidRPr="0075606C">
        <w:rPr>
          <w:rFonts w:ascii="Times New Roman" w:hAnsi="Times New Roman" w:cs="Times New Roman"/>
          <w:sz w:val="24"/>
          <w:lang w:val="en-US"/>
        </w:rPr>
        <w:t xml:space="preserve">detected at 1 </w:t>
      </w:r>
      <w:proofErr w:type="spellStart"/>
      <w:r w:rsidR="00BB12D0" w:rsidRPr="0075606C">
        <w:rPr>
          <w:rFonts w:ascii="Times New Roman" w:hAnsi="Times New Roman" w:cs="Times New Roman"/>
          <w:sz w:val="24"/>
          <w:lang w:val="en-US"/>
        </w:rPr>
        <w:t>hpi</w:t>
      </w:r>
      <w:proofErr w:type="spellEnd"/>
      <w:r w:rsidR="00BB12D0" w:rsidRPr="0075606C">
        <w:rPr>
          <w:rFonts w:ascii="Times New Roman" w:hAnsi="Times New Roman" w:cs="Times New Roman"/>
          <w:sz w:val="24"/>
          <w:lang w:val="en-US"/>
        </w:rPr>
        <w:t xml:space="preserve"> - </w:t>
      </w:r>
      <w:r w:rsidRPr="0075606C">
        <w:rPr>
          <w:rFonts w:ascii="Times New Roman" w:hAnsi="Times New Roman" w:cs="Times New Roman"/>
          <w:sz w:val="24"/>
          <w:lang w:val="en-US"/>
        </w:rPr>
        <w:t>likely due to technical challenges capturin</w:t>
      </w:r>
      <w:r w:rsidR="00BB12D0" w:rsidRPr="0075606C">
        <w:rPr>
          <w:rFonts w:ascii="Times New Roman" w:hAnsi="Times New Roman" w:cs="Times New Roman"/>
          <w:sz w:val="24"/>
          <w:lang w:val="en-US"/>
        </w:rPr>
        <w:t xml:space="preserve">g this </w:t>
      </w:r>
      <w:r w:rsidR="00D37313" w:rsidRPr="0075606C">
        <w:rPr>
          <w:rFonts w:ascii="Times New Roman" w:hAnsi="Times New Roman" w:cs="Times New Roman"/>
          <w:sz w:val="24"/>
          <w:lang w:val="en-US"/>
        </w:rPr>
        <w:t xml:space="preserve">very </w:t>
      </w:r>
      <w:r w:rsidR="00BB12D0" w:rsidRPr="0075606C">
        <w:rPr>
          <w:rFonts w:ascii="Times New Roman" w:hAnsi="Times New Roman" w:cs="Times New Roman"/>
          <w:sz w:val="24"/>
          <w:lang w:val="en-US"/>
        </w:rPr>
        <w:t xml:space="preserve">long RNA - </w:t>
      </w:r>
      <w:r w:rsidRPr="0075606C">
        <w:rPr>
          <w:rFonts w:ascii="Times New Roman" w:hAnsi="Times New Roman" w:cs="Times New Roman"/>
          <w:sz w:val="24"/>
          <w:lang w:val="en-US"/>
        </w:rPr>
        <w:t xml:space="preserve">the clear isolation of ORF64 within its own cluster underscores its distinct temporal regulation </w:t>
      </w:r>
      <w:r w:rsidR="005B3AD0" w:rsidRPr="0075606C">
        <w:rPr>
          <w:rFonts w:ascii="Times New Roman" w:hAnsi="Times New Roman" w:cs="Times New Roman"/>
          <w:sz w:val="24"/>
          <w:lang w:val="en-US"/>
        </w:rPr>
        <w:t>(</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5B3AD0" w:rsidRPr="0075606C">
        <w:rPr>
          <w:rFonts w:ascii="Times New Roman" w:hAnsi="Times New Roman" w:cs="Times New Roman"/>
          <w:b/>
          <w:sz w:val="24"/>
          <w:lang w:val="en-US"/>
        </w:rPr>
        <w:t>D</w:t>
      </w:r>
      <w:r w:rsidR="005B3AD0" w:rsidRPr="0075606C">
        <w:rPr>
          <w:rFonts w:ascii="Times New Roman" w:hAnsi="Times New Roman" w:cs="Times New Roman"/>
          <w:sz w:val="24"/>
          <w:lang w:val="en-US"/>
        </w:rPr>
        <w:t xml:space="preserve">). </w:t>
      </w:r>
    </w:p>
    <w:p w14:paraId="21A9C591" w14:textId="7CF781BA" w:rsidR="005B3AD0" w:rsidRPr="00E24243" w:rsidRDefault="005B3AD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Collectively, these clusters confirm that while the IE/E/L scheme provides a broad framework, actual gene expression patterns form a continuous and overlapping temporal gradient.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11</w:t>
      </w:r>
      <w:r w:rsidRPr="0075606C">
        <w:rPr>
          <w:rFonts w:ascii="Times New Roman" w:hAnsi="Times New Roman" w:cs="Times New Roman"/>
          <w:sz w:val="24"/>
          <w:lang w:val="en-US"/>
        </w:rPr>
        <w:t xml:space="preserve"> shows the </w:t>
      </w:r>
      <w:r w:rsidRPr="0075606C">
        <w:rPr>
          <w:rFonts w:ascii="Times New Roman" w:hAnsi="Times New Roman" w:cs="Times New Roman"/>
          <w:i/>
          <w:sz w:val="24"/>
          <w:lang w:val="en-US"/>
        </w:rPr>
        <w:t>de novo</w:t>
      </w:r>
      <w:r w:rsidR="000F087F" w:rsidRPr="0075606C">
        <w:rPr>
          <w:rFonts w:ascii="Times New Roman" w:hAnsi="Times New Roman" w:cs="Times New Roman"/>
          <w:sz w:val="24"/>
          <w:lang w:val="en-US"/>
        </w:rPr>
        <w:t xml:space="preserve"> clusters of EHV-1 </w:t>
      </w:r>
      <w:r w:rsidRPr="0075606C">
        <w:rPr>
          <w:rFonts w:ascii="Times New Roman" w:hAnsi="Times New Roman" w:cs="Times New Roman"/>
          <w:sz w:val="24"/>
          <w:lang w:val="en-US"/>
        </w:rPr>
        <w:t>gene</w:t>
      </w:r>
      <w:r w:rsidR="000F087F" w:rsidRPr="0075606C">
        <w:rPr>
          <w:rFonts w:ascii="Times New Roman" w:hAnsi="Times New Roman" w:cs="Times New Roman"/>
          <w:sz w:val="24"/>
          <w:lang w:val="en-US"/>
        </w:rPr>
        <w:t>s</w:t>
      </w:r>
      <w:r w:rsidRPr="0075606C">
        <w:rPr>
          <w:rFonts w:ascii="Times New Roman" w:hAnsi="Times New Roman" w:cs="Times New Roman"/>
          <w:sz w:val="24"/>
          <w:lang w:val="en-US"/>
        </w:rPr>
        <w:t xml:space="preserve">, along with their kinetic </w:t>
      </w:r>
      <w:r w:rsidRPr="0075606C">
        <w:rPr>
          <w:rFonts w:ascii="Times New Roman" w:hAnsi="Times New Roman" w:cs="Times New Roman"/>
          <w:sz w:val="24"/>
          <w:lang w:val="en-US"/>
        </w:rPr>
        <w:lastRenderedPageBreak/>
        <w:t>classes.</w:t>
      </w:r>
      <w:r w:rsidR="00436699"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By integrating these analyses, we observe a consistent narrative: while many EHV-1 genes follow the classical IE, E, and L progression, a subset displays more complex or hybrid kinetics. Gene-level TSS analysis highlights individual timing anomalies, while clustering places these anomalies in a broader context, revealing that they form part of overlapping transcriptional waves rather than discrete phases. These findings suggest </w:t>
      </w:r>
      <w:r w:rsidRPr="00E24243">
        <w:rPr>
          <w:rFonts w:ascii="Times New Roman" w:hAnsi="Times New Roman" w:cs="Times New Roman"/>
          <w:sz w:val="24"/>
          <w:lang w:val="en-US"/>
        </w:rPr>
        <w:t>that EHV-1 gene regulation is multifaceted, with certain genes bridging temporal classes and potentially serving specialized regulatory or structural roles at unconventional times during infection.</w:t>
      </w:r>
      <w:r w:rsidR="00FD59B4" w:rsidRPr="00E24243">
        <w:rPr>
          <w:rFonts w:ascii="Times New Roman" w:hAnsi="Times New Roman" w:cs="Times New Roman"/>
          <w:sz w:val="24"/>
          <w:lang w:val="en-US"/>
        </w:rPr>
        <w:t xml:space="preserve"> </w:t>
      </w:r>
    </w:p>
    <w:p w14:paraId="4C15334D" w14:textId="77777777" w:rsidR="000F4455" w:rsidRPr="00E24243" w:rsidRDefault="000F4455" w:rsidP="00573600">
      <w:pPr>
        <w:spacing w:after="120" w:line="240" w:lineRule="auto"/>
        <w:jc w:val="both"/>
        <w:rPr>
          <w:rFonts w:ascii="Times New Roman" w:hAnsi="Times New Roman" w:cs="Times New Roman"/>
          <w:b/>
          <w:sz w:val="24"/>
          <w:szCs w:val="24"/>
          <w:lang w:val="en-US"/>
        </w:rPr>
      </w:pPr>
    </w:p>
    <w:p w14:paraId="65F1D73F" w14:textId="71D05857" w:rsidR="00AE2DD3" w:rsidRPr="00E24243" w:rsidRDefault="00AE2DD3" w:rsidP="00573600">
      <w:pPr>
        <w:spacing w:after="120" w:line="240" w:lineRule="auto"/>
        <w:jc w:val="both"/>
        <w:outlineLvl w:val="2"/>
        <w:rPr>
          <w:rFonts w:ascii="Times New Roman" w:hAnsi="Times New Roman" w:cs="Times New Roman"/>
          <w:b/>
          <w:sz w:val="24"/>
          <w:lang w:val="en-US"/>
        </w:rPr>
      </w:pPr>
      <w:r w:rsidRPr="00E24243">
        <w:rPr>
          <w:rFonts w:ascii="Times New Roman" w:hAnsi="Times New Roman" w:cs="Times New Roman"/>
          <w:b/>
          <w:sz w:val="24"/>
          <w:lang w:val="en-US"/>
        </w:rPr>
        <w:t xml:space="preserve">Dynamics of </w:t>
      </w:r>
      <w:r w:rsidR="00960339" w:rsidRPr="00E24243">
        <w:rPr>
          <w:rFonts w:ascii="Times New Roman" w:hAnsi="Times New Roman" w:cs="Times New Roman"/>
          <w:b/>
          <w:sz w:val="24"/>
          <w:lang w:val="en-US"/>
        </w:rPr>
        <w:t>spliced t</w:t>
      </w:r>
      <w:r w:rsidRPr="00E24243">
        <w:rPr>
          <w:rFonts w:ascii="Times New Roman" w:hAnsi="Times New Roman" w:cs="Times New Roman"/>
          <w:b/>
          <w:sz w:val="24"/>
          <w:lang w:val="en-US"/>
        </w:rPr>
        <w:t xml:space="preserve">ranscript </w:t>
      </w:r>
      <w:r w:rsidR="00960339" w:rsidRPr="00E24243">
        <w:rPr>
          <w:rFonts w:ascii="Times New Roman" w:hAnsi="Times New Roman" w:cs="Times New Roman"/>
          <w:b/>
          <w:sz w:val="24"/>
          <w:lang w:val="en-US"/>
        </w:rPr>
        <w:t>e</w:t>
      </w:r>
      <w:r w:rsidRPr="00E24243">
        <w:rPr>
          <w:rFonts w:ascii="Times New Roman" w:hAnsi="Times New Roman" w:cs="Times New Roman"/>
          <w:b/>
          <w:sz w:val="24"/>
          <w:lang w:val="en-US"/>
        </w:rPr>
        <w:t>xpression</w:t>
      </w:r>
    </w:p>
    <w:p w14:paraId="5E9CD601" w14:textId="36651F9F" w:rsidR="00B04A2F" w:rsidRPr="0075606C" w:rsidRDefault="00B04A2F"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splice sites of EHV-1 transcripts were previously identified in our laboratory using native RNA sequencing. We detected splice sites in the following genes: ORF8, ORF9, ORF38, ORF47-44, ORF53, ORF54, ORF58, ORF65, and within the NOIR family of non-coding transcripts. </w:t>
      </w:r>
      <w:r w:rsidRPr="00E24243">
        <w:rPr>
          <w:rFonts w:ascii="Times New Roman" w:hAnsi="Times New Roman" w:cs="Times New Roman"/>
          <w:b/>
          <w:sz w:val="24"/>
          <w:lang w:val="en-US"/>
        </w:rPr>
        <w:t>Figure 4</w:t>
      </w:r>
      <w:r w:rsidRPr="00E24243">
        <w:rPr>
          <w:rFonts w:ascii="Times New Roman" w:hAnsi="Times New Roman" w:cs="Times New Roman"/>
          <w:sz w:val="24"/>
          <w:lang w:val="en-US"/>
        </w:rPr>
        <w:t xml:space="preserve"> and </w:t>
      </w:r>
      <w:r w:rsidR="004C55C6" w:rsidRPr="00E24243">
        <w:rPr>
          <w:rFonts w:ascii="Times New Roman" w:hAnsi="Times New Roman" w:cs="Times New Roman"/>
          <w:b/>
          <w:sz w:val="24"/>
          <w:lang w:val="en-US"/>
        </w:rPr>
        <w:t xml:space="preserve">Supplementary </w:t>
      </w:r>
      <w:r w:rsidR="004C55C6" w:rsidRPr="0075606C">
        <w:rPr>
          <w:rFonts w:ascii="Times New Roman" w:hAnsi="Times New Roman" w:cs="Times New Roman"/>
          <w:b/>
          <w:sz w:val="24"/>
          <w:lang w:val="en-US"/>
        </w:rPr>
        <w:t>Figure S1</w:t>
      </w:r>
      <w:r w:rsidR="00BB32B5" w:rsidRPr="0075606C">
        <w:rPr>
          <w:rFonts w:ascii="Times New Roman" w:hAnsi="Times New Roman" w:cs="Times New Roman"/>
          <w:b/>
          <w:sz w:val="24"/>
          <w:lang w:val="en-US"/>
        </w:rPr>
        <w:t>2</w:t>
      </w:r>
      <w:r w:rsidRPr="0075606C">
        <w:rPr>
          <w:rFonts w:ascii="Times New Roman" w:hAnsi="Times New Roman" w:cs="Times New Roman"/>
          <w:sz w:val="24"/>
          <w:lang w:val="en-US"/>
        </w:rPr>
        <w:t xml:space="preserve"> illustrate these genes. For several of them, we observed notable shifts in the ratio of spliced to non-spliced transcripts over the course of the infection.</w:t>
      </w:r>
    </w:p>
    <w:p w14:paraId="558987F8" w14:textId="6760B433" w:rsidR="00AB7E7C" w:rsidRPr="0075606C" w:rsidRDefault="00552985"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the gene ORF9, the combined ratio of spliced transcripts TR134 and TR172 - both sharing an intron and carrying a 5′-truncated ORF</w:t>
      </w:r>
      <w:r w:rsidR="00B56847" w:rsidRPr="0075606C">
        <w:rPr>
          <w:rFonts w:ascii="Times New Roman" w:hAnsi="Times New Roman" w:cs="Times New Roman"/>
          <w:sz w:val="24"/>
          <w:lang w:val="en-US"/>
        </w:rPr>
        <w:t xml:space="preserve"> with in-frame ATG</w:t>
      </w:r>
      <w:r w:rsidRPr="0075606C">
        <w:rPr>
          <w:rFonts w:ascii="Times New Roman" w:hAnsi="Times New Roman" w:cs="Times New Roman"/>
          <w:sz w:val="24"/>
          <w:lang w:val="en-US"/>
        </w:rPr>
        <w:t xml:space="preserve"> - remained at 0% (mean = 0.0) from 1–8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w:t>
      </w:r>
      <w:r w:rsidR="006834E2" w:rsidRPr="0075606C">
        <w:rPr>
          <w:rFonts w:ascii="Times New Roman" w:hAnsi="Times New Roman" w:cs="Times New Roman"/>
          <w:sz w:val="24"/>
          <w:lang w:val="en-US"/>
        </w:rPr>
        <w:t>(</w:t>
      </w:r>
      <w:r w:rsidR="006834E2" w:rsidRPr="0075606C">
        <w:rPr>
          <w:rFonts w:ascii="Times New Roman" w:hAnsi="Times New Roman" w:cs="Times New Roman"/>
          <w:b/>
          <w:sz w:val="24"/>
          <w:lang w:val="en-US"/>
        </w:rPr>
        <w:t xml:space="preserve">Figure </w:t>
      </w:r>
      <w:r w:rsidR="00B04A2F" w:rsidRPr="0075606C">
        <w:rPr>
          <w:rFonts w:ascii="Times New Roman" w:hAnsi="Times New Roman" w:cs="Times New Roman"/>
          <w:b/>
          <w:sz w:val="24"/>
          <w:lang w:val="en-US"/>
        </w:rPr>
        <w:t>4C</w:t>
      </w:r>
      <w:r w:rsidR="00567124" w:rsidRPr="0075606C">
        <w:rPr>
          <w:rFonts w:ascii="Times New Roman" w:hAnsi="Times New Roman" w:cs="Times New Roman"/>
          <w:sz w:val="24"/>
          <w:lang w:val="en-US"/>
        </w:rPr>
        <w:t>). Their ratio</w:t>
      </w:r>
      <w:r w:rsidR="006834E2" w:rsidRPr="0075606C">
        <w:rPr>
          <w:rFonts w:ascii="Times New Roman" w:hAnsi="Times New Roman" w:cs="Times New Roman"/>
          <w:sz w:val="24"/>
          <w:lang w:val="en-US"/>
        </w:rPr>
        <w:t xml:space="preserve"> </w:t>
      </w:r>
      <w:r w:rsidR="00A418B0" w:rsidRPr="0075606C">
        <w:rPr>
          <w:rFonts w:ascii="Times New Roman" w:hAnsi="Times New Roman" w:cs="Times New Roman"/>
          <w:sz w:val="24"/>
          <w:lang w:val="en-US"/>
        </w:rPr>
        <w:t xml:space="preserve">began to rise at 12 </w:t>
      </w:r>
      <w:proofErr w:type="spellStart"/>
      <w:r w:rsidR="00A418B0" w:rsidRPr="0075606C">
        <w:rPr>
          <w:rFonts w:ascii="Times New Roman" w:hAnsi="Times New Roman" w:cs="Times New Roman"/>
          <w:sz w:val="24"/>
          <w:lang w:val="en-US"/>
        </w:rPr>
        <w:t>hpi</w:t>
      </w:r>
      <w:proofErr w:type="spellEnd"/>
      <w:r w:rsidR="00A418B0" w:rsidRPr="0075606C">
        <w:rPr>
          <w:rFonts w:ascii="Times New Roman" w:hAnsi="Times New Roman" w:cs="Times New Roman"/>
          <w:sz w:val="24"/>
          <w:lang w:val="en-US"/>
        </w:rPr>
        <w:t xml:space="preserve"> (mean = 1.03%, SD = 0.84%), increased significantly at 18 </w:t>
      </w:r>
      <w:proofErr w:type="spellStart"/>
      <w:r w:rsidR="00A418B0" w:rsidRPr="0075606C">
        <w:rPr>
          <w:rFonts w:ascii="Times New Roman" w:hAnsi="Times New Roman" w:cs="Times New Roman"/>
          <w:sz w:val="24"/>
          <w:lang w:val="en-US"/>
        </w:rPr>
        <w:t>hpi</w:t>
      </w:r>
      <w:proofErr w:type="spellEnd"/>
      <w:r w:rsidR="00A418B0" w:rsidRPr="0075606C">
        <w:rPr>
          <w:rFonts w:ascii="Times New Roman" w:hAnsi="Times New Roman" w:cs="Times New Roman"/>
          <w:sz w:val="24"/>
          <w:lang w:val="en-US"/>
        </w:rPr>
        <w:t xml:space="preserve"> (mean = 11.49%, SD = 5.65%), continued to </w:t>
      </w:r>
      <w:r w:rsidR="00567124" w:rsidRPr="0075606C">
        <w:rPr>
          <w:rFonts w:ascii="Times New Roman" w:hAnsi="Times New Roman" w:cs="Times New Roman"/>
          <w:sz w:val="24"/>
          <w:lang w:val="en-US"/>
        </w:rPr>
        <w:t xml:space="preserve">increase at </w:t>
      </w:r>
      <w:r w:rsidR="00A418B0" w:rsidRPr="0075606C">
        <w:rPr>
          <w:rFonts w:ascii="Times New Roman" w:hAnsi="Times New Roman" w:cs="Times New Roman"/>
          <w:sz w:val="24"/>
          <w:lang w:val="en-US"/>
        </w:rPr>
        <w:t xml:space="preserve">24 </w:t>
      </w:r>
      <w:proofErr w:type="spellStart"/>
      <w:r w:rsidR="00A418B0" w:rsidRPr="0075606C">
        <w:rPr>
          <w:rFonts w:ascii="Times New Roman" w:hAnsi="Times New Roman" w:cs="Times New Roman"/>
          <w:sz w:val="24"/>
          <w:lang w:val="en-US"/>
        </w:rPr>
        <w:t>hpi</w:t>
      </w:r>
      <w:proofErr w:type="spellEnd"/>
      <w:r w:rsidR="00A418B0" w:rsidRPr="0075606C">
        <w:rPr>
          <w:rFonts w:ascii="Times New Roman" w:hAnsi="Times New Roman" w:cs="Times New Roman"/>
          <w:sz w:val="24"/>
          <w:lang w:val="en-US"/>
        </w:rPr>
        <w:t xml:space="preserve"> (mean = 12.85%, SD = 3.60%), and peaked at 48 </w:t>
      </w:r>
      <w:proofErr w:type="spellStart"/>
      <w:r w:rsidR="00A418B0" w:rsidRPr="0075606C">
        <w:rPr>
          <w:rFonts w:ascii="Times New Roman" w:hAnsi="Times New Roman" w:cs="Times New Roman"/>
          <w:sz w:val="24"/>
          <w:lang w:val="en-US"/>
        </w:rPr>
        <w:t>hpi</w:t>
      </w:r>
      <w:proofErr w:type="spellEnd"/>
      <w:r w:rsidR="00A418B0" w:rsidRPr="0075606C">
        <w:rPr>
          <w:rFonts w:ascii="Times New Roman" w:hAnsi="Times New Roman" w:cs="Times New Roman"/>
          <w:sz w:val="24"/>
          <w:lang w:val="en-US"/>
        </w:rPr>
        <w:t xml:space="preserve"> (mean = 17.10%, SD = 3.64%). Other non-spliced isoforms also elevated compared to the </w:t>
      </w:r>
      <w:r w:rsidR="00752A46" w:rsidRPr="0075606C">
        <w:rPr>
          <w:rFonts w:ascii="Times New Roman" w:hAnsi="Times New Roman" w:cs="Times New Roman"/>
          <w:sz w:val="24"/>
          <w:lang w:val="en-US"/>
        </w:rPr>
        <w:t>canonical</w:t>
      </w:r>
      <w:r w:rsidR="00A418B0" w:rsidRPr="0075606C">
        <w:rPr>
          <w:rFonts w:ascii="Times New Roman" w:hAnsi="Times New Roman" w:cs="Times New Roman"/>
          <w:sz w:val="24"/>
          <w:lang w:val="en-US"/>
        </w:rPr>
        <w:t xml:space="preserve"> ORF9 transcript, which dropped from 100</w:t>
      </w:r>
      <w:r w:rsidR="00CA5C3C" w:rsidRPr="0075606C">
        <w:rPr>
          <w:rFonts w:ascii="Times New Roman" w:hAnsi="Times New Roman" w:cs="Times New Roman"/>
          <w:sz w:val="24"/>
          <w:lang w:val="en-US"/>
        </w:rPr>
        <w:t>% early</w:t>
      </w:r>
      <w:r w:rsidR="00A418B0" w:rsidRPr="0075606C">
        <w:rPr>
          <w:rFonts w:ascii="Times New Roman" w:hAnsi="Times New Roman" w:cs="Times New Roman"/>
          <w:sz w:val="24"/>
          <w:lang w:val="en-US"/>
        </w:rPr>
        <w:t xml:space="preserve"> at 2–4 </w:t>
      </w:r>
      <w:proofErr w:type="spellStart"/>
      <w:r w:rsidR="00A418B0" w:rsidRPr="0075606C">
        <w:rPr>
          <w:rFonts w:ascii="Times New Roman" w:hAnsi="Times New Roman" w:cs="Times New Roman"/>
          <w:sz w:val="24"/>
          <w:lang w:val="en-US"/>
        </w:rPr>
        <w:t>hpi</w:t>
      </w:r>
      <w:proofErr w:type="spellEnd"/>
      <w:r w:rsidR="00A418B0" w:rsidRPr="0075606C">
        <w:rPr>
          <w:rFonts w:ascii="Times New Roman" w:hAnsi="Times New Roman" w:cs="Times New Roman"/>
          <w:sz w:val="24"/>
          <w:lang w:val="en-US"/>
        </w:rPr>
        <w:t xml:space="preserve"> with 100% expression (mean = 100.0%), to only 41.69% (SD = 10.30%) by 48 </w:t>
      </w:r>
      <w:proofErr w:type="spellStart"/>
      <w:r w:rsidR="00A418B0" w:rsidRPr="0075606C">
        <w:rPr>
          <w:rFonts w:ascii="Times New Roman" w:hAnsi="Times New Roman" w:cs="Times New Roman"/>
          <w:sz w:val="24"/>
          <w:lang w:val="en-US"/>
        </w:rPr>
        <w:t>hpi</w:t>
      </w:r>
      <w:proofErr w:type="spellEnd"/>
      <w:r w:rsidR="00A418B0" w:rsidRPr="0075606C">
        <w:rPr>
          <w:rFonts w:ascii="Times New Roman" w:hAnsi="Times New Roman" w:cs="Times New Roman"/>
          <w:sz w:val="24"/>
          <w:lang w:val="en-US"/>
        </w:rPr>
        <w:t>.</w:t>
      </w:r>
      <w:r w:rsidR="000F5263" w:rsidRPr="0075606C">
        <w:rPr>
          <w:rFonts w:ascii="Times New Roman" w:hAnsi="Times New Roman" w:cs="Times New Roman"/>
          <w:sz w:val="24"/>
          <w:lang w:val="en-US"/>
        </w:rPr>
        <w:t xml:space="preserve"> </w:t>
      </w:r>
    </w:p>
    <w:p w14:paraId="208DDCA4" w14:textId="561ED22D" w:rsidR="00552985" w:rsidRPr="0075606C" w:rsidRDefault="0063589D" w:rsidP="00573600">
      <w:pPr>
        <w:spacing w:after="120" w:line="240" w:lineRule="auto"/>
        <w:jc w:val="both"/>
        <w:rPr>
          <w:rFonts w:ascii="Times New Roman" w:hAnsi="Times New Roman" w:cs="Times New Roman"/>
          <w:sz w:val="24"/>
          <w:lang w:val="hu-HU"/>
        </w:rPr>
      </w:pPr>
      <w:r w:rsidRPr="0075606C">
        <w:rPr>
          <w:rFonts w:ascii="Times New Roman" w:hAnsi="Times New Roman" w:cs="Times New Roman"/>
          <w:sz w:val="24"/>
          <w:lang w:val="en-US"/>
        </w:rPr>
        <w:t>In the case of ORF38 (</w:t>
      </w:r>
      <w:r w:rsidRPr="0075606C">
        <w:rPr>
          <w:rFonts w:ascii="Times New Roman" w:hAnsi="Times New Roman" w:cs="Times New Roman"/>
          <w:b/>
          <w:sz w:val="24"/>
          <w:lang w:val="en-US"/>
        </w:rPr>
        <w:t>Figure 4A</w:t>
      </w:r>
      <w:r w:rsidRPr="0075606C">
        <w:rPr>
          <w:rFonts w:ascii="Times New Roman" w:hAnsi="Times New Roman" w:cs="Times New Roman"/>
          <w:sz w:val="24"/>
          <w:lang w:val="en-US"/>
        </w:rPr>
        <w:t xml:space="preserve">), we saw a very similar pattern, albeit the canonical transcript decreased in proportion even more, to 26.36% at 24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and 27.70% at 48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reflecting a sharper decline compared to ORF9. </w:t>
      </w:r>
      <w:r w:rsidR="00552985" w:rsidRPr="0075606C">
        <w:rPr>
          <w:rFonts w:ascii="Times New Roman" w:hAnsi="Times New Roman" w:cs="Times New Roman"/>
          <w:sz w:val="24"/>
          <w:lang w:val="en-US"/>
        </w:rPr>
        <w:t xml:space="preserve">This decrease in the canonical transcript was accompanied by a marked increase in the ratios of spliced transcripts TR886, TR888, TR889, and TR891, whose combined ratios rose significantly at 24 </w:t>
      </w:r>
      <w:proofErr w:type="spellStart"/>
      <w:r w:rsidR="00552985" w:rsidRPr="0075606C">
        <w:rPr>
          <w:rFonts w:ascii="Times New Roman" w:hAnsi="Times New Roman" w:cs="Times New Roman"/>
          <w:sz w:val="24"/>
          <w:lang w:val="en-US"/>
        </w:rPr>
        <w:t>hpi</w:t>
      </w:r>
      <w:proofErr w:type="spellEnd"/>
      <w:r w:rsidR="00552985" w:rsidRPr="0075606C">
        <w:rPr>
          <w:rFonts w:ascii="Times New Roman" w:hAnsi="Times New Roman" w:cs="Times New Roman"/>
          <w:sz w:val="24"/>
          <w:lang w:val="en-US"/>
        </w:rPr>
        <w:t xml:space="preserve"> and remained elevated at 48 </w:t>
      </w:r>
      <w:proofErr w:type="spellStart"/>
      <w:r w:rsidR="00552985" w:rsidRPr="0075606C">
        <w:rPr>
          <w:rFonts w:ascii="Times New Roman" w:hAnsi="Times New Roman" w:cs="Times New Roman"/>
          <w:sz w:val="24"/>
          <w:lang w:val="en-US"/>
        </w:rPr>
        <w:t>hpi</w:t>
      </w:r>
      <w:proofErr w:type="spellEnd"/>
      <w:r w:rsidR="00552985" w:rsidRPr="0075606C">
        <w:rPr>
          <w:rFonts w:ascii="Times New Roman" w:hAnsi="Times New Roman" w:cs="Times New Roman"/>
          <w:sz w:val="24"/>
          <w:lang w:val="en-US"/>
        </w:rPr>
        <w:t>. These spliced transcripts share a second exon (which carries the ORF) and an identical intron but differ in their first exons, which define distinct 5′-UTRs. This suggests th</w:t>
      </w:r>
      <w:r w:rsidR="00DD727B" w:rsidRPr="0075606C">
        <w:rPr>
          <w:rFonts w:ascii="Times New Roman" w:hAnsi="Times New Roman" w:cs="Times New Roman"/>
          <w:sz w:val="24"/>
          <w:lang w:val="en-US"/>
        </w:rPr>
        <w:t xml:space="preserve">at the splicing process </w:t>
      </w:r>
      <w:r w:rsidR="00552985" w:rsidRPr="0075606C">
        <w:rPr>
          <w:rFonts w:ascii="Times New Roman" w:hAnsi="Times New Roman" w:cs="Times New Roman"/>
          <w:sz w:val="24"/>
          <w:lang w:val="en-US"/>
        </w:rPr>
        <w:t>is tightly regulated, driving transcript diversity and contributing to the sharp decline of the canonical transcript.</w:t>
      </w:r>
      <w:r w:rsidR="00E61669" w:rsidRPr="0075606C">
        <w:rPr>
          <w:rFonts w:ascii="Times New Roman" w:hAnsi="Times New Roman" w:cs="Times New Roman"/>
          <w:sz w:val="24"/>
          <w:lang w:val="en-US"/>
        </w:rPr>
        <w:t xml:space="preserve"> </w:t>
      </w:r>
    </w:p>
    <w:p w14:paraId="1662295E" w14:textId="50B30715" w:rsidR="002C1DB9" w:rsidRPr="0075606C" w:rsidRDefault="00DE702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spliced transcripts TR148, TR150, TR152, TR154, and TR3 of ORF65 showed a common expression pattern. Their combined ratio peaked early at 2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with 66.59%, remained high at 4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(66.37%) and 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(59.76%), declined to 40.63% by 6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and decreased further through 12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(59.05%), 18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(15.97%), 24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(17.22%), and 48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(20.01%), reflecting their predominant expression during the early stages of infection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12</w:t>
      </w:r>
      <w:r w:rsidRPr="0075606C">
        <w:rPr>
          <w:rFonts w:ascii="Times New Roman" w:hAnsi="Times New Roman" w:cs="Times New Roman"/>
          <w:b/>
          <w:sz w:val="24"/>
          <w:lang w:val="en-US"/>
        </w:rPr>
        <w:t>A</w:t>
      </w:r>
      <w:r w:rsidRPr="0075606C">
        <w:rPr>
          <w:rFonts w:ascii="Times New Roman" w:hAnsi="Times New Roman" w:cs="Times New Roman"/>
          <w:sz w:val="24"/>
          <w:lang w:val="en-US"/>
        </w:rPr>
        <w:t>).</w:t>
      </w:r>
      <w:r w:rsidR="00E84171" w:rsidRPr="0075606C">
        <w:rPr>
          <w:rFonts w:ascii="Times New Roman" w:hAnsi="Times New Roman" w:cs="Times New Roman"/>
          <w:sz w:val="24"/>
          <w:lang w:val="en-US"/>
        </w:rPr>
        <w:t xml:space="preserve"> </w:t>
      </w:r>
      <w:r w:rsidR="002C1DB9" w:rsidRPr="0075606C">
        <w:rPr>
          <w:rFonts w:ascii="Times New Roman" w:hAnsi="Times New Roman" w:cs="Times New Roman"/>
          <w:sz w:val="24"/>
          <w:lang w:val="en-US"/>
        </w:rPr>
        <w:t>These spliced transcripts share the second exon, which carries the ORF, but differ in the</w:t>
      </w:r>
      <w:r w:rsidR="00F15E9C" w:rsidRPr="0075606C">
        <w:rPr>
          <w:rFonts w:ascii="Times New Roman" w:hAnsi="Times New Roman" w:cs="Times New Roman"/>
          <w:sz w:val="24"/>
          <w:lang w:val="en-US"/>
        </w:rPr>
        <w:t>ir intron donor sites or the 5′-</w:t>
      </w:r>
      <w:r w:rsidR="002C1DB9" w:rsidRPr="0075606C">
        <w:rPr>
          <w:rFonts w:ascii="Times New Roman" w:hAnsi="Times New Roman" w:cs="Times New Roman"/>
          <w:sz w:val="24"/>
          <w:lang w:val="en-US"/>
        </w:rPr>
        <w:t xml:space="preserve">ends of their first exons. </w:t>
      </w:r>
    </w:p>
    <w:p w14:paraId="7DD4181A" w14:textId="15B82E7D" w:rsidR="00390DBC" w:rsidRPr="00E24243" w:rsidRDefault="006C7E8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ORF44 (</w:t>
      </w:r>
      <w:r w:rsidR="004C55C6"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2</w:t>
      </w:r>
      <w:r w:rsidRPr="0075606C">
        <w:rPr>
          <w:rFonts w:ascii="Times New Roman" w:hAnsi="Times New Roman" w:cs="Times New Roman"/>
          <w:b/>
          <w:sz w:val="24"/>
          <w:lang w:val="en-US"/>
        </w:rPr>
        <w:t>B</w:t>
      </w:r>
      <w:r w:rsidRPr="0075606C">
        <w:rPr>
          <w:rFonts w:ascii="Times New Roman" w:hAnsi="Times New Roman" w:cs="Times New Roman"/>
          <w:sz w:val="24"/>
          <w:lang w:val="en-US"/>
        </w:rPr>
        <w:t xml:space="preserve">), </w:t>
      </w:r>
      <w:r w:rsidR="00390DBC" w:rsidRPr="0075606C">
        <w:rPr>
          <w:rFonts w:ascii="Times New Roman" w:hAnsi="Times New Roman" w:cs="Times New Roman"/>
          <w:sz w:val="24"/>
          <w:lang w:val="en-US"/>
        </w:rPr>
        <w:t xml:space="preserve">the canonical and short non-spliced isoforms exhibited transient peaks at 8 </w:t>
      </w:r>
      <w:proofErr w:type="spellStart"/>
      <w:r w:rsidR="00390DBC" w:rsidRPr="0075606C">
        <w:rPr>
          <w:rFonts w:ascii="Times New Roman" w:hAnsi="Times New Roman" w:cs="Times New Roman"/>
          <w:sz w:val="24"/>
          <w:lang w:val="en-US"/>
        </w:rPr>
        <w:t>hpi</w:t>
      </w:r>
      <w:proofErr w:type="spellEnd"/>
      <w:r w:rsidR="00390DBC" w:rsidRPr="0075606C">
        <w:rPr>
          <w:rFonts w:ascii="Times New Roman" w:hAnsi="Times New Roman" w:cs="Times New Roman"/>
          <w:sz w:val="24"/>
          <w:lang w:val="en-US"/>
        </w:rPr>
        <w:t xml:space="preserve"> (8.28% and 3.03</w:t>
      </w:r>
      <w:r w:rsidR="00390DBC" w:rsidRPr="00E24243">
        <w:rPr>
          <w:rFonts w:ascii="Times New Roman" w:hAnsi="Times New Roman" w:cs="Times New Roman"/>
          <w:sz w:val="24"/>
          <w:lang w:val="en-US"/>
        </w:rPr>
        <w:t xml:space="preserve">%, respectively) before declining to negligible levels by 48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Spliced isoforms displayed greater diversity and temporal variation, highlighting the complexity of EHV-1 splicing. TR418 peaked early at 6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(77.78%), whereas TR419, supported by CAGE, reached its peak later at 12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(25.74%) and maintained moderate expression levels through 48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(6.60%). TR416, which shares the same second exon and intron but has a short first exon, also peaked at 12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(11.26%). Notably, TR421 (extending into ORF49) peaked at 4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(33.33%), while TR423 and TR424 (extending into the antisense strand of ORF50) peaked later, reaching 4.48% and 11.03% at 48 </w:t>
      </w:r>
      <w:proofErr w:type="spellStart"/>
      <w:r w:rsidR="00390DBC" w:rsidRPr="00E24243">
        <w:rPr>
          <w:rFonts w:ascii="Times New Roman" w:hAnsi="Times New Roman" w:cs="Times New Roman"/>
          <w:sz w:val="24"/>
          <w:lang w:val="en-US"/>
        </w:rPr>
        <w:t>hpi</w:t>
      </w:r>
      <w:proofErr w:type="spellEnd"/>
      <w:r w:rsidR="00390DBC" w:rsidRPr="00E24243">
        <w:rPr>
          <w:rFonts w:ascii="Times New Roman" w:hAnsi="Times New Roman" w:cs="Times New Roman"/>
          <w:sz w:val="24"/>
          <w:lang w:val="en-US"/>
        </w:rPr>
        <w:t xml:space="preserve">, respectively. These splicing patterns align with our earlier findings [28], which demonstrated that EHV-1 undergoes a higher frequency of splicing events compared to related </w:t>
      </w:r>
      <w:proofErr w:type="spellStart"/>
      <w:r w:rsidR="00390DBC" w:rsidRPr="00E24243">
        <w:rPr>
          <w:rFonts w:ascii="Times New Roman" w:hAnsi="Times New Roman" w:cs="Times New Roman"/>
          <w:sz w:val="24"/>
          <w:lang w:val="en-US"/>
        </w:rPr>
        <w:t>alphaherpesviruses</w:t>
      </w:r>
      <w:proofErr w:type="spellEnd"/>
      <w:r w:rsidR="00390DBC" w:rsidRPr="00E24243">
        <w:rPr>
          <w:rFonts w:ascii="Times New Roman" w:hAnsi="Times New Roman" w:cs="Times New Roman"/>
          <w:sz w:val="24"/>
          <w:lang w:val="en-US"/>
        </w:rPr>
        <w:t xml:space="preserve">, particularly in unique genomic regions such as ORF44. </w:t>
      </w:r>
      <w:r w:rsidR="00390DBC" w:rsidRPr="00E24243">
        <w:rPr>
          <w:rFonts w:ascii="Times New Roman" w:hAnsi="Times New Roman" w:cs="Times New Roman"/>
          <w:sz w:val="24"/>
          <w:lang w:val="en-US"/>
        </w:rPr>
        <w:lastRenderedPageBreak/>
        <w:t>Furthermore, the splicing in ORF44 extends into adjacent genomic areas, representing a distinct characteristic of this virus.</w:t>
      </w:r>
    </w:p>
    <w:p w14:paraId="0CD1881A" w14:textId="747BFD1E" w:rsidR="002C1DB9" w:rsidRPr="0075606C" w:rsidRDefault="008D09C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NOIR, a novel non-coding</w:t>
      </w:r>
      <w:r w:rsidR="00045469" w:rsidRPr="00E24243">
        <w:rPr>
          <w:rFonts w:ascii="Times New Roman" w:hAnsi="Times New Roman" w:cs="Times New Roman"/>
          <w:sz w:val="24"/>
          <w:lang w:val="en-US"/>
        </w:rPr>
        <w:t xml:space="preserve"> </w:t>
      </w:r>
      <w:proofErr w:type="spellStart"/>
      <w:r w:rsidR="00045469" w:rsidRPr="00E24243">
        <w:rPr>
          <w:rFonts w:ascii="Times New Roman" w:hAnsi="Times New Roman" w:cs="Times New Roman"/>
          <w:sz w:val="24"/>
          <w:lang w:val="en-US"/>
        </w:rPr>
        <w:t>raRNA</w:t>
      </w:r>
      <w:proofErr w:type="spellEnd"/>
      <w:r w:rsidRPr="00E24243">
        <w:rPr>
          <w:rFonts w:ascii="Times New Roman" w:hAnsi="Times New Roman" w:cs="Times New Roman"/>
          <w:sz w:val="24"/>
          <w:lang w:val="en-US"/>
        </w:rPr>
        <w:t xml:space="preserve"> has recently been described </w:t>
      </w:r>
      <w:r w:rsidRPr="00E24243">
        <w:rPr>
          <w:rFonts w:ascii="Times New Roman" w:hAnsi="Times New Roman" w:cs="Times New Roman"/>
          <w:sz w:val="24"/>
          <w:lang w:val="en-US"/>
        </w:rPr>
        <w:fldChar w:fldCharType="begin"/>
      </w:r>
      <w:r w:rsidRPr="00E24243">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Pr="00E24243">
        <w:rPr>
          <w:rFonts w:ascii="Times New Roman" w:hAnsi="Times New Roman" w:cs="Times New Roman"/>
          <w:sz w:val="24"/>
          <w:lang w:val="en-US"/>
        </w:rPr>
        <w:fldChar w:fldCharType="separate"/>
      </w:r>
      <w:r w:rsidRPr="00E24243">
        <w:rPr>
          <w:rFonts w:ascii="Times New Roman" w:hAnsi="Times New Roman" w:cs="Times New Roman"/>
          <w:sz w:val="24"/>
          <w:lang w:val="en-US"/>
        </w:rPr>
        <w:t>[28]</w:t>
      </w:r>
      <w:r w:rsidRPr="00E24243">
        <w:rPr>
          <w:rFonts w:ascii="Times New Roman" w:hAnsi="Times New Roman" w:cs="Times New Roman"/>
          <w:sz w:val="24"/>
          <w:lang w:val="en-US"/>
        </w:rPr>
        <w:fldChar w:fldCharType="end"/>
      </w:r>
      <w:r w:rsidRPr="00E24243">
        <w:rPr>
          <w:rFonts w:ascii="Times New Roman" w:hAnsi="Times New Roman" w:cs="Times New Roman"/>
          <w:sz w:val="24"/>
          <w:lang w:val="en-US"/>
        </w:rPr>
        <w:t xml:space="preserve">. </w:t>
      </w:r>
      <w:r w:rsidR="00DE7020" w:rsidRPr="00E24243">
        <w:rPr>
          <w:rFonts w:ascii="Times New Roman" w:hAnsi="Times New Roman" w:cs="Times New Roman"/>
          <w:sz w:val="24"/>
          <w:lang w:val="en-US"/>
        </w:rPr>
        <w:t>The ca</w:t>
      </w:r>
      <w:r w:rsidR="00752A46" w:rsidRPr="00E24243">
        <w:rPr>
          <w:rFonts w:ascii="Times New Roman" w:hAnsi="Times New Roman" w:cs="Times New Roman"/>
          <w:sz w:val="24"/>
          <w:lang w:val="en-US"/>
        </w:rPr>
        <w:t>nonical NOIR transcripts (NOIR-c</w:t>
      </w:r>
      <w:r w:rsidR="00DE7020" w:rsidRPr="00E24243">
        <w:rPr>
          <w:rFonts w:ascii="Times New Roman" w:hAnsi="Times New Roman" w:cs="Times New Roman"/>
          <w:sz w:val="24"/>
          <w:lang w:val="en-US"/>
        </w:rPr>
        <w:t>anonic</w:t>
      </w:r>
      <w:r w:rsidR="00752A46" w:rsidRPr="00E24243">
        <w:rPr>
          <w:rFonts w:ascii="Times New Roman" w:hAnsi="Times New Roman" w:cs="Times New Roman"/>
          <w:sz w:val="24"/>
          <w:lang w:val="en-US"/>
        </w:rPr>
        <w:t>al</w:t>
      </w:r>
      <w:r w:rsidR="00DE7020" w:rsidRPr="00E24243">
        <w:rPr>
          <w:rFonts w:ascii="Times New Roman" w:hAnsi="Times New Roman" w:cs="Times New Roman"/>
          <w:sz w:val="24"/>
          <w:lang w:val="en-US"/>
        </w:rPr>
        <w:t xml:space="preserve"> and NOIR</w:t>
      </w:r>
      <w:r w:rsidR="00752A46" w:rsidRPr="00E24243">
        <w:rPr>
          <w:rFonts w:ascii="Times New Roman" w:hAnsi="Times New Roman" w:cs="Times New Roman"/>
          <w:sz w:val="24"/>
          <w:lang w:val="en-US"/>
        </w:rPr>
        <w:t>-ORF65-PC-c</w:t>
      </w:r>
      <w:r w:rsidR="00DE7020" w:rsidRPr="00E24243">
        <w:rPr>
          <w:rFonts w:ascii="Times New Roman" w:hAnsi="Times New Roman" w:cs="Times New Roman"/>
          <w:sz w:val="24"/>
          <w:lang w:val="en-US"/>
        </w:rPr>
        <w:t>anonic</w:t>
      </w:r>
      <w:r w:rsidR="00752A46" w:rsidRPr="00E24243">
        <w:rPr>
          <w:rFonts w:ascii="Times New Roman" w:hAnsi="Times New Roman" w:cs="Times New Roman"/>
          <w:sz w:val="24"/>
          <w:lang w:val="en-US"/>
        </w:rPr>
        <w:t>al</w:t>
      </w:r>
      <w:r w:rsidR="00DE7020" w:rsidRPr="00E24243">
        <w:rPr>
          <w:rFonts w:ascii="Times New Roman" w:hAnsi="Times New Roman" w:cs="Times New Roman"/>
          <w:sz w:val="24"/>
          <w:lang w:val="en-US"/>
        </w:rPr>
        <w:t xml:space="preserve">) </w:t>
      </w:r>
      <w:r w:rsidR="00752A46" w:rsidRPr="00E24243">
        <w:rPr>
          <w:rFonts w:ascii="Times New Roman" w:hAnsi="Times New Roman" w:cs="Times New Roman"/>
          <w:sz w:val="24"/>
          <w:lang w:val="en-US"/>
        </w:rPr>
        <w:t xml:space="preserve">showed higher expression at </w:t>
      </w:r>
      <w:proofErr w:type="spellStart"/>
      <w:r w:rsidR="00752A46" w:rsidRPr="00E24243">
        <w:rPr>
          <w:rFonts w:ascii="Times New Roman" w:hAnsi="Times New Roman" w:cs="Times New Roman"/>
          <w:sz w:val="24"/>
          <w:lang w:val="en-US"/>
        </w:rPr>
        <w:t xml:space="preserve">all </w:t>
      </w:r>
      <w:r w:rsidR="00DE7020" w:rsidRPr="00E24243">
        <w:rPr>
          <w:rFonts w:ascii="Times New Roman" w:hAnsi="Times New Roman" w:cs="Times New Roman"/>
          <w:sz w:val="24"/>
          <w:lang w:val="en-US"/>
        </w:rPr>
        <w:t>time</w:t>
      </w:r>
      <w:proofErr w:type="spellEnd"/>
      <w:r w:rsidR="00DE7020" w:rsidRPr="00E24243">
        <w:rPr>
          <w:rFonts w:ascii="Times New Roman" w:hAnsi="Times New Roman" w:cs="Times New Roman"/>
          <w:sz w:val="24"/>
          <w:lang w:val="en-US"/>
        </w:rPr>
        <w:t xml:space="preserve"> points, peaking at 12 </w:t>
      </w:r>
      <w:proofErr w:type="spellStart"/>
      <w:r w:rsidR="00DE7020" w:rsidRPr="00E24243">
        <w:rPr>
          <w:rFonts w:ascii="Times New Roman" w:hAnsi="Times New Roman" w:cs="Times New Roman"/>
          <w:sz w:val="24"/>
          <w:lang w:val="en-US"/>
        </w:rPr>
        <w:t>hpi</w:t>
      </w:r>
      <w:proofErr w:type="spellEnd"/>
      <w:r w:rsidR="00DE7020" w:rsidRPr="00E24243">
        <w:rPr>
          <w:rFonts w:ascii="Times New Roman" w:hAnsi="Times New Roman" w:cs="Times New Roman"/>
          <w:sz w:val="24"/>
          <w:lang w:val="en-US"/>
        </w:rPr>
        <w:t xml:space="preserve"> (46.08% vs. 3.79% for isoforms), while the splice isoforms contribute modestly throughout but increase relatively at later stages, reaching 14.98% at 24 </w:t>
      </w:r>
      <w:proofErr w:type="spellStart"/>
      <w:r w:rsidR="00DE7020" w:rsidRPr="00E24243">
        <w:rPr>
          <w:rFonts w:ascii="Times New Roman" w:hAnsi="Times New Roman" w:cs="Times New Roman"/>
          <w:sz w:val="24"/>
          <w:lang w:val="en-US"/>
        </w:rPr>
        <w:t>hpi</w:t>
      </w:r>
      <w:proofErr w:type="spellEnd"/>
      <w:r w:rsidR="00DE7020" w:rsidRPr="00E24243">
        <w:rPr>
          <w:rFonts w:ascii="Times New Roman" w:hAnsi="Times New Roman" w:cs="Times New Roman"/>
          <w:sz w:val="24"/>
          <w:lang w:val="en-US"/>
        </w:rPr>
        <w:t xml:space="preserve"> and 18.46% at 48 </w:t>
      </w:r>
      <w:proofErr w:type="spellStart"/>
      <w:r w:rsidR="00DE7020" w:rsidRPr="00E24243">
        <w:rPr>
          <w:rFonts w:ascii="Times New Roman" w:hAnsi="Times New Roman" w:cs="Times New Roman"/>
          <w:sz w:val="24"/>
          <w:lang w:val="en-US"/>
        </w:rPr>
        <w:t>hpi</w:t>
      </w:r>
      <w:proofErr w:type="spellEnd"/>
      <w:r w:rsidR="00DE7020" w:rsidRPr="00E24243">
        <w:rPr>
          <w:rFonts w:ascii="Times New Roman" w:hAnsi="Times New Roman" w:cs="Times New Roman"/>
          <w:sz w:val="24"/>
          <w:lang w:val="en-US"/>
        </w:rPr>
        <w:t xml:space="preserve"> compared to 35.02% and 31.15% for the canonical transcripts (</w:t>
      </w:r>
      <w:r w:rsidR="00DE7020" w:rsidRPr="00E24243">
        <w:rPr>
          <w:rFonts w:ascii="Times New Roman" w:hAnsi="Times New Roman" w:cs="Times New Roman"/>
          <w:b/>
          <w:sz w:val="24"/>
          <w:lang w:val="en-US"/>
        </w:rPr>
        <w:t xml:space="preserve">Figure </w:t>
      </w:r>
      <w:r w:rsidR="00B04A2F" w:rsidRPr="00E24243">
        <w:rPr>
          <w:rFonts w:ascii="Times New Roman" w:hAnsi="Times New Roman" w:cs="Times New Roman"/>
          <w:b/>
          <w:sz w:val="24"/>
          <w:lang w:val="en-US"/>
        </w:rPr>
        <w:t>4D</w:t>
      </w:r>
      <w:r w:rsidR="00DE7020" w:rsidRPr="00E24243">
        <w:rPr>
          <w:rFonts w:ascii="Times New Roman" w:hAnsi="Times New Roman" w:cs="Times New Roman"/>
          <w:sz w:val="24"/>
          <w:lang w:val="en-US"/>
        </w:rPr>
        <w:t>)</w:t>
      </w:r>
      <w:r w:rsidR="007F494D" w:rsidRPr="00E24243">
        <w:rPr>
          <w:rFonts w:ascii="Times New Roman" w:hAnsi="Times New Roman" w:cs="Times New Roman"/>
          <w:sz w:val="24"/>
          <w:lang w:val="en-US"/>
        </w:rPr>
        <w:t>.</w:t>
      </w:r>
      <w:r w:rsidR="007F494D" w:rsidRPr="00E24243">
        <w:rPr>
          <w:rFonts w:ascii="Times New Roman" w:hAnsi="Times New Roman" w:cs="Times New Roman"/>
          <w:lang w:val="en-US"/>
        </w:rPr>
        <w:t xml:space="preserve"> </w:t>
      </w:r>
      <w:r w:rsidR="002C1DB9" w:rsidRPr="00E24243">
        <w:rPr>
          <w:rFonts w:ascii="Times New Roman" w:hAnsi="Times New Roman" w:cs="Times New Roman"/>
          <w:sz w:val="24"/>
          <w:lang w:val="en-US"/>
        </w:rPr>
        <w:t xml:space="preserve">Similar to other genes, the spliced </w:t>
      </w:r>
      <w:r w:rsidR="00BE4CB7" w:rsidRPr="00E24243">
        <w:rPr>
          <w:rFonts w:ascii="Times New Roman" w:hAnsi="Times New Roman" w:cs="Times New Roman"/>
          <w:sz w:val="24"/>
          <w:lang w:val="en-US"/>
        </w:rPr>
        <w:t xml:space="preserve">NOIR transcripts </w:t>
      </w:r>
      <w:r w:rsidR="002C1DB9" w:rsidRPr="00E24243">
        <w:rPr>
          <w:rFonts w:ascii="Times New Roman" w:hAnsi="Times New Roman" w:cs="Times New Roman"/>
          <w:sz w:val="24"/>
          <w:lang w:val="en-US"/>
        </w:rPr>
        <w:t>share a second exon and an identical intron acceptor site but differ in thei</w:t>
      </w:r>
      <w:r w:rsidR="00BE4CB7" w:rsidRPr="00E24243">
        <w:rPr>
          <w:rFonts w:ascii="Times New Roman" w:hAnsi="Times New Roman" w:cs="Times New Roman"/>
          <w:sz w:val="24"/>
          <w:lang w:val="en-US"/>
        </w:rPr>
        <w:t>r intron donor sites and/or TSS</w:t>
      </w:r>
      <w:r w:rsidR="002C1DB9" w:rsidRPr="00E24243">
        <w:rPr>
          <w:rFonts w:ascii="Times New Roman" w:hAnsi="Times New Roman" w:cs="Times New Roman"/>
          <w:sz w:val="24"/>
          <w:lang w:val="en-US"/>
        </w:rPr>
        <w:t>. In ORF58 (</w:t>
      </w:r>
      <w:r w:rsidR="004C55C6"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2</w:t>
      </w:r>
      <w:r w:rsidR="002C1DB9" w:rsidRPr="0075606C">
        <w:rPr>
          <w:rFonts w:ascii="Times New Roman" w:hAnsi="Times New Roman" w:cs="Times New Roman"/>
          <w:b/>
          <w:sz w:val="24"/>
          <w:lang w:val="en-US"/>
        </w:rPr>
        <w:t>D</w:t>
      </w:r>
      <w:r w:rsidR="002C1DB9" w:rsidRPr="0075606C">
        <w:rPr>
          <w:rFonts w:ascii="Times New Roman" w:hAnsi="Times New Roman" w:cs="Times New Roman"/>
          <w:sz w:val="24"/>
          <w:lang w:val="en-US"/>
        </w:rPr>
        <w:t xml:space="preserve">), the canonical ORF58 transcript peaked at 6 </w:t>
      </w:r>
      <w:proofErr w:type="spellStart"/>
      <w:r w:rsidR="002C1DB9" w:rsidRPr="0075606C">
        <w:rPr>
          <w:rFonts w:ascii="Times New Roman" w:hAnsi="Times New Roman" w:cs="Times New Roman"/>
          <w:sz w:val="24"/>
          <w:lang w:val="en-US"/>
        </w:rPr>
        <w:t>hpi</w:t>
      </w:r>
      <w:proofErr w:type="spellEnd"/>
      <w:r w:rsidR="002C1DB9" w:rsidRPr="0075606C">
        <w:rPr>
          <w:rFonts w:ascii="Times New Roman" w:hAnsi="Times New Roman" w:cs="Times New Roman"/>
          <w:sz w:val="24"/>
          <w:lang w:val="en-US"/>
        </w:rPr>
        <w:t xml:space="preserve"> (96.30%) and declined steadily thereafter. ORF58-L1 exhibited an early peak at 2 </w:t>
      </w:r>
      <w:proofErr w:type="spellStart"/>
      <w:r w:rsidR="002C1DB9" w:rsidRPr="0075606C">
        <w:rPr>
          <w:rFonts w:ascii="Times New Roman" w:hAnsi="Times New Roman" w:cs="Times New Roman"/>
          <w:sz w:val="24"/>
          <w:lang w:val="en-US"/>
        </w:rPr>
        <w:t>hpi</w:t>
      </w:r>
      <w:proofErr w:type="spellEnd"/>
      <w:r w:rsidR="002C1DB9" w:rsidRPr="0075606C">
        <w:rPr>
          <w:rFonts w:ascii="Times New Roman" w:hAnsi="Times New Roman" w:cs="Times New Roman"/>
          <w:sz w:val="24"/>
          <w:lang w:val="en-US"/>
        </w:rPr>
        <w:t xml:space="preserve"> (33.33%) before decreasing to negligible levels. The spliced transcript TR1072 showed negligible expression early on but increased significantly at 24 </w:t>
      </w:r>
      <w:proofErr w:type="spellStart"/>
      <w:r w:rsidR="002C1DB9" w:rsidRPr="0075606C">
        <w:rPr>
          <w:rFonts w:ascii="Times New Roman" w:hAnsi="Times New Roman" w:cs="Times New Roman"/>
          <w:sz w:val="24"/>
          <w:lang w:val="en-US"/>
        </w:rPr>
        <w:t>hpi</w:t>
      </w:r>
      <w:proofErr w:type="spellEnd"/>
      <w:r w:rsidR="002C1DB9" w:rsidRPr="0075606C">
        <w:rPr>
          <w:rFonts w:ascii="Times New Roman" w:hAnsi="Times New Roman" w:cs="Times New Roman"/>
          <w:sz w:val="24"/>
          <w:lang w:val="en-US"/>
        </w:rPr>
        <w:t xml:space="preserve"> (16.54%) and remained prominent at 48 </w:t>
      </w:r>
      <w:proofErr w:type="spellStart"/>
      <w:r w:rsidR="002C1DB9" w:rsidRPr="0075606C">
        <w:rPr>
          <w:rFonts w:ascii="Times New Roman" w:hAnsi="Times New Roman" w:cs="Times New Roman"/>
          <w:sz w:val="24"/>
          <w:lang w:val="en-US"/>
        </w:rPr>
        <w:t>hpi</w:t>
      </w:r>
      <w:proofErr w:type="spellEnd"/>
      <w:r w:rsidR="002C1DB9" w:rsidRPr="0075606C">
        <w:rPr>
          <w:rFonts w:ascii="Times New Roman" w:hAnsi="Times New Roman" w:cs="Times New Roman"/>
          <w:sz w:val="24"/>
          <w:lang w:val="en-US"/>
        </w:rPr>
        <w:t xml:space="preserve"> (15.12%), highlighting distinct temporal expression patterns within this gene.</w:t>
      </w:r>
    </w:p>
    <w:p w14:paraId="77401063" w14:textId="77777777" w:rsidR="003835D9" w:rsidRPr="0075606C" w:rsidRDefault="003835D9" w:rsidP="00573600">
      <w:pPr>
        <w:spacing w:after="120" w:line="240" w:lineRule="auto"/>
        <w:jc w:val="both"/>
        <w:rPr>
          <w:rFonts w:ascii="Times New Roman" w:hAnsi="Times New Roman" w:cs="Times New Roman"/>
          <w:sz w:val="24"/>
          <w:lang w:val="en-US"/>
        </w:rPr>
      </w:pPr>
    </w:p>
    <w:p w14:paraId="2A0641C0" w14:textId="0D921B8F" w:rsidR="00E84171" w:rsidRPr="0075606C" w:rsidRDefault="0096033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Dynamics of transcriptional isoform switching in selected g</w:t>
      </w:r>
      <w:r w:rsidR="00E84171" w:rsidRPr="0075606C">
        <w:rPr>
          <w:rFonts w:ascii="Times New Roman" w:hAnsi="Times New Roman" w:cs="Times New Roman"/>
          <w:b/>
          <w:sz w:val="24"/>
          <w:lang w:val="en-US"/>
        </w:rPr>
        <w:t>enes</w:t>
      </w:r>
    </w:p>
    <w:p w14:paraId="72628E12" w14:textId="01C95C69" w:rsidR="00DE1878" w:rsidRPr="0075606C" w:rsidRDefault="00E84171"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By examining changes in isoform dominance over time, we uncovered dynamic patterns that highlight how the virus </w:t>
      </w:r>
      <w:r w:rsidR="00973984" w:rsidRPr="0075606C">
        <w:rPr>
          <w:rFonts w:ascii="Times New Roman" w:hAnsi="Times New Roman" w:cs="Times New Roman"/>
          <w:sz w:val="24"/>
          <w:lang w:val="en-US"/>
        </w:rPr>
        <w:t>controls</w:t>
      </w:r>
      <w:r w:rsidRPr="0075606C">
        <w:rPr>
          <w:rFonts w:ascii="Times New Roman" w:hAnsi="Times New Roman" w:cs="Times New Roman"/>
          <w:sz w:val="24"/>
          <w:lang w:val="en-US"/>
        </w:rPr>
        <w:t xml:space="preserve"> gene expression at </w:t>
      </w:r>
      <w:r w:rsidR="00973984" w:rsidRPr="0075606C">
        <w:rPr>
          <w:rFonts w:ascii="Times New Roman" w:hAnsi="Times New Roman" w:cs="Times New Roman"/>
          <w:sz w:val="24"/>
          <w:lang w:val="en-US"/>
        </w:rPr>
        <w:t xml:space="preserve">various stages of infection. </w:t>
      </w:r>
      <w:r w:rsidRPr="0075606C">
        <w:rPr>
          <w:rFonts w:ascii="Times New Roman" w:hAnsi="Times New Roman" w:cs="Times New Roman"/>
          <w:b/>
          <w:sz w:val="24"/>
          <w:lang w:val="en-US"/>
        </w:rPr>
        <w:t xml:space="preserve">Figure </w:t>
      </w:r>
      <w:r w:rsidR="00F35F37" w:rsidRPr="0075606C">
        <w:rPr>
          <w:rFonts w:ascii="Times New Roman" w:hAnsi="Times New Roman" w:cs="Times New Roman"/>
          <w:b/>
          <w:sz w:val="24"/>
          <w:lang w:val="en-US"/>
        </w:rPr>
        <w:t>6</w:t>
      </w:r>
      <w:r w:rsidRPr="0075606C">
        <w:rPr>
          <w:rFonts w:ascii="Times New Roman" w:hAnsi="Times New Roman" w:cs="Times New Roman"/>
          <w:sz w:val="24"/>
          <w:lang w:val="en-US"/>
        </w:rPr>
        <w:t xml:space="preserve"> illustrate</w:t>
      </w:r>
      <w:r w:rsidR="00973984" w:rsidRPr="0075606C">
        <w:rPr>
          <w:rFonts w:ascii="Times New Roman" w:hAnsi="Times New Roman" w:cs="Times New Roman"/>
          <w:sz w:val="24"/>
          <w:lang w:val="en-US"/>
        </w:rPr>
        <w:t>s</w:t>
      </w:r>
      <w:r w:rsidRPr="0075606C">
        <w:rPr>
          <w:rFonts w:ascii="Times New Roman" w:hAnsi="Times New Roman" w:cs="Times New Roman"/>
          <w:sz w:val="24"/>
          <w:lang w:val="en-US"/>
        </w:rPr>
        <w:t xml:space="preserve"> these transcripts and their shifting proportions, </w:t>
      </w:r>
      <w:r w:rsidR="003226C2" w:rsidRPr="0075606C">
        <w:rPr>
          <w:rFonts w:ascii="Times New Roman" w:hAnsi="Times New Roman" w:cs="Times New Roman"/>
          <w:sz w:val="24"/>
          <w:lang w:val="en-US"/>
        </w:rPr>
        <w:t>showing</w:t>
      </w:r>
      <w:r w:rsidRPr="0075606C">
        <w:rPr>
          <w:rFonts w:ascii="Times New Roman" w:hAnsi="Times New Roman" w:cs="Times New Roman"/>
          <w:sz w:val="24"/>
          <w:lang w:val="en-US"/>
        </w:rPr>
        <w:t xml:space="preserve"> that even canonical transcripts can be </w:t>
      </w:r>
      <w:r w:rsidRPr="0075606C">
        <w:rPr>
          <w:rFonts w:ascii="Times New Roman" w:hAnsi="Times New Roman" w:cs="Times New Roman"/>
          <w:sz w:val="24"/>
          <w:lang w:val="en-US"/>
        </w:rPr>
        <w:lastRenderedPageBreak/>
        <w:t>temporarily superseded by truncated or alternatively terminated isoforms</w:t>
      </w:r>
      <w:r w:rsidR="003226C2" w:rsidRPr="0075606C">
        <w:rPr>
          <w:rFonts w:ascii="Times New Roman" w:hAnsi="Times New Roman" w:cs="Times New Roman"/>
          <w:sz w:val="24"/>
          <w:lang w:val="en-US"/>
        </w:rPr>
        <w:t xml:space="preserve">. </w:t>
      </w:r>
      <w:r w:rsidR="00F63148" w:rsidRPr="0075606C">
        <w:rPr>
          <w:rFonts w:ascii="Times New Roman" w:hAnsi="Times New Roman" w:cs="Times New Roman"/>
          <w:sz w:val="24"/>
          <w:lang w:val="en-US"/>
        </w:rPr>
        <w:t xml:space="preserve">For example, the expression dynamics of ORF19 revealed a transition from an early dominance of the canonical transcript, which peaked at 1 </w:t>
      </w:r>
      <w:proofErr w:type="spellStart"/>
      <w:r w:rsidR="00F63148" w:rsidRPr="0075606C">
        <w:rPr>
          <w:rFonts w:ascii="Times New Roman" w:hAnsi="Times New Roman" w:cs="Times New Roman"/>
          <w:sz w:val="24"/>
          <w:lang w:val="en-US"/>
        </w:rPr>
        <w:t>hpi</w:t>
      </w:r>
      <w:proofErr w:type="spellEnd"/>
      <w:r w:rsidR="00F63148" w:rsidRPr="0075606C">
        <w:rPr>
          <w:rFonts w:ascii="Times New Roman" w:hAnsi="Times New Roman" w:cs="Times New Roman"/>
          <w:sz w:val="24"/>
          <w:lang w:val="en-US"/>
        </w:rPr>
        <w:t xml:space="preserve"> (100%) and declined to 14.59% by 48 </w:t>
      </w:r>
      <w:proofErr w:type="spellStart"/>
      <w:r w:rsidR="00F63148" w:rsidRPr="0075606C">
        <w:rPr>
          <w:rFonts w:ascii="Times New Roman" w:hAnsi="Times New Roman" w:cs="Times New Roman"/>
          <w:sz w:val="24"/>
          <w:lang w:val="en-US"/>
        </w:rPr>
        <w:t>hpi</w:t>
      </w:r>
      <w:proofErr w:type="spellEnd"/>
      <w:r w:rsidR="00F63148" w:rsidRPr="0075606C">
        <w:rPr>
          <w:rFonts w:ascii="Times New Roman" w:hAnsi="Times New Roman" w:cs="Times New Roman"/>
          <w:sz w:val="24"/>
          <w:lang w:val="en-US"/>
        </w:rPr>
        <w:t xml:space="preserve">, to increasing contributions from the combined complex isoforms (CX). These isoforms, which overlap completely with the </w:t>
      </w:r>
      <w:r w:rsidR="00963F23" w:rsidRPr="0075606C">
        <w:rPr>
          <w:rFonts w:ascii="Times New Roman" w:hAnsi="Times New Roman" w:cs="Times New Roman"/>
          <w:sz w:val="24"/>
          <w:lang w:val="en-US"/>
        </w:rPr>
        <w:t>coding sequence</w:t>
      </w:r>
      <w:r w:rsidR="00F63148" w:rsidRPr="0075606C">
        <w:rPr>
          <w:rFonts w:ascii="Times New Roman" w:hAnsi="Times New Roman" w:cs="Times New Roman"/>
          <w:sz w:val="24"/>
          <w:lang w:val="en-US"/>
        </w:rPr>
        <w:t xml:space="preserve"> of ORF18 on the opposite strand, rose from negligible levels at 1–4 </w:t>
      </w:r>
      <w:proofErr w:type="spellStart"/>
      <w:r w:rsidR="00F63148" w:rsidRPr="0075606C">
        <w:rPr>
          <w:rFonts w:ascii="Times New Roman" w:hAnsi="Times New Roman" w:cs="Times New Roman"/>
          <w:sz w:val="24"/>
          <w:lang w:val="en-US"/>
        </w:rPr>
        <w:t>hpi</w:t>
      </w:r>
      <w:proofErr w:type="spellEnd"/>
      <w:r w:rsidR="00F63148" w:rsidRPr="0075606C">
        <w:rPr>
          <w:rFonts w:ascii="Times New Roman" w:hAnsi="Times New Roman" w:cs="Times New Roman"/>
          <w:sz w:val="24"/>
          <w:lang w:val="en-US"/>
        </w:rPr>
        <w:t xml:space="preserve"> to 41.44% at 12 </w:t>
      </w:r>
      <w:proofErr w:type="spellStart"/>
      <w:r w:rsidR="00F63148" w:rsidRPr="0075606C">
        <w:rPr>
          <w:rFonts w:ascii="Times New Roman" w:hAnsi="Times New Roman" w:cs="Times New Roman"/>
          <w:sz w:val="24"/>
          <w:lang w:val="en-US"/>
        </w:rPr>
        <w:t>hpi</w:t>
      </w:r>
      <w:proofErr w:type="spellEnd"/>
      <w:r w:rsidR="00F63148" w:rsidRPr="0075606C">
        <w:rPr>
          <w:rFonts w:ascii="Times New Roman" w:hAnsi="Times New Roman" w:cs="Times New Roman"/>
          <w:sz w:val="24"/>
          <w:lang w:val="en-US"/>
        </w:rPr>
        <w:t xml:space="preserve">, peaking at 72.21% by 48 </w:t>
      </w:r>
      <w:proofErr w:type="spellStart"/>
      <w:r w:rsidR="00F63148" w:rsidRPr="0075606C">
        <w:rPr>
          <w:rFonts w:ascii="Times New Roman" w:hAnsi="Times New Roman" w:cs="Times New Roman"/>
          <w:sz w:val="24"/>
          <w:lang w:val="en-US"/>
        </w:rPr>
        <w:t>hpi</w:t>
      </w:r>
      <w:proofErr w:type="spellEnd"/>
      <w:r w:rsidR="00F63148" w:rsidRPr="0075606C">
        <w:rPr>
          <w:rFonts w:ascii="Times New Roman" w:hAnsi="Times New Roman" w:cs="Times New Roman"/>
          <w:sz w:val="24"/>
          <w:lang w:val="en-US"/>
        </w:rPr>
        <w:t xml:space="preserve"> </w:t>
      </w:r>
      <w:r w:rsidR="00CC5D58" w:rsidRPr="0075606C">
        <w:rPr>
          <w:rFonts w:ascii="Times New Roman" w:hAnsi="Times New Roman" w:cs="Times New Roman"/>
          <w:sz w:val="24"/>
          <w:lang w:val="en-US"/>
        </w:rPr>
        <w:t>(</w:t>
      </w:r>
      <w:r w:rsidR="00CC5D58" w:rsidRPr="0075606C">
        <w:rPr>
          <w:rFonts w:ascii="Times New Roman" w:hAnsi="Times New Roman" w:cs="Times New Roman"/>
          <w:b/>
          <w:sz w:val="24"/>
          <w:lang w:val="en-US"/>
        </w:rPr>
        <w:t xml:space="preserve">Figure </w:t>
      </w:r>
      <w:r w:rsidR="00CC5D58" w:rsidRPr="0075606C">
        <w:rPr>
          <w:rFonts w:ascii="Times New Roman" w:hAnsi="Times New Roman" w:cs="Times New Roman"/>
          <w:b/>
          <w:sz w:val="24"/>
          <w:szCs w:val="24"/>
          <w:lang w:val="en-US"/>
        </w:rPr>
        <w:t>6A</w:t>
      </w:r>
      <w:r w:rsidR="00CC5D58" w:rsidRPr="0075606C">
        <w:rPr>
          <w:rFonts w:ascii="Times New Roman" w:hAnsi="Times New Roman" w:cs="Times New Roman"/>
          <w:sz w:val="24"/>
          <w:szCs w:val="24"/>
          <w:lang w:val="en-US"/>
        </w:rPr>
        <w:t xml:space="preserve">). </w:t>
      </w:r>
      <w:r w:rsidR="00815EB6" w:rsidRPr="0075606C">
        <w:rPr>
          <w:rFonts w:ascii="Times New Roman" w:hAnsi="Times New Roman" w:cs="Times New Roman"/>
          <w:sz w:val="24"/>
          <w:szCs w:val="24"/>
          <w:lang w:val="en-US"/>
        </w:rPr>
        <w:t xml:space="preserve">Another example is the canonical ORF40 transcript, which dominated expression during the early stages, peaking at 6 </w:t>
      </w:r>
      <w:proofErr w:type="spellStart"/>
      <w:r w:rsidR="00815EB6" w:rsidRPr="0075606C">
        <w:rPr>
          <w:rFonts w:ascii="Times New Roman" w:hAnsi="Times New Roman" w:cs="Times New Roman"/>
          <w:sz w:val="24"/>
          <w:szCs w:val="24"/>
          <w:lang w:val="en-US"/>
        </w:rPr>
        <w:t>hpi</w:t>
      </w:r>
      <w:proofErr w:type="spellEnd"/>
      <w:r w:rsidR="00815EB6" w:rsidRPr="0075606C">
        <w:rPr>
          <w:rFonts w:ascii="Times New Roman" w:hAnsi="Times New Roman" w:cs="Times New Roman"/>
          <w:sz w:val="24"/>
          <w:szCs w:val="24"/>
          <w:lang w:val="en-US"/>
        </w:rPr>
        <w:t xml:space="preserve"> (97.78%) before declining sharply. Alternatively terminated (AT) isoforms contributed minimally during the early stages but increased in abundance later, with AT2 peaking at 37.42% at 24 </w:t>
      </w:r>
      <w:proofErr w:type="spellStart"/>
      <w:r w:rsidR="00815EB6" w:rsidRPr="0075606C">
        <w:rPr>
          <w:rFonts w:ascii="Times New Roman" w:hAnsi="Times New Roman" w:cs="Times New Roman"/>
          <w:sz w:val="24"/>
          <w:szCs w:val="24"/>
          <w:lang w:val="en-US"/>
        </w:rPr>
        <w:t>hpi</w:t>
      </w:r>
      <w:proofErr w:type="spellEnd"/>
      <w:r w:rsidR="00815EB6" w:rsidRPr="0075606C">
        <w:rPr>
          <w:rFonts w:ascii="Times New Roman" w:hAnsi="Times New Roman" w:cs="Times New Roman"/>
          <w:sz w:val="24"/>
          <w:szCs w:val="24"/>
          <w:lang w:val="en-US"/>
        </w:rPr>
        <w:t xml:space="preserve">, while other AT isoforms remained relatively low in expression throughout the time course </w:t>
      </w:r>
      <w:r w:rsidR="00CB32BC" w:rsidRPr="0075606C">
        <w:rPr>
          <w:rFonts w:ascii="Times New Roman" w:hAnsi="Times New Roman" w:cs="Times New Roman"/>
          <w:sz w:val="24"/>
          <w:szCs w:val="24"/>
          <w:lang w:val="en-US"/>
        </w:rPr>
        <w:t>(</w:t>
      </w:r>
      <w:r w:rsidR="00CB32BC" w:rsidRPr="0075606C">
        <w:rPr>
          <w:rFonts w:ascii="Times New Roman" w:hAnsi="Times New Roman" w:cs="Times New Roman"/>
          <w:b/>
          <w:sz w:val="24"/>
          <w:szCs w:val="24"/>
          <w:lang w:val="en-US"/>
        </w:rPr>
        <w:t>Figure 6B</w:t>
      </w:r>
      <w:r w:rsidR="00CB32BC" w:rsidRPr="0075606C">
        <w:rPr>
          <w:rFonts w:ascii="Times New Roman" w:hAnsi="Times New Roman" w:cs="Times New Roman"/>
          <w:sz w:val="24"/>
          <w:szCs w:val="24"/>
          <w:lang w:val="en-US"/>
        </w:rPr>
        <w:t>).</w:t>
      </w:r>
      <w:r w:rsidR="00A515FE" w:rsidRPr="0075606C">
        <w:rPr>
          <w:rFonts w:ascii="Times New Roman" w:hAnsi="Times New Roman" w:cs="Times New Roman"/>
          <w:sz w:val="24"/>
          <w:lang w:val="en-US"/>
        </w:rPr>
        <w:t xml:space="preserve"> </w:t>
      </w:r>
      <w:r w:rsidR="00CB32BC" w:rsidRPr="0075606C">
        <w:rPr>
          <w:rFonts w:ascii="Times New Roman" w:hAnsi="Times New Roman" w:cs="Times New Roman"/>
          <w:sz w:val="24"/>
          <w:szCs w:val="24"/>
          <w:lang w:val="en-US"/>
        </w:rPr>
        <w:t xml:space="preserve">The canonical transcript of ORF13 (ORF13-ORF14-PC-Canonic) showed increasing expression from 2 </w:t>
      </w:r>
      <w:proofErr w:type="spellStart"/>
      <w:r w:rsidR="00CB32BC" w:rsidRPr="0075606C">
        <w:rPr>
          <w:rFonts w:ascii="Times New Roman" w:hAnsi="Times New Roman" w:cs="Times New Roman"/>
          <w:sz w:val="24"/>
          <w:szCs w:val="24"/>
          <w:lang w:val="en-US"/>
        </w:rPr>
        <w:t>hpi</w:t>
      </w:r>
      <w:proofErr w:type="spellEnd"/>
      <w:r w:rsidR="00CB32BC" w:rsidRPr="0075606C">
        <w:rPr>
          <w:rFonts w:ascii="Times New Roman" w:hAnsi="Times New Roman" w:cs="Times New Roman"/>
          <w:sz w:val="24"/>
          <w:szCs w:val="24"/>
          <w:lang w:val="en-US"/>
        </w:rPr>
        <w:t xml:space="preserve"> (8.33%) to a peak at 48 </w:t>
      </w:r>
      <w:proofErr w:type="spellStart"/>
      <w:r w:rsidR="00CB32BC" w:rsidRPr="0075606C">
        <w:rPr>
          <w:rFonts w:ascii="Times New Roman" w:hAnsi="Times New Roman" w:cs="Times New Roman"/>
          <w:sz w:val="24"/>
          <w:szCs w:val="24"/>
          <w:lang w:val="en-US"/>
        </w:rPr>
        <w:t>hpi</w:t>
      </w:r>
      <w:proofErr w:type="spellEnd"/>
      <w:r w:rsidR="00CB32BC" w:rsidRPr="0075606C">
        <w:rPr>
          <w:rFonts w:ascii="Times New Roman" w:hAnsi="Times New Roman" w:cs="Times New Roman"/>
          <w:sz w:val="24"/>
          <w:szCs w:val="24"/>
          <w:lang w:val="en-US"/>
        </w:rPr>
        <w:t xml:space="preserve"> (73.45%), while the long isoform (ORF13-ORF14-PC-Long) dominated early expression, peaking at 4 </w:t>
      </w:r>
      <w:proofErr w:type="spellStart"/>
      <w:r w:rsidR="00CB32BC" w:rsidRPr="0075606C">
        <w:rPr>
          <w:rFonts w:ascii="Times New Roman" w:hAnsi="Times New Roman" w:cs="Times New Roman"/>
          <w:sz w:val="24"/>
          <w:szCs w:val="24"/>
          <w:lang w:val="en-US"/>
        </w:rPr>
        <w:t>hpi</w:t>
      </w:r>
      <w:proofErr w:type="spellEnd"/>
      <w:r w:rsidR="00CB32BC" w:rsidRPr="0075606C">
        <w:rPr>
          <w:rFonts w:ascii="Times New Roman" w:hAnsi="Times New Roman" w:cs="Times New Roman"/>
          <w:sz w:val="24"/>
          <w:szCs w:val="24"/>
          <w:lang w:val="en-US"/>
        </w:rPr>
        <w:t xml:space="preserve"> (100%) and gradually declining to 26.22% at 48 </w:t>
      </w:r>
      <w:proofErr w:type="spellStart"/>
      <w:r w:rsidR="00CB32BC" w:rsidRPr="0075606C">
        <w:rPr>
          <w:rFonts w:ascii="Times New Roman" w:hAnsi="Times New Roman" w:cs="Times New Roman"/>
          <w:sz w:val="24"/>
          <w:szCs w:val="24"/>
          <w:lang w:val="en-US"/>
        </w:rPr>
        <w:t>hpi</w:t>
      </w:r>
      <w:proofErr w:type="spellEnd"/>
      <w:r w:rsidR="00CB32BC" w:rsidRPr="0075606C">
        <w:rPr>
          <w:rFonts w:ascii="Times New Roman" w:hAnsi="Times New Roman" w:cs="Times New Roman"/>
          <w:sz w:val="24"/>
          <w:szCs w:val="24"/>
          <w:lang w:val="en-US"/>
        </w:rPr>
        <w:t xml:space="preserve"> (</w:t>
      </w:r>
      <w:r w:rsidR="00CB32BC" w:rsidRPr="0075606C">
        <w:rPr>
          <w:rFonts w:ascii="Times New Roman" w:hAnsi="Times New Roman" w:cs="Times New Roman"/>
          <w:b/>
          <w:sz w:val="24"/>
          <w:szCs w:val="24"/>
          <w:lang w:val="en-US"/>
        </w:rPr>
        <w:t>Figure 6C</w:t>
      </w:r>
      <w:r w:rsidR="00CB32BC" w:rsidRPr="0075606C">
        <w:rPr>
          <w:rFonts w:ascii="Times New Roman" w:hAnsi="Times New Roman" w:cs="Times New Roman"/>
          <w:sz w:val="24"/>
          <w:szCs w:val="24"/>
          <w:lang w:val="en-US"/>
        </w:rPr>
        <w:t>).</w:t>
      </w:r>
      <w:r w:rsidR="00941190" w:rsidRPr="0075606C">
        <w:rPr>
          <w:rFonts w:ascii="Times New Roman" w:hAnsi="Times New Roman" w:cs="Times New Roman"/>
          <w:sz w:val="24"/>
          <w:lang w:val="en-US"/>
        </w:rPr>
        <w:t xml:space="preserve"> </w:t>
      </w:r>
      <w:r w:rsidR="00CC5D58" w:rsidRPr="0075606C">
        <w:rPr>
          <w:rFonts w:ascii="Times New Roman" w:hAnsi="Times New Roman" w:cs="Times New Roman"/>
          <w:sz w:val="24"/>
          <w:szCs w:val="24"/>
          <w:lang w:val="en-US"/>
        </w:rPr>
        <w:t xml:space="preserve">In ORF14, transcript dynamics revealed distinct patterns and isoform switching among the canonical isoform, the long variants (L), and the truncated variant (ORF14.5, representing a 5′-truncated transcript). The canonical isoform dominated early expression, peaking at 63.89% at 2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and did not regain prominence later, showing a steady decline. The long variants (L) contributed modestly, with specific peaks such as L4 at 18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(3.89%), while others like L1 and L3 remained low throughout, peaking below 1% by 48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The truncated variant ORF14.5 dominated the mid-phase, peaking at 78.54% at 6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and remaining the most abundant transcript until 18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before declining to 24.44% at 48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w:t>
      </w:r>
      <w:r w:rsidRPr="0075606C">
        <w:rPr>
          <w:rFonts w:ascii="Times New Roman" w:hAnsi="Times New Roman" w:cs="Times New Roman"/>
          <w:sz w:val="24"/>
          <w:szCs w:val="24"/>
          <w:lang w:val="en-US"/>
        </w:rPr>
        <w:t>(</w:t>
      </w:r>
      <w:r w:rsidR="004C55C6" w:rsidRPr="0075606C">
        <w:rPr>
          <w:rFonts w:ascii="Times New Roman" w:hAnsi="Times New Roman" w:cs="Times New Roman"/>
          <w:b/>
          <w:sz w:val="24"/>
          <w:szCs w:val="24"/>
          <w:lang w:val="en-US"/>
        </w:rPr>
        <w:t>Supplementary Figure S1</w:t>
      </w:r>
      <w:r w:rsidR="00BB32B5" w:rsidRPr="0075606C">
        <w:rPr>
          <w:rFonts w:ascii="Times New Roman" w:hAnsi="Times New Roman" w:cs="Times New Roman"/>
          <w:b/>
          <w:sz w:val="24"/>
          <w:szCs w:val="24"/>
          <w:lang w:val="en-US"/>
        </w:rPr>
        <w:t>2</w:t>
      </w:r>
      <w:r w:rsidRPr="0075606C">
        <w:rPr>
          <w:rFonts w:ascii="Times New Roman" w:hAnsi="Times New Roman" w:cs="Times New Roman"/>
          <w:b/>
          <w:sz w:val="24"/>
          <w:szCs w:val="24"/>
          <w:lang w:val="en-US"/>
        </w:rPr>
        <w:t>E</w:t>
      </w:r>
      <w:r w:rsidRPr="0075606C">
        <w:rPr>
          <w:rFonts w:ascii="Times New Roman" w:hAnsi="Times New Roman" w:cs="Times New Roman"/>
          <w:sz w:val="24"/>
          <w:szCs w:val="24"/>
          <w:lang w:val="en-US"/>
        </w:rPr>
        <w:t>).</w:t>
      </w:r>
      <w:r w:rsidR="00941190" w:rsidRPr="0075606C">
        <w:rPr>
          <w:rFonts w:ascii="Times New Roman" w:hAnsi="Times New Roman" w:cs="Times New Roman"/>
          <w:sz w:val="24"/>
          <w:lang w:val="en-US"/>
        </w:rPr>
        <w:t xml:space="preserve"> </w:t>
      </w:r>
      <w:r w:rsidR="00CC5D58" w:rsidRPr="0075606C">
        <w:rPr>
          <w:rFonts w:ascii="Times New Roman" w:hAnsi="Times New Roman" w:cs="Times New Roman"/>
          <w:sz w:val="24"/>
          <w:szCs w:val="24"/>
          <w:lang w:val="en-US"/>
        </w:rPr>
        <w:t xml:space="preserve">In the gene ORF11, the canonical ORF11 transcript peaked at 8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(86.65%) before declining, while its </w:t>
      </w:r>
      <w:r w:rsidR="00B56847" w:rsidRPr="0075606C">
        <w:rPr>
          <w:rFonts w:ascii="Times New Roman" w:hAnsi="Times New Roman" w:cs="Times New Roman"/>
          <w:sz w:val="24"/>
          <w:lang w:val="en-US"/>
        </w:rPr>
        <w:t>5′-</w:t>
      </w:r>
      <w:r w:rsidR="00CC5D58" w:rsidRPr="0075606C">
        <w:rPr>
          <w:rFonts w:ascii="Times New Roman" w:hAnsi="Times New Roman" w:cs="Times New Roman"/>
          <w:sz w:val="24"/>
          <w:szCs w:val="24"/>
          <w:lang w:val="en-US"/>
        </w:rPr>
        <w:t xml:space="preserve">truncated ORF-carrying ORF11.5 isoform showed an inverse pattern, peaking early at 4 </w:t>
      </w:r>
      <w:proofErr w:type="spellStart"/>
      <w:r w:rsidR="00CC5D58" w:rsidRPr="0075606C">
        <w:rPr>
          <w:rFonts w:ascii="Times New Roman" w:hAnsi="Times New Roman" w:cs="Times New Roman"/>
          <w:sz w:val="24"/>
          <w:szCs w:val="24"/>
          <w:lang w:val="en-US"/>
        </w:rPr>
        <w:t>hpi</w:t>
      </w:r>
      <w:proofErr w:type="spellEnd"/>
      <w:r w:rsidR="00CC5D58" w:rsidRPr="0075606C">
        <w:rPr>
          <w:rFonts w:ascii="Times New Roman" w:hAnsi="Times New Roman" w:cs="Times New Roman"/>
          <w:sz w:val="24"/>
          <w:szCs w:val="24"/>
          <w:lang w:val="en-US"/>
        </w:rPr>
        <w:t xml:space="preserve"> (74.72%) and decreasing steadily thereafter (</w:t>
      </w:r>
      <w:r w:rsidR="004C55C6" w:rsidRPr="0075606C">
        <w:rPr>
          <w:rFonts w:ascii="Times New Roman" w:hAnsi="Times New Roman" w:cs="Times New Roman"/>
          <w:b/>
          <w:sz w:val="24"/>
          <w:szCs w:val="24"/>
          <w:lang w:val="en-US"/>
        </w:rPr>
        <w:t>Supplementary Figure S1</w:t>
      </w:r>
      <w:r w:rsidR="00BB32B5" w:rsidRPr="0075606C">
        <w:rPr>
          <w:rFonts w:ascii="Times New Roman" w:hAnsi="Times New Roman" w:cs="Times New Roman"/>
          <w:b/>
          <w:sz w:val="24"/>
          <w:szCs w:val="24"/>
          <w:lang w:val="en-US"/>
        </w:rPr>
        <w:t>2</w:t>
      </w:r>
      <w:r w:rsidR="00CC5D58" w:rsidRPr="0075606C">
        <w:rPr>
          <w:rFonts w:ascii="Times New Roman" w:hAnsi="Times New Roman" w:cs="Times New Roman"/>
          <w:b/>
          <w:sz w:val="24"/>
          <w:szCs w:val="24"/>
          <w:lang w:val="en-US"/>
        </w:rPr>
        <w:t>F</w:t>
      </w:r>
      <w:r w:rsidR="00CC5D58" w:rsidRPr="0075606C">
        <w:rPr>
          <w:rFonts w:ascii="Times New Roman" w:hAnsi="Times New Roman" w:cs="Times New Roman"/>
          <w:sz w:val="24"/>
          <w:szCs w:val="24"/>
          <w:lang w:val="en-US"/>
        </w:rPr>
        <w:t xml:space="preserve">). </w:t>
      </w:r>
      <w:r w:rsidR="005112DA" w:rsidRPr="0075606C">
        <w:rPr>
          <w:rFonts w:ascii="Times New Roman" w:hAnsi="Times New Roman" w:cs="Times New Roman"/>
          <w:sz w:val="24"/>
          <w:lang w:val="en-US"/>
        </w:rPr>
        <w:t xml:space="preserve">For </w:t>
      </w:r>
      <w:r w:rsidR="001C33C7" w:rsidRPr="0075606C">
        <w:rPr>
          <w:rFonts w:ascii="Times New Roman" w:hAnsi="Times New Roman" w:cs="Times New Roman"/>
          <w:sz w:val="24"/>
          <w:lang w:val="en-US"/>
        </w:rPr>
        <w:t>ORF</w:t>
      </w:r>
      <w:r w:rsidR="00B81946" w:rsidRPr="0075606C">
        <w:rPr>
          <w:rFonts w:ascii="Times New Roman" w:hAnsi="Times New Roman" w:cs="Times New Roman"/>
          <w:sz w:val="24"/>
          <w:lang w:val="en-US"/>
        </w:rPr>
        <w:t xml:space="preserve">54, the </w:t>
      </w:r>
      <w:r w:rsidRPr="0075606C">
        <w:rPr>
          <w:rFonts w:ascii="Times New Roman" w:hAnsi="Times New Roman" w:cs="Times New Roman"/>
          <w:sz w:val="24"/>
          <w:lang w:val="en-US"/>
        </w:rPr>
        <w:t xml:space="preserve">short (S) isoform dominated early expression, peaking at 2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(100%) and declining sharply after 6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while the canonical transcript emerged later, surpassing the short isoform at 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(48.85% vs. 22.47%) and dominating mid-to-late stages, peaking at 18 </w:t>
      </w:r>
      <w:proofErr w:type="spellStart"/>
      <w:r w:rsidRPr="0075606C">
        <w:rPr>
          <w:rFonts w:ascii="Times New Roman" w:hAnsi="Times New Roman" w:cs="Times New Roman"/>
          <w:sz w:val="24"/>
          <w:lang w:val="en-US"/>
        </w:rPr>
        <w:t>hpi</w:t>
      </w:r>
      <w:proofErr w:type="spellEnd"/>
      <w:r w:rsidRPr="0075606C">
        <w:rPr>
          <w:rFonts w:ascii="Times New Roman" w:hAnsi="Times New Roman" w:cs="Times New Roman"/>
          <w:sz w:val="24"/>
          <w:lang w:val="en-US"/>
        </w:rPr>
        <w:t xml:space="preserve"> (96.36%) and maintaining high</w:t>
      </w:r>
      <w:r w:rsidR="002F0852" w:rsidRPr="0075606C">
        <w:rPr>
          <w:rFonts w:ascii="Times New Roman" w:hAnsi="Times New Roman" w:cs="Times New Roman"/>
          <w:sz w:val="24"/>
          <w:lang w:val="en-US"/>
        </w:rPr>
        <w:t xml:space="preserve"> levels through 48 </w:t>
      </w:r>
      <w:proofErr w:type="spellStart"/>
      <w:r w:rsidR="002F0852" w:rsidRPr="0075606C">
        <w:rPr>
          <w:rFonts w:ascii="Times New Roman" w:hAnsi="Times New Roman" w:cs="Times New Roman"/>
          <w:sz w:val="24"/>
          <w:lang w:val="en-US"/>
        </w:rPr>
        <w:t>hpi</w:t>
      </w:r>
      <w:proofErr w:type="spellEnd"/>
      <w:r w:rsidR="002F0852" w:rsidRPr="0075606C">
        <w:rPr>
          <w:rFonts w:ascii="Times New Roman" w:hAnsi="Times New Roman" w:cs="Times New Roman"/>
          <w:sz w:val="24"/>
          <w:lang w:val="en-US"/>
        </w:rPr>
        <w:t xml:space="preserve"> (93.17%)</w:t>
      </w:r>
      <w:r w:rsidRPr="0075606C">
        <w:rPr>
          <w:rFonts w:ascii="Times New Roman" w:hAnsi="Times New Roman" w:cs="Times New Roman"/>
          <w:sz w:val="24"/>
          <w:lang w:val="en-US"/>
        </w:rPr>
        <w:t xml:space="preserve"> </w:t>
      </w:r>
      <w:r w:rsidR="0096152B" w:rsidRPr="0075606C">
        <w:rPr>
          <w:rFonts w:ascii="Times New Roman" w:hAnsi="Times New Roman" w:cs="Times New Roman"/>
          <w:sz w:val="24"/>
          <w:szCs w:val="24"/>
          <w:lang w:val="en-US"/>
        </w:rPr>
        <w:t>(</w:t>
      </w:r>
      <w:r w:rsidR="00CC5D58" w:rsidRPr="0075606C">
        <w:rPr>
          <w:rFonts w:ascii="Times New Roman" w:hAnsi="Times New Roman" w:cs="Times New Roman"/>
          <w:b/>
          <w:sz w:val="24"/>
          <w:szCs w:val="24"/>
          <w:lang w:val="en-US"/>
        </w:rPr>
        <w:t xml:space="preserve">Supplementary </w:t>
      </w:r>
      <w:r w:rsidR="00CC5D58" w:rsidRPr="0075606C">
        <w:rPr>
          <w:rFonts w:ascii="Times New Roman" w:hAnsi="Times New Roman" w:cs="Times New Roman"/>
          <w:b/>
          <w:sz w:val="24"/>
          <w:lang w:val="en-US"/>
        </w:rPr>
        <w:t xml:space="preserve">Figure </w:t>
      </w:r>
      <w:r w:rsidR="004C55C6" w:rsidRPr="0075606C">
        <w:rPr>
          <w:rFonts w:ascii="Times New Roman" w:hAnsi="Times New Roman" w:cs="Times New Roman"/>
          <w:b/>
          <w:sz w:val="24"/>
          <w:szCs w:val="24"/>
          <w:lang w:val="en-US"/>
        </w:rPr>
        <w:t>S1</w:t>
      </w:r>
      <w:r w:rsidR="00BB32B5" w:rsidRPr="0075606C">
        <w:rPr>
          <w:rFonts w:ascii="Times New Roman" w:hAnsi="Times New Roman" w:cs="Times New Roman"/>
          <w:b/>
          <w:sz w:val="24"/>
          <w:szCs w:val="24"/>
          <w:lang w:val="en-US"/>
        </w:rPr>
        <w:t>2</w:t>
      </w:r>
      <w:r w:rsidR="00CC5D58" w:rsidRPr="0075606C">
        <w:rPr>
          <w:rFonts w:ascii="Times New Roman" w:hAnsi="Times New Roman" w:cs="Times New Roman"/>
          <w:b/>
          <w:sz w:val="24"/>
          <w:szCs w:val="24"/>
          <w:lang w:val="en-US"/>
        </w:rPr>
        <w:t>C</w:t>
      </w:r>
      <w:r w:rsidR="0096152B" w:rsidRPr="0075606C">
        <w:rPr>
          <w:rFonts w:ascii="Times New Roman" w:hAnsi="Times New Roman" w:cs="Times New Roman"/>
          <w:sz w:val="24"/>
          <w:lang w:val="en-US"/>
        </w:rPr>
        <w:t>)</w:t>
      </w:r>
      <w:r w:rsidR="00B81946" w:rsidRPr="0075606C">
        <w:rPr>
          <w:rFonts w:ascii="Times New Roman" w:hAnsi="Times New Roman" w:cs="Times New Roman"/>
          <w:sz w:val="24"/>
          <w:lang w:val="en-US"/>
        </w:rPr>
        <w:t>.</w:t>
      </w:r>
      <w:r w:rsidR="00737FE4" w:rsidRPr="0075606C">
        <w:rPr>
          <w:rFonts w:ascii="Times New Roman" w:hAnsi="Times New Roman" w:cs="Times New Roman"/>
          <w:sz w:val="24"/>
          <w:lang w:val="en-US"/>
        </w:rPr>
        <w:t xml:space="preserve"> </w:t>
      </w:r>
    </w:p>
    <w:p w14:paraId="42BBDFD2" w14:textId="77777777" w:rsidR="00BE00E7" w:rsidRPr="0075606C" w:rsidRDefault="00BE00E7" w:rsidP="00573600">
      <w:pPr>
        <w:spacing w:after="120" w:line="240" w:lineRule="auto"/>
        <w:jc w:val="both"/>
        <w:rPr>
          <w:rFonts w:ascii="Times New Roman" w:hAnsi="Times New Roman" w:cs="Times New Roman"/>
          <w:b/>
          <w:sz w:val="24"/>
          <w:lang w:val="en-US"/>
        </w:rPr>
      </w:pPr>
    </w:p>
    <w:p w14:paraId="7C948DFE" w14:textId="055E31B5" w:rsidR="00BE00E7" w:rsidRPr="0075606C" w:rsidRDefault="00BE00E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Dynam</w:t>
      </w:r>
      <w:r w:rsidR="00045DFC" w:rsidRPr="0075606C">
        <w:rPr>
          <w:rFonts w:ascii="Times New Roman" w:hAnsi="Times New Roman" w:cs="Times New Roman"/>
          <w:b/>
          <w:sz w:val="24"/>
          <w:lang w:val="en-US"/>
        </w:rPr>
        <w:t>ics of transcriptional overlaps</w:t>
      </w:r>
    </w:p>
    <w:p w14:paraId="491162A2" w14:textId="03A3F453" w:rsidR="00F3326F" w:rsidRPr="0075606C" w:rsidRDefault="0008596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used the raw sequencing reads for demonstrating the extreme complexity of transcriptional overlaps in EHV-1. </w:t>
      </w:r>
      <w:r w:rsidR="00235613"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3</w:t>
      </w:r>
      <w:r w:rsidRPr="0075606C">
        <w:rPr>
          <w:rFonts w:ascii="Times New Roman" w:hAnsi="Times New Roman" w:cs="Times New Roman"/>
          <w:sz w:val="24"/>
          <w:lang w:val="en-US"/>
        </w:rPr>
        <w:t xml:space="preserve"> </w:t>
      </w:r>
      <w:r w:rsidR="00E401E5" w:rsidRPr="0075606C">
        <w:rPr>
          <w:rFonts w:ascii="Times New Roman" w:hAnsi="Times New Roman" w:cs="Times New Roman"/>
          <w:sz w:val="24"/>
          <w:lang w:val="en-US"/>
        </w:rPr>
        <w:t>shows that the extent of these overlaps increases as the infection progresses.</w:t>
      </w:r>
      <w:r w:rsidR="00604585" w:rsidRPr="0075606C">
        <w:rPr>
          <w:rFonts w:ascii="Times New Roman" w:hAnsi="Times New Roman" w:cs="Times New Roman"/>
          <w:sz w:val="24"/>
          <w:lang w:val="en-US"/>
        </w:rPr>
        <w:t xml:space="preserve"> </w:t>
      </w:r>
      <w:r w:rsidR="00F87177" w:rsidRPr="0075606C">
        <w:rPr>
          <w:rFonts w:ascii="Times New Roman" w:hAnsi="Times New Roman" w:cs="Times New Roman"/>
          <w:sz w:val="24"/>
          <w:lang w:val="en-US"/>
        </w:rPr>
        <w:t>The co-expression of adjacent genes inevitably results in conflicts between transcription machineries at overlapping regions during transcription.</w:t>
      </w:r>
      <w:r w:rsidR="008F3785" w:rsidRPr="0075606C">
        <w:rPr>
          <w:rFonts w:ascii="Times New Roman" w:hAnsi="Times New Roman" w:cs="Times New Roman"/>
          <w:sz w:val="24"/>
          <w:lang w:val="en-US"/>
        </w:rPr>
        <w:t xml:space="preserve"> This potential genome-wide regulatory mechanism is very difficult </w:t>
      </w:r>
      <w:r w:rsidR="003A5EB4" w:rsidRPr="0075606C">
        <w:rPr>
          <w:rFonts w:ascii="Times New Roman" w:hAnsi="Times New Roman" w:cs="Times New Roman"/>
          <w:sz w:val="24"/>
          <w:lang w:val="en-US"/>
        </w:rPr>
        <w:t xml:space="preserve">to study </w:t>
      </w:r>
      <w:r w:rsidR="008F3785" w:rsidRPr="0075606C">
        <w:rPr>
          <w:rFonts w:ascii="Times New Roman" w:hAnsi="Times New Roman" w:cs="Times New Roman"/>
          <w:sz w:val="24"/>
          <w:lang w:val="en-US"/>
        </w:rPr>
        <w:t>with the current technology.</w:t>
      </w:r>
    </w:p>
    <w:p w14:paraId="06B5AC73" w14:textId="583CC874" w:rsidR="00C653B0" w:rsidRPr="0075606C" w:rsidRDefault="00C653B0" w:rsidP="00573600">
      <w:pPr>
        <w:spacing w:after="120" w:line="240" w:lineRule="auto"/>
        <w:rPr>
          <w:lang w:val="en-US"/>
        </w:rPr>
      </w:pPr>
    </w:p>
    <w:p w14:paraId="4A61524A" w14:textId="003F7681" w:rsidR="00F15EFF"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Discussion</w:t>
      </w:r>
    </w:p>
    <w:p w14:paraId="33CE2363" w14:textId="6EE5DF56" w:rsidR="00F451E7"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last couple of years have witnessed significant advancements in sequencing technologies</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{"citationID":"JXcgqtDh","properties":{"formattedCitation":"[39]","plainCitation":"[39]","noteIndex":0},"citationItems":[{"id":698,"uris":["http://zotero.org/users/local/SrvbCAEb/items/UWT6ZTSA"],"itemData":{"id":698,"type":"article-journal","abstract":"Single-cell genome sequencing aims to increase our understanding of complex microbial ecosystems and disease in multicellular organisms by isolating the contributions of distinct cellular populations.Acquiring high-quality genotype data after starting from a single molecule of DNA from an individual cell has substantial technical challenges that are continuously being addressed.The three main genome amplification methods have differences in their propensity to produce distinct types of artefacts, which should be carefully considered when designing experiments. The experimental design should also be informed </w:instrText>
      </w:r>
      <w:r w:rsidR="006F598A" w:rsidRPr="0075606C">
        <w:rPr>
          <w:rFonts w:ascii="Times New Roman" w:hAnsi="Times New Roman" w:cs="Times New Roman"/>
          <w:sz w:val="24"/>
          <w:szCs w:val="24"/>
          <w:lang w:val="en-US" w:bidi="en-US"/>
        </w:rPr>
        <w:lastRenderedPageBreak/>
        <w:instrText xml:space="preserve">by the questions of the study.Single-cell microorganism sequencing has enabled genome assembly of new phyla and is beginning to provide new biological insights into microbial dark matter.Genetic mosaicism is an area that is beginning to be studied at higher resolution using single-cell genome sequencing. Initial studies have begun to resolve intra-tumour heterogeneity, which have provided new biological insights into tumour formation.Single-cell genome sequencing is rapidly evolving, and the use of these techniques is likely to expand as technologies improve and new discoveries are made.","container-title":"Nature Reviews Genetics","DOI":"10.1038/nrg.2015.16","ISSN":"1471-0064","issue":"3","journalAbbreviation":"Nat Rev Genet","language":"en","license":"2016 Springer Nature Limited","note":"publisher: Nature Publishing Group","page":"175-188","source":"www.nature.com","title":"Single-cell genome sequencing: current state of the science","title-short":"Single-cell genome sequencing","volume":"17","author":[{"family":"Gawad","given":"Charles"},{"family":"Koh","given":"Winston"},{"family":"Quake","given":"Stephen R."}],"issued":{"date-parts":[["2016",3]]}}}],"schema":"https://github.com/citation-style-language/schema/raw/master/csl-citation.json"}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42</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Full-length, </w:t>
      </w:r>
      <w:proofErr w:type="spellStart"/>
      <w:r w:rsidRPr="0075606C">
        <w:rPr>
          <w:rFonts w:ascii="Times New Roman" w:hAnsi="Times New Roman" w:cs="Times New Roman"/>
          <w:sz w:val="24"/>
          <w:lang w:val="en-US"/>
        </w:rPr>
        <w:t>lrRNA-Seq</w:t>
      </w:r>
      <w:proofErr w:type="spellEnd"/>
      <w:r w:rsidRPr="0075606C">
        <w:rPr>
          <w:rFonts w:ascii="Times New Roman" w:hAnsi="Times New Roman" w:cs="Times New Roman"/>
          <w:sz w:val="24"/>
          <w:lang w:val="en-US"/>
        </w:rPr>
        <w:t xml:space="preserve"> methods have revolutionized transcriptome research, particularly in organisms with small genomes. This has revealed that viral transcriptomic structures are far more </w:t>
      </w:r>
      <w:r w:rsidR="00FA7B12" w:rsidRPr="0075606C">
        <w:rPr>
          <w:rFonts w:ascii="Times New Roman" w:hAnsi="Times New Roman" w:cs="Times New Roman"/>
          <w:sz w:val="24"/>
          <w:lang w:val="en-US"/>
        </w:rPr>
        <w:t>complex than previously thought</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{"citationID":"BE0Geak4","properties":{"formattedCitation":"[11]","plainCitation":"[11]","noteIndex":0},"citationItems":[{"id":320,"uris":["http://zotero.org/users/local/SrvbCAEb/items/TXHFEIBJ"],"itemData":{"id":320,"type":"article-journal","abstract":"Long-read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[11]</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Discoveries include a wide array of </w:t>
      </w:r>
      <w:r w:rsidR="00623528" w:rsidRPr="0075606C">
        <w:rPr>
          <w:rFonts w:ascii="Times New Roman" w:hAnsi="Times New Roman" w:cs="Times New Roman"/>
          <w:sz w:val="24"/>
          <w:lang w:val="en-US"/>
        </w:rPr>
        <w:t>RNA molecules</w:t>
      </w:r>
      <w:r w:rsidRPr="0075606C">
        <w:rPr>
          <w:rFonts w:ascii="Times New Roman" w:hAnsi="Times New Roman" w:cs="Times New Roman"/>
          <w:sz w:val="24"/>
          <w:lang w:val="en-US"/>
        </w:rPr>
        <w:t>, such as extende</w:t>
      </w:r>
      <w:r w:rsidR="00B17614" w:rsidRPr="0075606C">
        <w:rPr>
          <w:rFonts w:ascii="Times New Roman" w:hAnsi="Times New Roman" w:cs="Times New Roman"/>
          <w:sz w:val="24"/>
          <w:lang w:val="en-US"/>
        </w:rPr>
        <w:t>d 5′-UTR isoforms, polygenic</w:t>
      </w:r>
      <w:r w:rsidRPr="0075606C">
        <w:rPr>
          <w:rFonts w:ascii="Times New Roman" w:hAnsi="Times New Roman" w:cs="Times New Roman"/>
          <w:sz w:val="24"/>
          <w:lang w:val="en-US"/>
        </w:rPr>
        <w:t xml:space="preserve"> and </w:t>
      </w:r>
      <w:r w:rsidR="00B17614" w:rsidRPr="0075606C">
        <w:rPr>
          <w:rFonts w:ascii="Times New Roman" w:hAnsi="Times New Roman" w:cs="Times New Roman"/>
          <w:sz w:val="24"/>
          <w:lang w:val="en-US"/>
        </w:rPr>
        <w:t>complex</w:t>
      </w:r>
      <w:r w:rsidRPr="0075606C">
        <w:rPr>
          <w:rFonts w:ascii="Times New Roman" w:hAnsi="Times New Roman" w:cs="Times New Roman"/>
          <w:sz w:val="24"/>
          <w:lang w:val="en-US"/>
        </w:rPr>
        <w:t xml:space="preserve"> transcripts</w:t>
      </w:r>
      <w:r w:rsidR="00AA29EB" w:rsidRPr="0075606C">
        <w:rPr>
          <w:rFonts w:ascii="Times New Roman" w:hAnsi="Times New Roman" w:cs="Times New Roman"/>
          <w:sz w:val="24"/>
          <w:lang w:val="en-US"/>
        </w:rPr>
        <w:t xml:space="preserve"> (containing at least one gene on an opposite orientation)</w:t>
      </w:r>
      <w:r w:rsidRPr="0075606C">
        <w:rPr>
          <w:rFonts w:ascii="Times New Roman" w:hAnsi="Times New Roman" w:cs="Times New Roman"/>
          <w:sz w:val="24"/>
          <w:lang w:val="en-US"/>
        </w:rPr>
        <w:t xml:space="preserve">, </w:t>
      </w:r>
      <w:r w:rsidR="00317A06" w:rsidRPr="0075606C">
        <w:rPr>
          <w:rFonts w:ascii="Times New Roman" w:hAnsi="Times New Roman" w:cs="Times New Roman"/>
          <w:sz w:val="24"/>
          <w:lang w:val="en-US"/>
        </w:rPr>
        <w:t>5′-</w:t>
      </w:r>
      <w:r w:rsidRPr="0075606C">
        <w:rPr>
          <w:rFonts w:ascii="Times New Roman" w:hAnsi="Times New Roman" w:cs="Times New Roman"/>
          <w:sz w:val="24"/>
          <w:lang w:val="en-US"/>
        </w:rPr>
        <w:t>truncated mRNAs containing in-frame</w:t>
      </w:r>
      <w:r w:rsidR="00B17614"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ORFs</w:t>
      </w:r>
      <w:r w:rsidR="00FA7B12" w:rsidRPr="0075606C">
        <w:rPr>
          <w:rFonts w:ascii="Times New Roman" w:hAnsi="Times New Roman" w:cs="Times New Roman"/>
          <w:sz w:val="24"/>
          <w:lang w:val="en-US"/>
        </w:rPr>
        <w:t>, and read-through transcripts</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6z1yybT1","properties":{"formattedCitation":"[21,40\\uc0\\u8211{}42]","plainCitation":"[21,40–42]","noteIndex":0},"citationItems":[{"id":681,"uris":["http://zotero.org/users/local/SrvbCAEb/items/RWB8GXTS"],"itemData":{"id":681,"type":"article-journal","abstract":"Long-read RNA sequencing allows for the precise characterization of full-length transcripts, which makes it an indispensable tool in transcriptomics. The human cytomegalovirus (HCMV) genome has been first sequenced in 1989 and although short-read sequencing studies have uncovered much of the </w:instrText>
      </w:r>
      <w:r w:rsidR="006F598A" w:rsidRPr="0075606C">
        <w:rPr>
          <w:rFonts w:ascii="Times New Roman" w:hAnsi="Times New Roman" w:cs="Times New Roman"/>
          <w:sz w:val="24"/>
          <w:szCs w:val="24"/>
          <w:lang w:val="en-US" w:bidi="en-US"/>
        </w:rPr>
        <w:lastRenderedPageBreak/>
        <w:instrText>complexity of its transcriptome, only few of its transcripts have been fully annotated. We hereby present a long-read RNA sequencing dataset of HCMV infected human lung fibroblast cells sequenced by the Pacific Biosciences RSII platform. Seven SMRT cells were sequenced using oligo(dT) primers to reverse transcribe poly(A)-selected RNA molecules and one library was prepared using random primers for the reverse transcription of the rRNA-depleted sample. Our dataset contains 122,636 human and 33,086 viral (HMCV strain Towne) reads. The described data include raw and processed sequencing files, and combined with other datasets, they can be used to validate transcriptome analysis tools, to compare library preparation methods, to test base calling algorithms or to identify genetic variants.","container-title":"Scientific Data","DOI":"10.1038/sdata.2017.194","ISSN":"2052-4463","journalAbbreviation":"Sci Data","note":"PMID: 29257134\nPMCID: PMC5735922","page":"170194","source":"PubMed Central","title":"Long-read sequencing of the human cytomegalovirus transcriptome with the Pacific Biosciences RSII platform","volume":"4","author":[{"family":"Balázs","given":"Zsolt"},{"family":"Tombácz","given":"Dóra"},{"family":"Szűcs","given":"Attila"},{"family":"Snyder","given":"Michael"},{"family":"Boldogkői","given":"Zsolt"}],"issued":{"date-parts":[["2017",12,19]]}}},{"id":659,"uris":["http://zotero.org/users/local/SrvbCAEb/items/26S9XAWG"],"itemData":{"id":659,"type":"article-journal","abstract":"Varicella zoster virus (VZV) is a human pathogenic alphaherpesvirus harboring a relatively large DNA molecule. The VZV transcriptome has already been analyzed by microarray and short-read sequencing analyses. However, both approaches have substantial limitations when used for structural characterization of transcript isoforms, even if supplemented with primer extension or other techniques. Among others, they are inefficient in distinguishing between embedded RNA molecules, transcript isoforms, including splice and length variants, as well as between alternative polycistronic transcripts. It has been demonstrated in several studies that long-read sequencing is able to circumvent these problems.","container-title":"BMC Genomics","DOI":"10.1186/s12864-018-5267-8","ISSN":"1471-2164","issue":"1","journalAbbreviation":"BMC Genomics","page":"873","source":"BioMed Central","title":"Long-read sequencing uncovers a complex transcriptome topology in varicella zoster virus","volume":"19","author":[{"family":"Prazsák","given":"István"},{"family":"Moldován","given":"Norbert"},{"family":"Balázs","given":"Zsolt"},{"family":"Tombácz","given":"Dóra"},{"family":"Megyeri","given":"Klára"},{"family":"Szűcs","given":"Attila"},{"family":"Csabai","given":"Zsolt"},{"family":"Boldogkői","given":"Zsolt"}],"issued":{"date-parts":[["2018",12,4]]}}},{"id":174,"uris":["http://zotero.org/users/local/SrvbCAEb/items/A3PT24X5"],"itemData":{"id":174,"type":"article-journal","abstract":"In this meta-analysis, we re-analysed and compared herpes simplex virus type 1 transcriptomic data generated by eight studies using various short- and long-read sequencing techniques and different library preparation methods. We identified a large number of novel mRNAs, non-coding RNAs and transcript isoforms, and validated many previously published transcripts. Here, we present the most complete HSV-1 transcriptome to date. Furthermore, we also demonstrate that various sequencing techniques, including both cDNA and direct RNA sequencing approaches, are error-prone, which can be circumvented by using integrated approaches. This work draws attention to the need for using multiple sequencing approaches and meta-analyses in transcriptome profiling studies to obtain reliable results.","container-title":"Scientific Data","DOI":"10.1038/s41597-020-0558-8","ISSN":"2052-4463","issue":"1","journalAbbreviation":"Sci Data","language":"eng","note":"PMID: 32647284\nPMCID: PMC7347551","page":"223","source":"PubMed","title":"Meta-analytic approach for transcriptome profiling of herpes simplex virus type 1","volume":"7","author":[{"family":"Tombácz","given":"Dóra"},{"family":"Torma","given":"Gábor"},{"family":"Gulyás","given":"Gábor"},{"family":"Moldován","given":"Norbert"},{"family":"Snyder","given":"Michael"},{"family":"Boldogkői","given":"Zsolt"}],"issued":{"date-</w:instrText>
      </w:r>
      <w:r w:rsidR="006F598A" w:rsidRPr="0075606C">
        <w:rPr>
          <w:rFonts w:ascii="Times New Roman" w:hAnsi="Times New Roman" w:cs="Times New Roman"/>
          <w:sz w:val="24"/>
          <w:szCs w:val="24"/>
          <w:lang w:val="en-US" w:bidi="en-US"/>
        </w:rPr>
        <w:lastRenderedPageBreak/>
        <w:instrText xml:space="preserve">parts":[["2020",7,9]]}}},{"id":188,"uris":["http://zotero.org/users/local/SrvbCAEb/items/KBVYBWQD"],"itemData":{"id":188,"type":"article-journal","abstract":"In the last couple of years, the implementation of long-read sequencing (LRS) technologies for transcriptome profiling has uncovered an extreme complexity of viral gene expression. In this study, we carried out a systematic analysis on the pseudorabies virus transcriptome by combining our current data obtained by using Pacific Biosciences Sequel and Oxford Nanopore Technologies MinION sequencing with our earlier data generated by other LRS and short-read sequencing techniques. As a result, we identified a number of novel genes, transcripts, and transcript isoforms, including splice and length variants, and also confirmed earlier annotated RNA molecules. One of the major findings of this study is the discovery of a large number of 5'-truncations of larger putative mRNAs being 3'-co-terminal with canonical mRNAs of PRV. A large fraction of these putative RNAs contain in-frame ATGs, which might initiate translation of N-terminally truncated polypeptides. Our analyses indicate that CTO-S, a replication origin-associated RNA molecule is expressed at an extremely high level. This study demonstrates that the PRV transcriptome is much more complex than previously appreciated.","container-title":"Pathogens (Basel, Switzerland)","DOI":"10.3390/pathogens10020242","ISSN":"2076-0817","issue":"2","journalAbbreviation":"Pathogens","language":"eng","note":"PMID: 33672563\nPMCID: PMC7924054","page":"242","source":"PubMed","title":"An Integrated Sequencing Approach for Updating the Pseudorabies Virus Transcriptome","volume":"10","author":[{"family":"Torma","given":"Gábor"},{"family":"Tombácz","given":"Dóra"},{"family":"Csabai","given":"Zsolt"},{"family":"Göbhardter","given":"Dániel"},{"family":"Deim","given":"Zoltán"},{"family":"Snyder","given":"Michael"},{"family":"Boldogkői","given":"Zsolt"}],"issued":{"date-parts":[["2021",2,20]]}}}],"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szCs w:val="24"/>
          <w:lang w:val="en-US"/>
        </w:rPr>
        <w:t>[21,4</w:t>
      </w:r>
      <w:r w:rsidR="00373BF9" w:rsidRPr="0075606C">
        <w:rPr>
          <w:rFonts w:ascii="Times New Roman" w:hAnsi="Times New Roman" w:cs="Times New Roman"/>
          <w:sz w:val="24"/>
          <w:szCs w:val="24"/>
          <w:lang w:val="en-US"/>
        </w:rPr>
        <w:t>4,45,46</w:t>
      </w:r>
      <w:r w:rsidR="006F598A" w:rsidRPr="0075606C">
        <w:rPr>
          <w:rFonts w:ascii="Times New Roman" w:hAnsi="Times New Roman" w:cs="Times New Roman"/>
          <w:sz w:val="24"/>
          <w:szCs w:val="24"/>
          <w:lang w:val="en-US"/>
        </w:rPr>
        <w:t>]</w:t>
      </w:r>
      <w:r w:rsidR="001758BE" w:rsidRPr="0075606C">
        <w:rPr>
          <w:rFonts w:ascii="Times New Roman" w:hAnsi="Times New Roman" w:cs="Times New Roman"/>
          <w:sz w:val="24"/>
          <w:lang w:val="en-US"/>
        </w:rPr>
        <w:fldChar w:fldCharType="end"/>
      </w:r>
      <w:r w:rsidR="001758BE" w:rsidRPr="0075606C">
        <w:rPr>
          <w:rFonts w:ascii="Times New Roman" w:hAnsi="Times New Roman" w:cs="Times New Roman"/>
          <w:sz w:val="24"/>
          <w:lang w:val="en-US"/>
        </w:rPr>
        <w:t>.</w:t>
      </w:r>
      <w:r w:rsidR="009A0CB6"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Recent studies have demonstrated that the occurrence of nested genes within a larger canonical gene is more prevalent in v</w:t>
      </w:r>
      <w:r w:rsidR="00FA7B12" w:rsidRPr="0075606C">
        <w:rPr>
          <w:rFonts w:ascii="Times New Roman" w:hAnsi="Times New Roman" w:cs="Times New Roman"/>
          <w:sz w:val="24"/>
          <w:lang w:val="en-US"/>
        </w:rPr>
        <w:t>iruses than previously believed</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{"citationID":"9qEkr4CA","properties":{"formattedCitation":"[23,42,43]","plainCitation":"[23,42,43]","noteIndex":0},"citationItems":[{"id":192,"uris":["http://zotero.org/users/local/SrvbCAEb/items/INV6GMKY"],"itemData":{"id":192,"type":"article-journal","abstract":"Long-read sequencing (LRS) has become a standard approach for transcriptome analysis in recent years. Bovine alphaherpesvirus 1 (BoHV-1) is an important pathogen of cattle worldwide. This study reports the profiling of the dynamic lytic transcriptome of BoHV-1 using two long-read sequencing (LRS) techniques, the Oxford Nanopore Technologies MinION, and the LoopSeq synthetic LRS methods, using multiple library preparation protocols. In this work, we annotated viral mRNAs and non-coding transcripts, and a large number of transcript isoforms, including transcription start and end sites, as well as splice variants of BoHV-1. Our analysis demonstrated an extremely complex pattern of transcriptional overlaps.","container-title":"Scientific Reports","DOI":"10.1038/s41598-020-77520-1","ISSN":"2045-2322","issue":"1","journalAbbreviation":"Sci Rep","language":"eng","note":"PMID: 33235226\nPMCID: PMC7686369","page":"20496","source":"PubMed","title":"Time-course profiling of bovine alphaherpesvirus 1.1 transcriptome using multiplatform sequencing","volume":"10","author":[{"family":"Moldován","given":"Norbert"},{"family":"Torma","given":"Gábor"},{"family":"Gulyás","given":"Gábor"},{"family":"Hornyák","given":"Ákos"},{"family":"Zádori","given":"Zoltán"},{"family":"Jefferson","given":"Victoria A."},{"family":"Csabai","given":"Zsolt"},{"family":"Boldogkői","given":"Miklós"},{"family":"Tombácz","given":"Dóra"},{"family":"Meyer","given":"Florencia"},{"family":"Boldogkői","given":"Zsolt"}],"issued":{"date-parts":[["2020",11,24]]}}},{"id":188,"uris":["http://zotero.org/users/local/SrvbCAEb/items/KBVYBWQD"],"itemData":{"id":188,"type":"article-journal","abstract":"In the last couple of years, the implementation of long-read sequencing (LRS) technologies for transcriptome profiling has </w:instrText>
      </w:r>
      <w:r w:rsidR="006F598A" w:rsidRPr="0075606C">
        <w:rPr>
          <w:rFonts w:ascii="Times New Roman" w:hAnsi="Times New Roman" w:cs="Times New Roman"/>
          <w:sz w:val="24"/>
          <w:szCs w:val="24"/>
          <w:lang w:val="en-US" w:bidi="en-US"/>
        </w:rPr>
        <w:lastRenderedPageBreak/>
        <w:instrText xml:space="preserve">uncovered an extreme complexity of viral gene expression. In this study, we carried out a systematic analysis on the pseudorabies virus transcriptome by combining our current data obtained by using Pacific Biosciences Sequel and Oxford Nanopore Technologies MinION sequencing with our earlier data generated by other LRS and short-read sequencing techniques. As a result, we identified a number of novel genes, transcripts, and transcript isoforms, including splice and length variants, and also confirmed earlier annotated RNA molecules. One of the major findings of this study is the discovery of a large number of 5'-truncations of larger putative mRNAs being 3'-co-terminal with canonical mRNAs of PRV. A large fraction of these putative RNAs contain in-frame ATGs, which might initiate translation of N-terminally truncated polypeptides. Our analyses indicate that CTO-S, a replication origin-associated RNA molecule is expressed at an extremely high level. This study demonstrates that the PRV transcriptome is much more complex than previously appreciated.","container-title":"Pathogens (Basel, Switzerland)","DOI":"10.3390/pathogens10020242","ISSN":"2076-0817","issue":"2","journalAbbreviation":"Pathogens","language":"eng","note":"PMID: 33672563\nPMCID: PMC7924054","page":"242","source":"PubMed","title":"An Integrated Sequencing Approach for Updating the Pseudorabies Virus Transcriptome","volume":"10","author":[{"family":"Torma","given":"Gábor"},{"family":"Tombácz","given":"Dóra"},{"family":"Csabai","given":"Zsolt"},{"family":"Göbhardter","given":"Dániel"},{"family":"Deim","given":"Zoltán"},{"family":"Snyder","given":"Michael"},{"family":"Boldogkői","given":"Zsolt"}],"issued":{"date-parts":[["2021",2,20]]}}},{"id":364,"uris":["http://zotero.org/users/local/SrvbCAEb/items/4R4UGUPN"],"itemData":{"id":364,"type":"article-journal","abstract":"Pseudorabies virus (PRV) is an alphaherpesvirus of swine. PRV has a large double-stranded DNA genome and, as the latest investigations have revealed, a very complex transcriptome. Here, we present a large RNA-Seq dataset, derived from both short- and long-read sequencing. The dataset contains 1.3 million 100 bp paired-end reads that were obtained from the Illumina random-primed libraries, as well as 10 million 50 bp single-end reads generated by the Illumina polyA-seq. The Pacific Biosciences RSII non-amplified method yielded 57,021 reads of inserts (ROIs) aligned to the viral genome, the amplified method resulted in 158,396 PRV-specific ROIs, while we obtained 12,555 ROIs using the Sequel platform. The Oxford Nanopore’s MinION device generated 44,006 reads using their regular cDNA-sequencing method, whereas 29,832 and 120,394 reads were produced by using the direct RNA-sequencing and the Cap-selection protocols, respectively. The raw reads were aligned to the PRV reference genome (KJ717942.1). Our provided dataset can be used to compare different sequencing approaches, library preparation methods, as well as for validation and testing bioinformatic pipelines.","container-title":"Scientific Data","DOI":"10.1038/sdata.2018.119","ISSN":"2052-4463","issue":"1","journalAbbreviation":"Sci Data","language":"en","license":"2018 The Author(s)","note":"number: 1\npublisher: Nature Publishing Group","page":"180119","source":"www.nature.com","title":"Transcriptome-wide survey of pseudorabies virus using next- and third-generation sequencing platforms","volume":"5","author":[{"family":"Tombácz","given":"Dóra"},{"family":"Sharon","given":"Donald"},{"family":"Szűcs","given":"Attila"},{"family":"Moldován","given":"Norbert"},{"family":"Snyder","given":"Michael"},{"family":"Boldogkői","given":"Zsolt"}],"issued":{"date-parts":[["2018",6,19]]}}}],"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[23,</w:t>
      </w:r>
      <w:r w:rsidR="00373BF9" w:rsidRPr="0075606C">
        <w:rPr>
          <w:rFonts w:ascii="Times New Roman" w:hAnsi="Times New Roman" w:cs="Times New Roman"/>
          <w:sz w:val="24"/>
          <w:lang w:val="en-US"/>
        </w:rPr>
        <w:t>46</w:t>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47</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t>
      </w:r>
    </w:p>
    <w:p w14:paraId="42E02958" w14:textId="0B443720" w:rsidR="00276175" w:rsidRPr="0075606C" w:rsidRDefault="00F451E7"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RNA degradation, library preparation</w:t>
      </w:r>
      <w:r w:rsidR="00161AB9" w:rsidRPr="0075606C">
        <w:rPr>
          <w:rFonts w:ascii="Times New Roman" w:hAnsi="Times New Roman" w:cs="Times New Roman"/>
          <w:sz w:val="24"/>
          <w:lang w:val="en-US"/>
        </w:rPr>
        <w:t>,</w:t>
      </w:r>
      <w:r w:rsidRPr="0075606C">
        <w:rPr>
          <w:rFonts w:ascii="Times New Roman" w:hAnsi="Times New Roman" w:cs="Times New Roman"/>
          <w:sz w:val="24"/>
          <w:lang w:val="en-US"/>
        </w:rPr>
        <w:t xml:space="preserve"> and sequencing itself</w:t>
      </w:r>
      <w:r w:rsidR="00F15EFF"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can </w:t>
      </w:r>
      <w:r w:rsidR="00010030" w:rsidRPr="0075606C">
        <w:rPr>
          <w:rFonts w:ascii="Times New Roman" w:hAnsi="Times New Roman" w:cs="Times New Roman"/>
          <w:sz w:val="24"/>
          <w:lang w:val="en-US"/>
        </w:rPr>
        <w:t>cause 5'-</w:t>
      </w:r>
      <w:r w:rsidR="00F15EFF" w:rsidRPr="0075606C">
        <w:rPr>
          <w:rFonts w:ascii="Times New Roman" w:hAnsi="Times New Roman" w:cs="Times New Roman"/>
          <w:sz w:val="24"/>
          <w:lang w:val="en-US"/>
        </w:rPr>
        <w:t>truncation in transcripts, potentially leading t</w:t>
      </w:r>
      <w:r w:rsidR="00FA7B12" w:rsidRPr="0075606C">
        <w:rPr>
          <w:rFonts w:ascii="Times New Roman" w:hAnsi="Times New Roman" w:cs="Times New Roman"/>
          <w:sz w:val="24"/>
          <w:lang w:val="en-US"/>
        </w:rPr>
        <w:t>o the misidentification of TSSs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{"citationID":"dhZTic4i","properties":{"formattedCitation":"[44]","plainCitation":"[44]","noteIndex":0},"citationItems":[{"id":716,"uris":["http://zotero.org/users/local/SrvbCAEb/items/NJMMKLAN"],"itemData":{"id":716,"type":"article-journal","abstract":"Long-read sequencing (LRS) technologies have the potential to revolutionize scientific discoveries in RNA biology, especially </w:instrText>
      </w:r>
      <w:r w:rsidR="006F598A" w:rsidRPr="0075606C">
        <w:rPr>
          <w:rFonts w:ascii="Times New Roman" w:hAnsi="Times New Roman" w:cs="Times New Roman"/>
          <w:sz w:val="24"/>
          <w:szCs w:val="24"/>
          <w:lang w:val="en-US" w:bidi="en-US"/>
        </w:rPr>
        <w:lastRenderedPageBreak/>
        <w:instrText xml:space="preserve">by enabling the comprehensive identification and quantification of full length mRNA isoforms. However, inherently high error rates make the analysis of long-read sequencing data challenging. While these error rates have been characterized for sequence and splice site identification, it is still unclear how accurately LRS reads represent transcript start and end sites. Here, we systematically assess the variability and accuracy of mRNA terminal ends identified by LRS reads across multiple sequencing platforms. We find substantial inconsistencies in both the start and end coordinates of LRS reads spanning a gene, such that LRS reads often fail to accurately recapitulate annotated or empirically derived terminal ends of mRNA molecules. To address this challenge, we introduce an approach to condition reads based on empirically derived terminal ends and identified a subset of reads that are more likely to represent full-length transcripts. Our approach can improve transcriptome analyses by enhancing the fidelity of transcript terminal end identification, but may result in lower power to quantify genes or discover novel isoforms. Thus, it is necessary to be cautious when selecting sequencing approaches and/or interpreting data from long-read RNA sequencing.","container-title":"bioRxiv: The Preprint Server for Biology","DOI":"10.1101/2023.07.26.550536","journalAbbreviation":"bioRxiv","language":"eng","note":"PMID: 37546743\nPMCID: PMC10402045","page":"2023.07.26.550536","source":"PubMed","title":"Challenges in identifying mRNA transcript starts and ends from long-read sequencing data","author":[{"family":"Calvo-Roitberg","given":"Ezequiel"},{"family":"Daniels","given":"Rachel F."},{"family":"Pai","given":"Athma A."}],"issued":{"date-parts":[["2023",7,27]]}}}],"schema":"https://github.com/citation-style-language/schema/raw/master/csl-citation.json"}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48</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00F15EFF" w:rsidRPr="0075606C">
        <w:rPr>
          <w:rFonts w:ascii="Times New Roman" w:hAnsi="Times New Roman" w:cs="Times New Roman"/>
          <w:sz w:val="24"/>
          <w:lang w:val="en-US"/>
        </w:rPr>
        <w:t xml:space="preserve">. To address this issue, we utilized CAGE sequencing via the Illumina </w:t>
      </w:r>
      <w:proofErr w:type="spellStart"/>
      <w:r w:rsidR="00F15EFF" w:rsidRPr="0075606C">
        <w:rPr>
          <w:rFonts w:ascii="Times New Roman" w:hAnsi="Times New Roman" w:cs="Times New Roman"/>
          <w:sz w:val="24"/>
          <w:lang w:val="en-US"/>
        </w:rPr>
        <w:t>MiSeq</w:t>
      </w:r>
      <w:proofErr w:type="spellEnd"/>
      <w:r w:rsidR="00F15EFF" w:rsidRPr="0075606C">
        <w:rPr>
          <w:rFonts w:ascii="Times New Roman" w:hAnsi="Times New Roman" w:cs="Times New Roman"/>
          <w:sz w:val="24"/>
          <w:lang w:val="en-US"/>
        </w:rPr>
        <w:t xml:space="preserve"> platform, a standard </w:t>
      </w:r>
      <w:r w:rsidR="00010030" w:rsidRPr="0075606C">
        <w:rPr>
          <w:rFonts w:ascii="Times New Roman" w:hAnsi="Times New Roman" w:cs="Times New Roman"/>
          <w:sz w:val="24"/>
          <w:lang w:val="en-US"/>
        </w:rPr>
        <w:t>approach for identifying the 5'-</w:t>
      </w:r>
      <w:r w:rsidR="00F15EFF" w:rsidRPr="0075606C">
        <w:rPr>
          <w:rFonts w:ascii="Times New Roman" w:hAnsi="Times New Roman" w:cs="Times New Roman"/>
          <w:sz w:val="24"/>
          <w:lang w:val="en-US"/>
        </w:rPr>
        <w:t>ends of capped RNA molecules. Although CAGE-</w:t>
      </w:r>
      <w:proofErr w:type="spellStart"/>
      <w:r w:rsidR="00F15EFF" w:rsidRPr="0075606C">
        <w:rPr>
          <w:rFonts w:ascii="Times New Roman" w:hAnsi="Times New Roman" w:cs="Times New Roman"/>
          <w:sz w:val="24"/>
          <w:lang w:val="en-US"/>
        </w:rPr>
        <w:t>Seq</w:t>
      </w:r>
      <w:proofErr w:type="spellEnd"/>
      <w:r w:rsidR="00F15EFF" w:rsidRPr="0075606C">
        <w:rPr>
          <w:rFonts w:ascii="Times New Roman" w:hAnsi="Times New Roman" w:cs="Times New Roman"/>
          <w:sz w:val="24"/>
          <w:lang w:val="en-US"/>
        </w:rPr>
        <w:t xml:space="preserve"> is generally reliable, it has the potential for detecting some fraction of </w:t>
      </w:r>
      <w:r w:rsidR="001F56A2" w:rsidRPr="0075606C">
        <w:rPr>
          <w:rFonts w:ascii="Times New Roman" w:hAnsi="Times New Roman" w:cs="Times New Roman"/>
          <w:sz w:val="24"/>
          <w:lang w:val="en-US"/>
        </w:rPr>
        <w:t>truncated</w:t>
      </w:r>
      <w:r w:rsidR="00F15EFF" w:rsidRPr="0075606C">
        <w:rPr>
          <w:rFonts w:ascii="Times New Roman" w:hAnsi="Times New Roman" w:cs="Times New Roman"/>
          <w:sz w:val="24"/>
          <w:lang w:val="en-US"/>
        </w:rPr>
        <w:t xml:space="preserve"> RNA</w:t>
      </w:r>
      <w:r w:rsidR="001F56A2" w:rsidRPr="0075606C">
        <w:rPr>
          <w:rFonts w:ascii="Times New Roman" w:hAnsi="Times New Roman" w:cs="Times New Roman"/>
          <w:sz w:val="24"/>
          <w:lang w:val="en-US"/>
        </w:rPr>
        <w:t xml:space="preserve"> molecules</w:t>
      </w:r>
      <w:r w:rsidR="00F15EFF" w:rsidRPr="0075606C">
        <w:rPr>
          <w:rFonts w:ascii="Times New Roman" w:hAnsi="Times New Roman" w:cs="Times New Roman"/>
          <w:sz w:val="24"/>
          <w:lang w:val="en-US"/>
        </w:rPr>
        <w:t xml:space="preserve">. This possibility arises because, in mammalian cytoplasm degraded </w:t>
      </w:r>
      <w:r w:rsidR="00A16FE7" w:rsidRPr="0075606C">
        <w:rPr>
          <w:rFonts w:ascii="Times New Roman" w:hAnsi="Times New Roman" w:cs="Times New Roman"/>
          <w:sz w:val="24"/>
          <w:lang w:val="en-US"/>
        </w:rPr>
        <w:t xml:space="preserve">RNAs can be </w:t>
      </w:r>
      <w:r w:rsidR="00FA7B12" w:rsidRPr="0075606C">
        <w:rPr>
          <w:rFonts w:ascii="Times New Roman" w:hAnsi="Times New Roman" w:cs="Times New Roman"/>
          <w:sz w:val="24"/>
          <w:lang w:val="en-US"/>
        </w:rPr>
        <w:t>capped by special host enzymes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{"citationID":"CatkHCc8","properties":{"formattedCitation":"[45]","plainCitation":"[45]","noteIndex":0},"citationItems":[{"id":727,"uris":["http://zotero.org/users/local/SrvbCAEb/items/UIGG52AK"],"itemData":{"id":727,"type":"article-journal","abstract":"The N7-methylguanosine cap is a hallmark of the 5′ end of eukaryotic mRNAs and is required for gene expression. Loss of the cap was believed to lead irreversibly to decay. However, nearly a decade ago, it was discovered that mammalian cells contain enzymes in the cytoplasm that are capable of restoring caps onto uncapped RNAs. In this review, we summarize recent advances in our understanding of cytoplasmic RNA recapping and discuss the biochemistry of this process and its impact on regulating and diversifying the transcriptome. Although most studies focus on mammalian RNA recapping, we also highlight new observations for recapping in disparate eukaryotic organisms, with the trypanosome recapping system appearing to be a fascinating example of convergent evolution. We conclude with emerging insights into the biological significance of RNA recapping and prospects for the future of this evolving area of study. This article is categorized under: RNA Processing &gt; RNA Editing and Modification Translation &gt; Translation Regulation RNA Processing &gt; Capping and 5′ End Modifications RNA Turnover and Surveillance &gt; Regulation of RNA Stability","container-title":"WIREs RNA","DOI":"10.1002/wrna.1504","ISSN":"1757-7012","issue":"1","language":"en","note":"_eprint: https://onlinelibrary.wiley.com/doi/pdf/10.1002/wrna.1504","page":"e1504","source":"Wiley Online Library","title":"A recap of RNA recapping","volume":"10","author":[{"family":"Trotman","given":"Jackson B."},{"family":"Schoenberg","given":"Daniel R."}],"issued":{"date-parts":[["2019"]]}}}],"schema":"https://github.com/citation-style-language/schema/raw/master/csl-citation.json"}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49</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00F15EFF" w:rsidRPr="0075606C">
        <w:rPr>
          <w:rFonts w:ascii="Times New Roman" w:hAnsi="Times New Roman" w:cs="Times New Roman"/>
          <w:sz w:val="24"/>
          <w:lang w:val="en-US"/>
        </w:rPr>
        <w:t xml:space="preserve">. </w:t>
      </w:r>
      <w:r w:rsidR="00276175" w:rsidRPr="0075606C">
        <w:rPr>
          <w:rFonts w:ascii="Times New Roman" w:hAnsi="Times New Roman" w:cs="Times New Roman"/>
          <w:sz w:val="24"/>
          <w:lang w:val="en-US"/>
        </w:rPr>
        <w:t xml:space="preserve">Although these truncated transcripts originate </w:t>
      </w:r>
      <w:r w:rsidR="00276175" w:rsidRPr="0075606C">
        <w:rPr>
          <w:rFonts w:ascii="Times New Roman" w:hAnsi="Times New Roman" w:cs="Times New Roman"/>
          <w:sz w:val="24"/>
          <w:lang w:val="en-US"/>
        </w:rPr>
        <w:lastRenderedPageBreak/>
        <w:t xml:space="preserve">from biological processes and may even be functional, we attempted to minimize this form of 'noise' by setting a high score threshold for recognizing them as true TSSs resulting from transcription. </w:t>
      </w:r>
    </w:p>
    <w:p w14:paraId="73D67750" w14:textId="01A96E72" w:rsidR="00F15EFF"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sz w:val="24"/>
          <w:lang w:val="en-US"/>
        </w:rPr>
      </w:pPr>
      <w:proofErr w:type="spellStart"/>
      <w:r w:rsidRPr="0075606C">
        <w:rPr>
          <w:rFonts w:ascii="Times New Roman" w:hAnsi="Times New Roman" w:cs="Times New Roman"/>
          <w:sz w:val="24"/>
          <w:lang w:val="en-US"/>
        </w:rPr>
        <w:t>Polycistronism</w:t>
      </w:r>
      <w:proofErr w:type="spellEnd"/>
      <w:r w:rsidRPr="0075606C">
        <w:rPr>
          <w:rFonts w:ascii="Times New Roman" w:hAnsi="Times New Roman" w:cs="Times New Roman"/>
          <w:sz w:val="24"/>
          <w:lang w:val="en-US"/>
        </w:rPr>
        <w:t xml:space="preserve"> is a common feature in bacteria and viruses, but it is rare in eukaryotes. In prokaryotes and bacteriophages, a ribosomal binding site on the mRNAs, known as the Shine-</w:t>
      </w:r>
      <w:proofErr w:type="spellStart"/>
      <w:r w:rsidRPr="0075606C">
        <w:rPr>
          <w:rFonts w:ascii="Times New Roman" w:hAnsi="Times New Roman" w:cs="Times New Roman"/>
          <w:sz w:val="24"/>
          <w:lang w:val="en-US"/>
        </w:rPr>
        <w:t>Dalgarno</w:t>
      </w:r>
      <w:proofErr w:type="spellEnd"/>
      <w:r w:rsidRPr="0075606C">
        <w:rPr>
          <w:rFonts w:ascii="Times New Roman" w:hAnsi="Times New Roman" w:cs="Times New Roman"/>
          <w:sz w:val="24"/>
          <w:lang w:val="en-US"/>
        </w:rPr>
        <w:t xml:space="preserve"> sequence, facilitates the translation of downstream genes in </w:t>
      </w:r>
      <w:proofErr w:type="spellStart"/>
      <w:r w:rsidRPr="0075606C">
        <w:rPr>
          <w:rFonts w:ascii="Times New Roman" w:hAnsi="Times New Roman" w:cs="Times New Roman"/>
          <w:sz w:val="24"/>
          <w:lang w:val="en-US"/>
        </w:rPr>
        <w:t>polycistronic</w:t>
      </w:r>
      <w:proofErr w:type="spellEnd"/>
      <w:r w:rsidRPr="0075606C">
        <w:rPr>
          <w:rFonts w:ascii="Times New Roman" w:hAnsi="Times New Roman" w:cs="Times New Roman"/>
          <w:sz w:val="24"/>
          <w:lang w:val="en-US"/>
        </w:rPr>
        <w:t xml:space="preserve"> RNA molecules. Many small-genome eukaryotic viruses have evolved various mechanisms, such as internal ribosome entry sites, ribosomal frameshifti</w:t>
      </w:r>
      <w:r w:rsidR="00FA7B12" w:rsidRPr="0075606C">
        <w:rPr>
          <w:rFonts w:ascii="Times New Roman" w:hAnsi="Times New Roman" w:cs="Times New Roman"/>
          <w:sz w:val="24"/>
          <w:lang w:val="en-US"/>
        </w:rPr>
        <w:t>ng, or leaky ribosomal scanning</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{"citationID":"tUk0s5Gv","properties":{"formattedCitation":"[46]","plainCitation":"[46]","noteIndex":0},"citationItems":[{"id":661,"uris":["http://zotero.org/users/local/SrvbCAEb/items/GS8I2MJ9"],"itemData":{"id":661,"type":"article-journal","abstract":"Human papillomaviruses (HPV) are unique in that they generate mRNAs that apparently can express multiple proteins from tandemly arranged open reading frames. The mechanisms by which this is achieved are uncertain and are at odds with the basic predictions of the scanning model for translation initiation. We investigated the unorthodox mechanism by which the E6 and E7 oncoproteins from human papillomavirus type 16 (HPV-16) can be translated from a single, bicistronic mRNA. The short E6 5' untranslated region (UTR) was shown to promote translation as efficiently as a UTR from Xenopus beta-globin. Insertion of a secondary structural element into the UTR inhibited both E6 and E7 expression, suggesting that E7 expression depends on ribosomal scanning from the 5' end of the mRNA. E7 translation was found to be cap dependent, but E6 was more dependent on capping and eIF4F activity than E7. Insertion of secondary structural elements at various points in the region upstream of E7 profoundly inhibited translation, indicating that scanning was probably continuous. Insertion of the E6 region between Renilla and firefly luciferase genes revealed little or no internal ribosomal entry site activity. However when E6 was located at the 5' end of the mRNA, it permitted over 100-fold-higher levels of downstream cistron translation than did the Renilla open reading frame. Internal AUGs in the E6 region with strong or intermediate Kozak sequence contexts were unable to inhibit E7 translation, but initiation at the E7 AUG was efficient and accurate. These data support a model in which E7 translation is facilitated by an extreme degree of leaky scanning, requiring the negotiation of 13 upstream AUGs. Ribosomal initiation complexes which fail to initiate at the E6 start codon can scan through to the E7 AUG without initiating translation, but competence to initiate is achieved once the E7 AUG is reached. These findings suggest that the E6 region of HPV-16 comprises features that sponsor both translation of the E6 protein and enhancement of translation at a downstream site.","container-title":"Journal of Virology","DOI":"10.1128/jvi.74.16.7284-7297.2000","ISSN":"0022-538X","issue":"16","journalAbbreviation":"J Virol","language":"eng","note":"PMID: 10906182\nPMCID: PMC112249","page":"7284-7297","source":"PubMed","title":"Leaky scanning is the predominant mechanism for translation of human papillomavirus type 16 E7 oncoprotein from E6/E7 bicistronic mRNA","volume":"74","author":[{"family":"Stacey","given":"S. N."},{"family":"Jordan","given":"D."},{"family":"Williamson","given":"A. J."},{"family":"Brown","given":"M."},{"family":"Coote","given":"J. H."},{"family":"Arrand","given":"J. R."}],"issued":{"date-parts":[["2000",8]]}}}],"schema":"https://github.com/citation-style-language/schema/raw/master/csl-citation.json"}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50</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In herpesviruses, co-oriented genes often form clusters that produce transcripts with shared downstream sequences and unique 5′-exons, following a pattern like ‘</w:t>
      </w:r>
      <w:proofErr w:type="spellStart"/>
      <w:r w:rsidRPr="0075606C">
        <w:rPr>
          <w:rFonts w:ascii="Times New Roman" w:hAnsi="Times New Roman" w:cs="Times New Roman"/>
          <w:sz w:val="24"/>
          <w:lang w:val="en-US"/>
        </w:rPr>
        <w:t>abcd</w:t>
      </w:r>
      <w:proofErr w:type="spellEnd"/>
      <w:r w:rsidRPr="0075606C">
        <w:rPr>
          <w:rFonts w:ascii="Times New Roman" w:hAnsi="Times New Roman" w:cs="Times New Roman"/>
          <w:sz w:val="24"/>
          <w:lang w:val="en-US"/>
        </w:rPr>
        <w:t>’, ‘</w:t>
      </w:r>
      <w:proofErr w:type="spellStart"/>
      <w:r w:rsidRPr="0075606C">
        <w:rPr>
          <w:rFonts w:ascii="Times New Roman" w:hAnsi="Times New Roman" w:cs="Times New Roman"/>
          <w:sz w:val="24"/>
          <w:lang w:val="en-US"/>
        </w:rPr>
        <w:t>bcd</w:t>
      </w:r>
      <w:proofErr w:type="spellEnd"/>
      <w:r w:rsidRPr="0075606C">
        <w:rPr>
          <w:rFonts w:ascii="Times New Roman" w:hAnsi="Times New Roman" w:cs="Times New Roman"/>
          <w:sz w:val="24"/>
          <w:lang w:val="en-US"/>
        </w:rPr>
        <w:t>’, ‘cd’, and ‘d’, where ‘a’ is the most upstream gene and ‘d’ is the most downstream. The role of poly</w:t>
      </w:r>
      <w:r w:rsidR="00822B2A" w:rsidRPr="0075606C">
        <w:rPr>
          <w:rFonts w:ascii="Times New Roman" w:hAnsi="Times New Roman" w:cs="Times New Roman"/>
          <w:sz w:val="24"/>
          <w:lang w:val="en-US"/>
        </w:rPr>
        <w:t xml:space="preserve">genic </w:t>
      </w:r>
      <w:r w:rsidRPr="0075606C">
        <w:rPr>
          <w:rFonts w:ascii="Times New Roman" w:hAnsi="Times New Roman" w:cs="Times New Roman"/>
          <w:sz w:val="24"/>
          <w:lang w:val="en-US"/>
        </w:rPr>
        <w:t>transcripts in large DNA viruses remains unclear, as translation from downstream g</w:t>
      </w:r>
      <w:r w:rsidR="00FA7B12" w:rsidRPr="0075606C">
        <w:rPr>
          <w:rFonts w:ascii="Times New Roman" w:hAnsi="Times New Roman" w:cs="Times New Roman"/>
          <w:sz w:val="24"/>
          <w:lang w:val="en-US"/>
        </w:rPr>
        <w:t>enes has been rarely documented</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{"citationID":"rZrJhbfq","properties":{"formattedCitation":"[47,48]","plainCitation":"[47,48]","noteIndex":0},"citationItems":[{"id":450,"uris":["http://zotero.org/users/local/SrvbCAEb/items/YWVFGIUT"],"itemData":{"id":450,"type":"article-journal","abstract":"We review how the expression of fungal mRNAs can be controlled by ribosome interactions with short upstream open </w:instrText>
      </w:r>
      <w:r w:rsidR="006F598A" w:rsidRPr="0075606C">
        <w:rPr>
          <w:rFonts w:ascii="Times New Roman" w:hAnsi="Times New Roman" w:cs="Times New Roman"/>
          <w:sz w:val="24"/>
          <w:szCs w:val="24"/>
          <w:lang w:val="en-US"/>
        </w:rPr>
        <w:lastRenderedPageBreak/>
        <w:instrText xml:space="preserve">reading frames (uORFs) within the 5'untranslated region. The efficiency of uAUG recognition modulates the impact of a uORF but steps during and after translation of the uORF also influence uORF function. The post-termination behaviour of ribosomes, therefore, plays a major role in determining the expression level of these main ORFs. Translation of a uORF can produce a cis-acting peptide that causes effector molecule-dependent stalling of the ribosomes at the end of the uORF. In other cases it is the length or position, or other features of the uORF, rather than the peptide it encodes, that determine the efficiency with which ribosomes reinitiate translation downstream of it. Whether the form of the ribosome that resumes scanning after termination is the 40S subunit alone or the entire 80S ribosome is not known. Translation of the uORF can also control gene expression by affecting the stability of the mRNA. Finally, trans-acting factors may participate in the regulatory mechanisms. Future work will need not only to provide more information on the mechanisms underlying the known cases of uORF-mediated control but also to define the full complement of uORF-containing mRNAs in at least one fungal organism.","container-title":"Molecular Microbiology","DOI":"10.1046/j.1365-2958.2003.03622.x","ISSN":"0950-382X","issue":"4","journalAbbreviation":"Mol Microbiol","language":"eng","note":"PMID: 12890013","page":"859-867","source":"PubMed","title":"Regulation of fungal gene expression via short open reading frames in the mRNA 5'untranslated region","volume":"49","author":[{"family":"Vilela","given":"Cristina"},{"family":"McCarthy","given":"John E. G."}],"issued":{"date-parts":[["2003",8]]}}},{"id":458,"uris":["http://zotero.org/users/local/SrvbCAEb/items/MKSS5RB6"],"itemData":{"id":458,"type":"article-journal","abstract":"The Kaposi's sarcoma-associated herpesvirus (KSHV) protein kinase, encoded by ORF36, functions to phosphorylate cellular and viral targets important in the KSHV lifecycle and to activate the anti-viral prodrug ganciclovir. Unlike the vast majority of mapped KSHV genes, no viral transcript has been identified with ORF36 positioned as the 5′-proximal gene. Here we report that ORF36 is robustly translated as a downstream cistron from the ORF35–37 polycistronic transcript in a cap-dependent manner. We identified two short, upstream open reading frames (uORFs) within the 5′ UTR of the polycistronic mRNA. While both uORFs function as negative regulators of ORF35, unexpectedly, the second allows for the translation of the downstream ORF36 gene by a termination-reinitiation mechanism. Positional conservation of uORFs within a number of related viruses suggests that this may be a common γ-herpesviral adaptation of a host translational regulatory mechanism.","container-title":"PLOS Pathogens","DOI":"10.1371/journal.ppat.1003156","ISSN":"1553-7374","issue":"1","journalAbbreviation":"PLOS Pathogens","language":"en","note":"publisher: Public Library of Science","page":"e1003156","source":"PLoS Journals","title":"Dual Short Upstream Open Reading Frames Control Translation of a Herpesviral Polycistronic mRNA","volume":"9","author":[{"family":"Kronstad","given":"Lisa M."},{"family":"Brulois","given":"Kevin F."},{"family":"Jung","given":"Jae U."},{"family":"Glaunsinger","given":"Britt A."}],"issued":{"date-parts":[["2013",0]]}}}],"schema":"https://github.com/citation-style-language/schema/raw/master/csl-citation.json"}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51</w:t>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52</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w:t>
      </w:r>
    </w:p>
    <w:p w14:paraId="05AC253D" w14:textId="0D50CED1" w:rsidR="00F15EFF" w:rsidRPr="0075606C" w:rsidRDefault="00F15EFF"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We have previously reported that EHV-1 exhibits more frequent splicing events compare</w:t>
      </w:r>
      <w:r w:rsidR="00FA7B12" w:rsidRPr="0075606C">
        <w:rPr>
          <w:rFonts w:ascii="Times New Roman" w:hAnsi="Times New Roman" w:cs="Times New Roman"/>
          <w:sz w:val="24"/>
          <w:lang w:val="en-US"/>
        </w:rPr>
        <w:t xml:space="preserve">d to related </w:t>
      </w:r>
      <w:proofErr w:type="spellStart"/>
      <w:r w:rsidR="00FA7B12" w:rsidRPr="0075606C">
        <w:rPr>
          <w:rFonts w:ascii="Times New Roman" w:hAnsi="Times New Roman" w:cs="Times New Roman"/>
          <w:sz w:val="24"/>
          <w:lang w:val="en-US"/>
        </w:rPr>
        <w:t>alphaherpesviruses</w:t>
      </w:r>
      <w:proofErr w:type="spellEnd"/>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{"citationID":"3RyGnmpN","properties":{"formattedCitation":"[28]","plainCitation":"[28]","noteIndex":0},"citationItems":[{"id":186,"uris":["http://zotero.org/users/local/SrvbCAEb/items/8R53DERT"],"itemData":{"id":186,"type":"article-journal","abstract":"This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w:instrText>
      </w:r>
      <w:r w:rsidR="006F598A" w:rsidRPr="0075606C">
        <w:rPr>
          <w:rFonts w:ascii="Times New Roman" w:hAnsi="Times New Roman" w:cs="Times New Roman"/>
          <w:sz w:val="24"/>
          <w:lang w:val="en-US"/>
        </w:rPr>
        <w:lastRenderedPageBreak/>
        <w:instrText xml:space="preserve">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[28]</w:t>
      </w:r>
      <w:r w:rsidR="00CC366C" w:rsidRPr="0075606C">
        <w:rPr>
          <w:rFonts w:ascii="Times New Roman" w:hAnsi="Times New Roman" w:cs="Times New Roman"/>
          <w:sz w:val="24"/>
          <w:lang w:val="en-US"/>
        </w:rPr>
        <w:fldChar w:fldCharType="end"/>
      </w:r>
      <w:r w:rsidR="00A83DD2" w:rsidRPr="0075606C">
        <w:rPr>
          <w:rFonts w:ascii="Times New Roman" w:hAnsi="Times New Roman" w:cs="Times New Roman"/>
          <w:sz w:val="24"/>
          <w:lang w:val="en-US"/>
        </w:rPr>
        <w:t xml:space="preserve">. Transcripts of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44 (homolog of HSV </w:t>
      </w:r>
      <w:r w:rsidR="00A83DD2" w:rsidRPr="0075606C">
        <w:rPr>
          <w:rFonts w:ascii="Times New Roman" w:hAnsi="Times New Roman" w:cs="Times New Roman"/>
          <w:i/>
          <w:sz w:val="24"/>
          <w:lang w:val="en-US"/>
        </w:rPr>
        <w:t>ul15</w:t>
      </w:r>
      <w:r w:rsidR="0086628F" w:rsidRPr="0075606C">
        <w:rPr>
          <w:rFonts w:ascii="Times New Roman" w:hAnsi="Times New Roman" w:cs="Times New Roman"/>
          <w:i/>
          <w:sz w:val="24"/>
          <w:lang w:val="en-US"/>
        </w:rPr>
        <w:t xml:space="preserve"> </w:t>
      </w:r>
      <w:r w:rsidR="0086628F" w:rsidRPr="0075606C">
        <w:rPr>
          <w:rFonts w:ascii="Times New Roman" w:hAnsi="Times New Roman" w:cs="Times New Roman"/>
          <w:sz w:val="24"/>
          <w:lang w:val="en-US"/>
        </w:rPr>
        <w:t>gene</w:t>
      </w:r>
      <w:r w:rsidR="00A83DD2" w:rsidRPr="0075606C">
        <w:rPr>
          <w:rFonts w:ascii="Times New Roman" w:hAnsi="Times New Roman" w:cs="Times New Roman"/>
          <w:sz w:val="24"/>
          <w:lang w:val="en-US"/>
        </w:rPr>
        <w:t xml:space="preserve">),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 xml:space="preserve">65 (homolog of HSV </w:t>
      </w:r>
      <w:r w:rsidRPr="0075606C">
        <w:rPr>
          <w:rFonts w:ascii="Times New Roman" w:hAnsi="Times New Roman" w:cs="Times New Roman"/>
          <w:i/>
          <w:sz w:val="24"/>
          <w:lang w:val="en-US"/>
        </w:rPr>
        <w:t>us1</w:t>
      </w:r>
      <w:r w:rsidR="0086628F" w:rsidRPr="0075606C">
        <w:rPr>
          <w:rFonts w:ascii="Times New Roman" w:hAnsi="Times New Roman" w:cs="Times New Roman"/>
          <w:sz w:val="24"/>
          <w:lang w:val="en-US"/>
        </w:rPr>
        <w:t xml:space="preserve"> gene</w:t>
      </w:r>
      <w:r w:rsidRPr="0075606C">
        <w:rPr>
          <w:rFonts w:ascii="Times New Roman" w:hAnsi="Times New Roman" w:cs="Times New Roman"/>
          <w:sz w:val="24"/>
          <w:lang w:val="en-US"/>
        </w:rPr>
        <w:t xml:space="preserve">), and </w:t>
      </w:r>
      <w:r w:rsidR="009B0730" w:rsidRPr="0075606C">
        <w:rPr>
          <w:rFonts w:ascii="Times New Roman" w:hAnsi="Times New Roman" w:cs="Times New Roman"/>
          <w:sz w:val="24"/>
          <w:lang w:val="en-US"/>
        </w:rPr>
        <w:t>NOIR</w:t>
      </w:r>
      <w:r w:rsidR="00406A18"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are spliced in other </w:t>
      </w:r>
      <w:proofErr w:type="spellStart"/>
      <w:r w:rsidRPr="0075606C">
        <w:rPr>
          <w:rFonts w:ascii="Times New Roman" w:hAnsi="Times New Roman" w:cs="Times New Roman"/>
          <w:sz w:val="24"/>
          <w:lang w:val="en-US"/>
        </w:rPr>
        <w:t>alphaherpesviruses</w:t>
      </w:r>
      <w:proofErr w:type="spellEnd"/>
      <w:r w:rsidRPr="0075606C">
        <w:rPr>
          <w:rFonts w:ascii="Times New Roman" w:hAnsi="Times New Roman" w:cs="Times New Roman"/>
          <w:sz w:val="24"/>
          <w:lang w:val="en-US"/>
        </w:rPr>
        <w:t xml:space="preserve"> as well. However, EHV-1 uniquely features splicing in differ</w:t>
      </w:r>
      <w:r w:rsidR="00A83DD2" w:rsidRPr="0075606C">
        <w:rPr>
          <w:rFonts w:ascii="Times New Roman" w:hAnsi="Times New Roman" w:cs="Times New Roman"/>
          <w:sz w:val="24"/>
          <w:lang w:val="en-US"/>
        </w:rPr>
        <w:t xml:space="preserve">ent genomic regions, such as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6/12,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35/39, and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53/58. Additional</w:t>
      </w:r>
      <w:r w:rsidR="00A83DD2" w:rsidRPr="0075606C">
        <w:rPr>
          <w:rFonts w:ascii="Times New Roman" w:hAnsi="Times New Roman" w:cs="Times New Roman"/>
          <w:sz w:val="24"/>
          <w:lang w:val="en-US"/>
        </w:rPr>
        <w:t xml:space="preserve">ly, the splicing observed in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44 extends to adjac</w:t>
      </w:r>
      <w:r w:rsidR="00A83DD2" w:rsidRPr="0075606C">
        <w:rPr>
          <w:rFonts w:ascii="Times New Roman" w:hAnsi="Times New Roman" w:cs="Times New Roman"/>
          <w:sz w:val="24"/>
          <w:lang w:val="en-US"/>
        </w:rPr>
        <w:t xml:space="preserve">ent genomic areas, including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49/50, which is a distinctive characteristic of this virus.</w:t>
      </w:r>
    </w:p>
    <w:p w14:paraId="3827028E" w14:textId="40656E83" w:rsidR="00FE0FDD" w:rsidRPr="0075606C" w:rsidRDefault="00FE0FDD" w:rsidP="00573600">
      <w:pPr>
        <w:pStyle w:val="NormlWeb"/>
        <w:spacing w:before="0" w:beforeAutospacing="0" w:after="120" w:afterAutospacing="0"/>
        <w:jc w:val="both"/>
        <w:rPr>
          <w:rFonts w:eastAsia="Arial"/>
          <w:bCs/>
          <w:lang w:val="en-US" w:eastAsia="hu-HU" w:bidi="en-US"/>
        </w:rPr>
      </w:pPr>
      <w:r w:rsidRPr="0075606C">
        <w:rPr>
          <w:rFonts w:eastAsia="Arial"/>
          <w:bCs/>
          <w:lang w:val="en-US" w:eastAsia="hu-HU" w:bidi="en-US"/>
        </w:rPr>
        <w:t xml:space="preserve">An ongoing challenge in long-read RNA sequencing studies is that most existing pipelines prioritize the most abundant isoforms and rely on reference annotations primarily designed for eukaryotic transcriptomes, often overlooking the complexities typical of viral genomes. Recent benchmarks, for instance, have focused on synthetic or mammalian datasets without addressing the extensive </w:t>
      </w:r>
      <w:r w:rsidR="009903E1" w:rsidRPr="0075606C">
        <w:rPr>
          <w:rFonts w:eastAsia="Arial"/>
          <w:bCs/>
          <w:lang w:val="en-US" w:eastAsia="hu-HU" w:bidi="en-US"/>
        </w:rPr>
        <w:t xml:space="preserve">transcriptional </w:t>
      </w:r>
      <w:r w:rsidRPr="0075606C">
        <w:rPr>
          <w:rFonts w:eastAsia="Arial"/>
          <w:bCs/>
          <w:lang w:val="en-US" w:eastAsia="hu-HU" w:bidi="en-US"/>
        </w:rPr>
        <w:t xml:space="preserve">overlap, alternative </w:t>
      </w:r>
      <w:r w:rsidR="007F34F2" w:rsidRPr="0075606C">
        <w:rPr>
          <w:rFonts w:eastAsia="Arial"/>
          <w:bCs/>
          <w:lang w:val="en-US" w:eastAsia="hu-HU" w:bidi="en-US"/>
        </w:rPr>
        <w:t>TSSs</w:t>
      </w:r>
      <w:r w:rsidR="009903E1" w:rsidRPr="0075606C">
        <w:rPr>
          <w:rFonts w:eastAsia="Arial"/>
          <w:bCs/>
          <w:lang w:val="en-US" w:eastAsia="hu-HU" w:bidi="en-US"/>
        </w:rPr>
        <w:t xml:space="preserve"> and complex transcripts </w:t>
      </w:r>
      <w:r w:rsidRPr="0075606C">
        <w:rPr>
          <w:rFonts w:eastAsia="Arial"/>
          <w:bCs/>
          <w:lang w:val="en-US" w:eastAsia="hu-HU" w:bidi="en-US"/>
        </w:rPr>
        <w:t xml:space="preserve">that frequently occur in viruses </w:t>
      </w:r>
      <w:r w:rsidRPr="0075606C">
        <w:rPr>
          <w:bCs/>
          <w:lang w:val="en-US" w:bidi="en-US"/>
        </w:rPr>
        <w:t>[</w:t>
      </w:r>
      <w:r w:rsidR="00373BF9" w:rsidRPr="0075606C">
        <w:rPr>
          <w:bCs/>
          <w:lang w:val="en-US" w:bidi="en-US"/>
        </w:rPr>
        <w:t>53</w:t>
      </w:r>
      <w:r w:rsidRPr="0075606C">
        <w:rPr>
          <w:bCs/>
          <w:lang w:val="en-US" w:bidi="en-US"/>
        </w:rPr>
        <w:t xml:space="preserve">]. </w:t>
      </w:r>
      <w:r w:rsidRPr="0075606C">
        <w:rPr>
          <w:rFonts w:eastAsia="Arial"/>
          <w:bCs/>
          <w:lang w:val="en-US" w:eastAsia="hu-HU" w:bidi="en-US"/>
        </w:rPr>
        <w:t xml:space="preserve">Tools such as StringTie2 and </w:t>
      </w:r>
      <w:proofErr w:type="spellStart"/>
      <w:r w:rsidRPr="0075606C">
        <w:rPr>
          <w:rFonts w:eastAsia="Arial"/>
          <w:bCs/>
          <w:lang w:val="en-US" w:eastAsia="hu-HU" w:bidi="en-US"/>
        </w:rPr>
        <w:t>gff</w:t>
      </w:r>
      <w:proofErr w:type="spellEnd"/>
      <w:r w:rsidRPr="0075606C">
        <w:rPr>
          <w:rFonts w:eastAsia="Arial"/>
          <w:bCs/>
          <w:lang w:val="en-US" w:eastAsia="hu-HU" w:bidi="en-US"/>
        </w:rPr>
        <w:t xml:space="preserve">-compare, while effective for annotating standard eukaryotic transcripts, often </w:t>
      </w:r>
      <w:r w:rsidR="00BE1507" w:rsidRPr="0075606C">
        <w:rPr>
          <w:rFonts w:eastAsia="Arial"/>
          <w:bCs/>
          <w:lang w:val="en-US" w:eastAsia="hu-HU" w:bidi="en-US"/>
        </w:rPr>
        <w:t>assign</w:t>
      </w:r>
      <w:r w:rsidRPr="0075606C">
        <w:rPr>
          <w:rFonts w:eastAsia="Arial"/>
          <w:bCs/>
          <w:lang w:val="en-US" w:eastAsia="hu-HU" w:bidi="en-US"/>
        </w:rPr>
        <w:t xml:space="preserve"> shorter isoforms </w:t>
      </w:r>
      <w:r w:rsidR="00BE1507" w:rsidRPr="0075606C">
        <w:rPr>
          <w:rFonts w:eastAsia="Arial"/>
          <w:bCs/>
          <w:lang w:val="en-US" w:eastAsia="hu-HU" w:bidi="en-US"/>
        </w:rPr>
        <w:t>to the longest one</w:t>
      </w:r>
      <w:r w:rsidRPr="0075606C">
        <w:rPr>
          <w:rFonts w:eastAsia="Arial"/>
          <w:bCs/>
          <w:lang w:val="en-US" w:eastAsia="hu-HU" w:bidi="en-US"/>
        </w:rPr>
        <w:t xml:space="preserve">. This issue is exacerbated in viruses, where </w:t>
      </w:r>
      <w:r w:rsidR="000C5E3C" w:rsidRPr="0075606C">
        <w:rPr>
          <w:rFonts w:eastAsia="Arial"/>
          <w:bCs/>
          <w:lang w:val="en-US" w:eastAsia="hu-HU" w:bidi="en-US"/>
        </w:rPr>
        <w:t>multiple</w:t>
      </w:r>
      <w:r w:rsidRPr="0075606C">
        <w:rPr>
          <w:rFonts w:eastAsia="Arial"/>
          <w:bCs/>
          <w:lang w:val="en-US" w:eastAsia="hu-HU" w:bidi="en-US"/>
        </w:rPr>
        <w:t xml:space="preserve"> </w:t>
      </w:r>
      <w:r w:rsidR="001275A5" w:rsidRPr="0075606C">
        <w:rPr>
          <w:rFonts w:eastAsia="Arial"/>
          <w:bCs/>
          <w:lang w:val="en-US" w:eastAsia="hu-HU" w:bidi="en-US"/>
        </w:rPr>
        <w:t>transcription initiation</w:t>
      </w:r>
      <w:r w:rsidRPr="0075606C">
        <w:rPr>
          <w:rFonts w:eastAsia="Arial"/>
          <w:bCs/>
          <w:lang w:val="en-US" w:eastAsia="hu-HU" w:bidi="en-US"/>
        </w:rPr>
        <w:t xml:space="preserve"> and overlapping </w:t>
      </w:r>
      <w:r w:rsidR="001275A5" w:rsidRPr="0075606C">
        <w:rPr>
          <w:rFonts w:eastAsia="Arial"/>
          <w:bCs/>
          <w:lang w:val="en-US" w:eastAsia="hu-HU" w:bidi="en-US"/>
        </w:rPr>
        <w:t>transcripts</w:t>
      </w:r>
      <w:r w:rsidRPr="0075606C">
        <w:rPr>
          <w:rFonts w:eastAsia="Arial"/>
          <w:bCs/>
          <w:lang w:val="en-US" w:eastAsia="hu-HU" w:bidi="en-US"/>
        </w:rPr>
        <w:t xml:space="preserve"> create a dense genomic landscape. NAGATA, a pipeline reportedly applicable to viruses, has shown promise for native RNA sequencing data </w:t>
      </w:r>
      <w:r w:rsidRPr="0075606C">
        <w:rPr>
          <w:bCs/>
          <w:lang w:val="en-US" w:bidi="en-US"/>
        </w:rPr>
        <w:t xml:space="preserve">[38]. </w:t>
      </w:r>
      <w:r w:rsidRPr="0075606C">
        <w:rPr>
          <w:rFonts w:eastAsia="Arial"/>
          <w:bCs/>
          <w:lang w:val="en-US" w:eastAsia="hu-HU" w:bidi="en-US"/>
        </w:rPr>
        <w:t xml:space="preserve">However, it explicitly discards 5′ soft-clipped reads, </w:t>
      </w:r>
      <w:r w:rsidR="0090004A" w:rsidRPr="0075606C">
        <w:rPr>
          <w:rFonts w:eastAsia="Arial"/>
          <w:bCs/>
          <w:lang w:val="en-US" w:eastAsia="hu-HU" w:bidi="en-US"/>
        </w:rPr>
        <w:t xml:space="preserve">making it unsuitable for </w:t>
      </w:r>
      <w:proofErr w:type="spellStart"/>
      <w:r w:rsidR="0090004A" w:rsidRPr="0075606C">
        <w:rPr>
          <w:rFonts w:eastAsia="Arial"/>
          <w:bCs/>
          <w:lang w:val="en-US" w:eastAsia="hu-HU" w:bidi="en-US"/>
        </w:rPr>
        <w:t>dcDNA-S</w:t>
      </w:r>
      <w:r w:rsidRPr="0075606C">
        <w:rPr>
          <w:rFonts w:eastAsia="Arial"/>
          <w:bCs/>
          <w:lang w:val="en-US" w:eastAsia="hu-HU" w:bidi="en-US"/>
        </w:rPr>
        <w:t>eq</w:t>
      </w:r>
      <w:proofErr w:type="spellEnd"/>
      <w:r w:rsidRPr="0075606C">
        <w:rPr>
          <w:rFonts w:eastAsia="Arial"/>
          <w:bCs/>
          <w:lang w:val="en-US" w:eastAsia="hu-HU" w:bidi="en-US"/>
        </w:rPr>
        <w:t xml:space="preserve"> libraries </w:t>
      </w:r>
      <w:r w:rsidR="000706D7" w:rsidRPr="0075606C">
        <w:rPr>
          <w:rFonts w:eastAsia="Arial"/>
          <w:bCs/>
          <w:lang w:val="en-US" w:eastAsia="hu-HU" w:bidi="en-US"/>
        </w:rPr>
        <w:t>that rely on 5′-</w:t>
      </w:r>
      <w:r w:rsidRPr="0075606C">
        <w:rPr>
          <w:rFonts w:eastAsia="Arial"/>
          <w:bCs/>
          <w:lang w:val="en-US" w:eastAsia="hu-HU" w:bidi="en-US"/>
        </w:rPr>
        <w:t xml:space="preserve">adapter sequences to orient alignments. In contrast, our </w:t>
      </w:r>
      <w:proofErr w:type="spellStart"/>
      <w:r w:rsidRPr="0075606C">
        <w:rPr>
          <w:rFonts w:eastAsia="Arial"/>
          <w:bCs/>
          <w:lang w:val="en-US" w:eastAsia="hu-HU" w:bidi="en-US"/>
        </w:rPr>
        <w:t>LoRTIA</w:t>
      </w:r>
      <w:proofErr w:type="spellEnd"/>
      <w:r w:rsidR="000706D7" w:rsidRPr="0075606C">
        <w:rPr>
          <w:rFonts w:eastAsia="Arial"/>
          <w:bCs/>
          <w:lang w:val="en-US" w:eastAsia="hu-HU" w:bidi="en-US"/>
        </w:rPr>
        <w:t xml:space="preserve"> pipeline accommodates these 5′-</w:t>
      </w:r>
      <w:r w:rsidRPr="0075606C">
        <w:rPr>
          <w:rFonts w:eastAsia="Arial"/>
          <w:bCs/>
          <w:lang w:val="en-US" w:eastAsia="hu-HU" w:bidi="en-US"/>
        </w:rPr>
        <w:t>adapter sequences, using them to determine strand information</w:t>
      </w:r>
      <w:r w:rsidR="0090004A" w:rsidRPr="0075606C">
        <w:rPr>
          <w:rFonts w:eastAsia="Arial"/>
          <w:bCs/>
          <w:lang w:val="en-US" w:eastAsia="hu-HU" w:bidi="en-US"/>
        </w:rPr>
        <w:t xml:space="preserve"> and effectively process </w:t>
      </w:r>
      <w:proofErr w:type="spellStart"/>
      <w:r w:rsidR="0090004A" w:rsidRPr="0075606C">
        <w:rPr>
          <w:rFonts w:eastAsia="Arial"/>
          <w:bCs/>
          <w:lang w:val="en-US" w:eastAsia="hu-HU" w:bidi="en-US"/>
        </w:rPr>
        <w:t>dcDNA-S</w:t>
      </w:r>
      <w:r w:rsidRPr="0075606C">
        <w:rPr>
          <w:rFonts w:eastAsia="Arial"/>
          <w:bCs/>
          <w:lang w:val="en-US" w:eastAsia="hu-HU" w:bidi="en-US"/>
        </w:rPr>
        <w:t>eq</w:t>
      </w:r>
      <w:proofErr w:type="spellEnd"/>
      <w:r w:rsidRPr="0075606C">
        <w:rPr>
          <w:rFonts w:eastAsia="Arial"/>
          <w:bCs/>
          <w:lang w:val="en-US" w:eastAsia="hu-HU" w:bidi="en-US"/>
        </w:rPr>
        <w:t xml:space="preserve"> data. Nevertheless, </w:t>
      </w:r>
      <w:proofErr w:type="spellStart"/>
      <w:r w:rsidRPr="0075606C">
        <w:rPr>
          <w:rFonts w:eastAsia="Arial"/>
          <w:bCs/>
          <w:lang w:val="en-US" w:eastAsia="hu-HU" w:bidi="en-US"/>
        </w:rPr>
        <w:t>LoRTIA</w:t>
      </w:r>
      <w:proofErr w:type="spellEnd"/>
      <w:r w:rsidRPr="0075606C">
        <w:rPr>
          <w:rFonts w:eastAsia="Arial"/>
          <w:bCs/>
          <w:lang w:val="en-US" w:eastAsia="hu-HU" w:bidi="en-US"/>
        </w:rPr>
        <w:t xml:space="preserve"> also faces the fundamental challenge of distinguishing genuine 5′-truncated transcripts from artifacts introduced by incomplete reverse transcription or cytoplasmic mRNA recapping. T</w:t>
      </w:r>
      <w:r w:rsidR="00F15E9C" w:rsidRPr="0075606C">
        <w:rPr>
          <w:rFonts w:eastAsia="Arial"/>
          <w:bCs/>
          <w:lang w:val="en-US" w:eastAsia="hu-HU" w:bidi="en-US"/>
        </w:rPr>
        <w:t>he latter can generate novel 5′-</w:t>
      </w:r>
      <w:r w:rsidRPr="0075606C">
        <w:rPr>
          <w:rFonts w:eastAsia="Arial"/>
          <w:bCs/>
          <w:lang w:val="en-US" w:eastAsia="hu-HU" w:bidi="en-US"/>
        </w:rPr>
        <w:t xml:space="preserve">ends that may be biologically meaningful </w:t>
      </w:r>
      <w:r w:rsidRPr="0075606C">
        <w:rPr>
          <w:bCs/>
          <w:lang w:val="en-US" w:bidi="en-US"/>
        </w:rPr>
        <w:t>[</w:t>
      </w:r>
      <w:r w:rsidR="00373BF9" w:rsidRPr="0075606C">
        <w:rPr>
          <w:bCs/>
          <w:lang w:val="en-US" w:bidi="en-US"/>
        </w:rPr>
        <w:t>43</w:t>
      </w:r>
      <w:r w:rsidRPr="0075606C">
        <w:rPr>
          <w:bCs/>
          <w:lang w:val="en-US" w:bidi="en-US"/>
        </w:rPr>
        <w:t xml:space="preserve">], </w:t>
      </w:r>
      <w:r w:rsidRPr="0075606C">
        <w:rPr>
          <w:rFonts w:eastAsia="Arial"/>
          <w:bCs/>
          <w:lang w:val="en-US" w:eastAsia="hu-HU" w:bidi="en-US"/>
        </w:rPr>
        <w:t>but these risk being misidentified as legitimate viral TSSs without careful filtering.</w:t>
      </w:r>
    </w:p>
    <w:p w14:paraId="03D8C3D4" w14:textId="0B743471" w:rsidR="00FE0FDD" w:rsidRPr="0075606C" w:rsidRDefault="00FE0FDD" w:rsidP="00573600">
      <w:pPr>
        <w:pStyle w:val="NormlWeb"/>
        <w:spacing w:before="0" w:beforeAutospacing="0" w:after="120" w:afterAutospacing="0"/>
        <w:jc w:val="both"/>
        <w:rPr>
          <w:rFonts w:eastAsia="Arial"/>
          <w:bCs/>
          <w:lang w:val="en-US" w:eastAsia="hu-HU" w:bidi="en-US"/>
        </w:rPr>
      </w:pPr>
      <w:r w:rsidRPr="0075606C">
        <w:rPr>
          <w:rFonts w:eastAsia="Arial"/>
          <w:bCs/>
          <w:lang w:val="en-US" w:eastAsia="hu-HU" w:bidi="en-US"/>
        </w:rPr>
        <w:t xml:space="preserve">In view of these constraints, our study focused on capturing canonical full-length viral transcripts while also monitoring alternative TSSs and </w:t>
      </w:r>
      <w:r w:rsidR="00AA4A78" w:rsidRPr="0075606C">
        <w:rPr>
          <w:rFonts w:eastAsia="Arial"/>
          <w:bCs/>
          <w:lang w:val="en-US" w:eastAsia="hu-HU" w:bidi="en-US"/>
        </w:rPr>
        <w:t>TESs</w:t>
      </w:r>
      <w:r w:rsidRPr="0075606C">
        <w:rPr>
          <w:rFonts w:eastAsia="Arial"/>
          <w:bCs/>
          <w:lang w:val="en-US" w:eastAsia="hu-HU" w:bidi="en-US"/>
        </w:rPr>
        <w:t xml:space="preserve"> at lower abundance. By integratin</w:t>
      </w:r>
      <w:r w:rsidR="0090004A" w:rsidRPr="0075606C">
        <w:rPr>
          <w:rFonts w:eastAsia="Arial"/>
          <w:bCs/>
          <w:lang w:val="en-US" w:eastAsia="hu-HU" w:bidi="en-US"/>
        </w:rPr>
        <w:t>g multiple data sources (</w:t>
      </w:r>
      <w:proofErr w:type="spellStart"/>
      <w:r w:rsidR="0090004A" w:rsidRPr="0075606C">
        <w:rPr>
          <w:rFonts w:eastAsia="Arial"/>
          <w:bCs/>
          <w:lang w:val="en-US" w:eastAsia="hu-HU" w:bidi="en-US"/>
        </w:rPr>
        <w:t>dcDNA-Seq</w:t>
      </w:r>
      <w:proofErr w:type="spellEnd"/>
      <w:r w:rsidR="0090004A" w:rsidRPr="0075606C">
        <w:rPr>
          <w:rFonts w:eastAsia="Arial"/>
          <w:bCs/>
          <w:lang w:val="en-US" w:eastAsia="hu-HU" w:bidi="en-US"/>
        </w:rPr>
        <w:t xml:space="preserve">, </w:t>
      </w:r>
      <w:proofErr w:type="spellStart"/>
      <w:r w:rsidR="0090004A" w:rsidRPr="0075606C">
        <w:rPr>
          <w:rFonts w:eastAsia="Arial"/>
          <w:bCs/>
          <w:lang w:val="en-US" w:eastAsia="hu-HU" w:bidi="en-US"/>
        </w:rPr>
        <w:t>dRNA-Seq</w:t>
      </w:r>
      <w:proofErr w:type="spellEnd"/>
      <w:r w:rsidR="0090004A" w:rsidRPr="0075606C">
        <w:rPr>
          <w:rFonts w:eastAsia="Arial"/>
          <w:bCs/>
          <w:lang w:val="en-US" w:eastAsia="hu-HU" w:bidi="en-US"/>
        </w:rPr>
        <w:t>, and CAGE-</w:t>
      </w:r>
      <w:proofErr w:type="spellStart"/>
      <w:r w:rsidR="0090004A" w:rsidRPr="0075606C">
        <w:rPr>
          <w:rFonts w:eastAsia="Arial"/>
          <w:bCs/>
          <w:lang w:val="en-US" w:eastAsia="hu-HU" w:bidi="en-US"/>
        </w:rPr>
        <w:t>Seq</w:t>
      </w:r>
      <w:proofErr w:type="spellEnd"/>
      <w:r w:rsidR="0090004A" w:rsidRPr="0075606C">
        <w:rPr>
          <w:rFonts w:eastAsia="Arial"/>
          <w:bCs/>
          <w:lang w:val="en-US" w:eastAsia="hu-HU" w:bidi="en-US"/>
        </w:rPr>
        <w:t xml:space="preserve">) and using different tools - </w:t>
      </w:r>
      <w:r w:rsidRPr="0075606C">
        <w:rPr>
          <w:rFonts w:eastAsia="Arial"/>
          <w:bCs/>
          <w:lang w:val="en-US" w:eastAsia="hu-HU" w:bidi="en-US"/>
        </w:rPr>
        <w:t xml:space="preserve">including </w:t>
      </w:r>
      <w:proofErr w:type="spellStart"/>
      <w:r w:rsidRPr="0075606C">
        <w:rPr>
          <w:rFonts w:eastAsia="Arial"/>
          <w:bCs/>
          <w:lang w:val="en-US" w:eastAsia="hu-HU" w:bidi="en-US"/>
        </w:rPr>
        <w:t>LoRTIA</w:t>
      </w:r>
      <w:proofErr w:type="spellEnd"/>
      <w:r w:rsidRPr="0075606C">
        <w:rPr>
          <w:rFonts w:eastAsia="Arial"/>
          <w:bCs/>
          <w:lang w:val="en-US" w:eastAsia="hu-HU" w:bidi="en-US"/>
        </w:rPr>
        <w:t xml:space="preserve"> for </w:t>
      </w:r>
      <w:proofErr w:type="spellStart"/>
      <w:r w:rsidRPr="0075606C">
        <w:rPr>
          <w:rFonts w:eastAsia="Arial"/>
          <w:bCs/>
          <w:lang w:val="en-US" w:eastAsia="hu-HU" w:bidi="en-US"/>
        </w:rPr>
        <w:t>dcDNA</w:t>
      </w:r>
      <w:r w:rsidR="0090004A" w:rsidRPr="0075606C">
        <w:rPr>
          <w:rFonts w:eastAsia="Arial"/>
          <w:bCs/>
          <w:lang w:val="en-US" w:eastAsia="hu-HU" w:bidi="en-US"/>
        </w:rPr>
        <w:t>-Seq</w:t>
      </w:r>
      <w:proofErr w:type="spellEnd"/>
      <w:r w:rsidRPr="0075606C">
        <w:rPr>
          <w:rFonts w:eastAsia="Arial"/>
          <w:bCs/>
          <w:lang w:val="en-US" w:eastAsia="hu-HU" w:bidi="en-US"/>
        </w:rPr>
        <w:t xml:space="preserve"> libraries and NAGATA for </w:t>
      </w:r>
      <w:proofErr w:type="spellStart"/>
      <w:r w:rsidRPr="0075606C">
        <w:rPr>
          <w:rFonts w:eastAsia="Arial"/>
          <w:bCs/>
          <w:lang w:val="en-US" w:eastAsia="hu-HU" w:bidi="en-US"/>
        </w:rPr>
        <w:t>dRNA</w:t>
      </w:r>
      <w:r w:rsidR="0090004A" w:rsidRPr="0075606C">
        <w:rPr>
          <w:rFonts w:eastAsia="Arial"/>
          <w:bCs/>
          <w:lang w:val="en-US" w:eastAsia="hu-HU" w:bidi="en-US"/>
        </w:rPr>
        <w:t>-Seq</w:t>
      </w:r>
      <w:proofErr w:type="spellEnd"/>
      <w:r w:rsidR="0090004A" w:rsidRPr="0075606C">
        <w:rPr>
          <w:rFonts w:eastAsia="Arial"/>
          <w:bCs/>
          <w:lang w:val="en-US" w:eastAsia="hu-HU" w:bidi="en-US"/>
        </w:rPr>
        <w:t xml:space="preserve"> data - </w:t>
      </w:r>
      <w:r w:rsidRPr="0075606C">
        <w:rPr>
          <w:rFonts w:eastAsia="Arial"/>
          <w:bCs/>
          <w:lang w:val="en-US" w:eastAsia="hu-HU" w:bidi="en-US"/>
        </w:rPr>
        <w:t xml:space="preserve">we applied stringent criteria, particularly for 5′-truncated transcripts, to minimize false positives without overlooking potentially </w:t>
      </w:r>
      <w:r w:rsidR="008E66E0" w:rsidRPr="0075606C">
        <w:rPr>
          <w:rFonts w:eastAsia="Arial"/>
          <w:bCs/>
          <w:lang w:val="en-US" w:eastAsia="hu-HU" w:bidi="en-US"/>
        </w:rPr>
        <w:t>functional</w:t>
      </w:r>
      <w:r w:rsidRPr="0075606C">
        <w:rPr>
          <w:rFonts w:eastAsia="Arial"/>
          <w:bCs/>
          <w:lang w:val="en-US" w:eastAsia="hu-HU" w:bidi="en-US"/>
        </w:rPr>
        <w:t xml:space="preserve"> low-abundance isoforms. Additionally, we performed a peak analysis on TSS clusters identified from the CAGE</w:t>
      </w:r>
      <w:r w:rsidR="000706D7" w:rsidRPr="0075606C">
        <w:rPr>
          <w:rFonts w:eastAsia="Arial"/>
          <w:bCs/>
          <w:lang w:val="en-US" w:eastAsia="hu-HU" w:bidi="en-US"/>
        </w:rPr>
        <w:t xml:space="preserve"> data (</w:t>
      </w:r>
      <w:proofErr w:type="spellStart"/>
      <w:r w:rsidR="000706D7" w:rsidRPr="0075606C">
        <w:rPr>
          <w:rFonts w:eastAsia="Arial"/>
          <w:bCs/>
          <w:lang w:val="en-US" w:eastAsia="hu-HU" w:bidi="en-US"/>
        </w:rPr>
        <w:t>CAGEfightR</w:t>
      </w:r>
      <w:proofErr w:type="spellEnd"/>
      <w:r w:rsidR="000706D7" w:rsidRPr="0075606C">
        <w:rPr>
          <w:rFonts w:eastAsia="Arial"/>
          <w:bCs/>
          <w:lang w:val="en-US" w:eastAsia="hu-HU" w:bidi="en-US"/>
        </w:rPr>
        <w:t>), refining 5′-</w:t>
      </w:r>
      <w:r w:rsidRPr="0075606C">
        <w:rPr>
          <w:rFonts w:eastAsia="Arial"/>
          <w:bCs/>
          <w:lang w:val="en-US" w:eastAsia="hu-HU" w:bidi="en-US"/>
        </w:rPr>
        <w:t xml:space="preserve">boundaries using </w:t>
      </w:r>
      <w:proofErr w:type="spellStart"/>
      <w:r w:rsidRPr="0075606C">
        <w:rPr>
          <w:rFonts w:eastAsia="Arial"/>
          <w:bCs/>
          <w:lang w:val="en-US" w:eastAsia="hu-HU" w:bidi="en-US"/>
        </w:rPr>
        <w:t>dcDNA</w:t>
      </w:r>
      <w:r w:rsidR="00D94003" w:rsidRPr="0075606C">
        <w:rPr>
          <w:rFonts w:eastAsia="Arial"/>
          <w:bCs/>
          <w:lang w:val="en-US" w:eastAsia="hu-HU" w:bidi="en-US"/>
        </w:rPr>
        <w:t>-Seq</w:t>
      </w:r>
      <w:proofErr w:type="spellEnd"/>
      <w:r w:rsidRPr="0075606C">
        <w:rPr>
          <w:rFonts w:eastAsia="Arial"/>
          <w:bCs/>
          <w:lang w:val="en-US" w:eastAsia="hu-HU" w:bidi="en-US"/>
        </w:rPr>
        <w:t xml:space="preserve"> read </w:t>
      </w:r>
      <w:r w:rsidRPr="0075606C">
        <w:rPr>
          <w:rFonts w:eastAsia="Arial"/>
          <w:bCs/>
          <w:lang w:val="en-US" w:eastAsia="hu-HU" w:bidi="en-US"/>
        </w:rPr>
        <w:lastRenderedPageBreak/>
        <w:t xml:space="preserve">counts. Together, these measures provide a robust, flexible strategy for accurately annotating viral transcripts under current methodological and computational constraints. </w:t>
      </w:r>
    </w:p>
    <w:p w14:paraId="5C543941" w14:textId="264BDD78" w:rsidR="0031603D" w:rsidRPr="0075606C" w:rsidRDefault="0031603D" w:rsidP="00573600">
      <w:pPr>
        <w:pStyle w:val="NormlWeb"/>
        <w:spacing w:before="0" w:beforeAutospacing="0" w:after="120" w:afterAutospacing="0"/>
        <w:jc w:val="both"/>
        <w:rPr>
          <w:rFonts w:eastAsia="Arial"/>
          <w:lang w:val="hu-HU"/>
        </w:rPr>
      </w:pPr>
      <w:r w:rsidRPr="0075606C">
        <w:rPr>
          <w:rFonts w:eastAsia="Arial"/>
          <w:lang w:val="en-US"/>
        </w:rPr>
        <w:t xml:space="preserve">In this work, we integrated </w:t>
      </w:r>
      <w:proofErr w:type="spellStart"/>
      <w:r w:rsidRPr="0075606C">
        <w:rPr>
          <w:rFonts w:eastAsia="Arial"/>
          <w:lang w:val="en-US"/>
        </w:rPr>
        <w:t>dcDNA-Seq</w:t>
      </w:r>
      <w:proofErr w:type="spellEnd"/>
      <w:r w:rsidRPr="0075606C">
        <w:rPr>
          <w:rFonts w:eastAsia="Arial"/>
          <w:lang w:val="en-US"/>
        </w:rPr>
        <w:t xml:space="preserve"> and CAGE-</w:t>
      </w:r>
      <w:proofErr w:type="spellStart"/>
      <w:r w:rsidRPr="0075606C">
        <w:rPr>
          <w:rFonts w:eastAsia="Arial"/>
          <w:lang w:val="en-US"/>
        </w:rPr>
        <w:t>Seq</w:t>
      </w:r>
      <w:proofErr w:type="spellEnd"/>
      <w:r w:rsidRPr="0075606C">
        <w:rPr>
          <w:rFonts w:eastAsia="Arial"/>
          <w:lang w:val="en-US"/>
        </w:rPr>
        <w:t xml:space="preserve"> data to create a comprehensive, time-resolved map of the EHV-1 transcriptome. By leveraging the strengths of each method - CAGE-</w:t>
      </w:r>
      <w:proofErr w:type="spellStart"/>
      <w:r w:rsidRPr="0075606C">
        <w:rPr>
          <w:rFonts w:eastAsia="Arial"/>
          <w:lang w:val="en-US"/>
        </w:rPr>
        <w:t>Seq</w:t>
      </w:r>
      <w:proofErr w:type="spellEnd"/>
      <w:r w:rsidRPr="0075606C">
        <w:rPr>
          <w:rFonts w:eastAsia="Arial"/>
          <w:lang w:val="en-US"/>
        </w:rPr>
        <w:t xml:space="preserve"> for high-resolution TSS identification and </w:t>
      </w:r>
      <w:proofErr w:type="spellStart"/>
      <w:r w:rsidRPr="0075606C">
        <w:rPr>
          <w:rFonts w:eastAsia="Arial"/>
          <w:lang w:val="en-US"/>
        </w:rPr>
        <w:t>dcDNA-Seq</w:t>
      </w:r>
      <w:proofErr w:type="spellEnd"/>
      <w:r w:rsidRPr="0075606C">
        <w:rPr>
          <w:rFonts w:eastAsia="Arial"/>
          <w:lang w:val="en-US"/>
        </w:rPr>
        <w:t xml:space="preserve"> for capturing full-length transcripts - we validated previously excluded transcripts and identified a substantial number </w:t>
      </w:r>
      <w:r w:rsidR="00BE1507" w:rsidRPr="0075606C">
        <w:rPr>
          <w:rFonts w:eastAsia="Arial"/>
          <w:lang w:val="en-US"/>
        </w:rPr>
        <w:t xml:space="preserve">of new isoforms. We </w:t>
      </w:r>
      <w:r w:rsidRPr="0075606C">
        <w:rPr>
          <w:rFonts w:eastAsia="Arial"/>
          <w:lang w:val="en-US"/>
        </w:rPr>
        <w:t>documented dynamic patterns of isoform switching, highlighting the</w:t>
      </w:r>
      <w:r w:rsidR="003A5386" w:rsidRPr="0075606C">
        <w:rPr>
          <w:rFonts w:eastAsia="Arial"/>
          <w:lang w:val="en-US"/>
        </w:rPr>
        <w:t xml:space="preserve"> complexity of EHV-1 transcriptome </w:t>
      </w:r>
      <w:r w:rsidRPr="0075606C">
        <w:rPr>
          <w:rFonts w:eastAsia="Arial"/>
          <w:lang w:val="en-US"/>
        </w:rPr>
        <w:t xml:space="preserve">beyond previous understanding. This integrated approach also enabled us to cluster genes into </w:t>
      </w:r>
      <w:r w:rsidRPr="0075606C">
        <w:rPr>
          <w:rFonts w:eastAsia="Arial"/>
          <w:i/>
          <w:lang w:val="en-US"/>
        </w:rPr>
        <w:t>de novo</w:t>
      </w:r>
      <w:r w:rsidRPr="0075606C">
        <w:rPr>
          <w:rFonts w:eastAsia="Arial"/>
          <w:lang w:val="en-US"/>
        </w:rPr>
        <w:t xml:space="preserve"> kinetic classes, revealing overlapping temporal waves of expression that </w:t>
      </w:r>
      <w:r w:rsidR="00BE1507" w:rsidRPr="0075606C">
        <w:rPr>
          <w:rFonts w:eastAsia="Arial"/>
          <w:lang w:val="en-US"/>
        </w:rPr>
        <w:t>go beyond</w:t>
      </w:r>
      <w:r w:rsidRPr="0075606C">
        <w:rPr>
          <w:rFonts w:eastAsia="Arial"/>
          <w:lang w:val="en-US"/>
        </w:rPr>
        <w:t xml:space="preserve"> the traditional IE/E/L framework.</w:t>
      </w:r>
    </w:p>
    <w:p w14:paraId="5D3AC327" w14:textId="0DF0964D" w:rsidR="0031603D" w:rsidRPr="0075606C" w:rsidRDefault="0031603D" w:rsidP="00573600">
      <w:pPr>
        <w:pStyle w:val="NormlWeb"/>
        <w:spacing w:before="0" w:beforeAutospacing="0" w:after="120" w:afterAutospacing="0"/>
        <w:jc w:val="both"/>
        <w:rPr>
          <w:rFonts w:eastAsia="Arial"/>
          <w:lang w:val="en-US"/>
        </w:rPr>
      </w:pPr>
      <w:r w:rsidRPr="0075606C">
        <w:rPr>
          <w:rFonts w:eastAsia="Arial"/>
          <w:lang w:val="en-US"/>
        </w:rPr>
        <w:t>The implications of our findings are significant for understanding the regulatory strategies of EHV-1. The presence of numerous transcript isoforms and intricate splicing dynamics suggests that the virus employs multiple layers of</w:t>
      </w:r>
      <w:r w:rsidR="00C656B9" w:rsidRPr="0075606C">
        <w:rPr>
          <w:rFonts w:eastAsia="Arial"/>
          <w:lang w:val="en-US"/>
        </w:rPr>
        <w:t xml:space="preserve"> transcriptional and</w:t>
      </w:r>
      <w:r w:rsidRPr="0075606C">
        <w:rPr>
          <w:rFonts w:eastAsia="Arial"/>
          <w:lang w:val="en-US"/>
        </w:rPr>
        <w:t xml:space="preserve"> post-transcriptional control. Temporal shifts in isoform prevalence, along with alternative TSSs and TESs, indicate that EHV-1 enables the virus to respond flexibly to host conditions, optimize resource utilization, and orchestrate the production of viral components for efficient replication and spread. </w:t>
      </w:r>
    </w:p>
    <w:p w14:paraId="7112884D" w14:textId="1DF8BD85" w:rsidR="0024071F" w:rsidRPr="0075606C" w:rsidRDefault="000532CD" w:rsidP="00573600">
      <w:pPr>
        <w:pStyle w:val="NormlWeb"/>
        <w:spacing w:before="0" w:beforeAutospacing="0" w:after="120" w:afterAutospacing="0"/>
        <w:jc w:val="both"/>
        <w:rPr>
          <w:lang w:val="en-US"/>
        </w:rPr>
      </w:pPr>
      <w:r w:rsidRPr="0075606C">
        <w:rPr>
          <w:lang w:val="en-US"/>
        </w:rPr>
        <w:t>We believe that the significance of these isoforms arises not only from their coding capacity but also from their ability to physically inhibit the transcription of other genes through the process of transcriptional interference</w:t>
      </w:r>
      <w:r w:rsidR="008E66E0" w:rsidRPr="0075606C">
        <w:rPr>
          <w:vertAlign w:val="superscript"/>
          <w:lang w:val="en-US"/>
        </w:rPr>
        <w:t xml:space="preserve"> </w:t>
      </w:r>
      <w:r w:rsidR="008E66E0" w:rsidRPr="0075606C">
        <w:rPr>
          <w:lang w:val="en-US"/>
        </w:rPr>
        <w:fldChar w:fldCharType="begin"/>
      </w:r>
      <w:r w:rsidR="008E66E0" w:rsidRPr="0075606C">
        <w:rPr>
          <w:lang w:val="en-US"/>
        </w:rPr>
        <w:instrText xml:space="preserve"> ADDIN ZOTERO_ITEM CSL_CITATION {"citationID":"BE0Geak4","properties":{"formattedCitation":"[11]","plainCitation":"[11]","noteIndex":0},"citationItems":[{"id":320,"uris":["http://zotero.org/users/local/SrvbCAEb/items/TXHFEIBJ"],"itemData":{"id":320,"type":"article-journal","abstract":"Long-read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8E66E0" w:rsidRPr="0075606C">
        <w:rPr>
          <w:lang w:val="en-US"/>
        </w:rPr>
        <w:fldChar w:fldCharType="separate"/>
      </w:r>
      <w:r w:rsidR="008E66E0" w:rsidRPr="0075606C">
        <w:rPr>
          <w:lang w:val="en-US"/>
        </w:rPr>
        <w:t>[11]</w:t>
      </w:r>
      <w:r w:rsidR="008E66E0" w:rsidRPr="0075606C">
        <w:rPr>
          <w:lang w:val="en-US"/>
        </w:rPr>
        <w:fldChar w:fldCharType="end"/>
      </w:r>
      <w:r w:rsidRPr="0075606C">
        <w:rPr>
          <w:lang w:val="en-US"/>
        </w:rPr>
        <w:t>. For instanc</w:t>
      </w:r>
      <w:r w:rsidR="00010030" w:rsidRPr="0075606C">
        <w:rPr>
          <w:lang w:val="en-US"/>
        </w:rPr>
        <w:t>e, the early increase in the 5'-</w:t>
      </w:r>
      <w:r w:rsidRPr="0075606C">
        <w:rPr>
          <w:lang w:val="en-US"/>
        </w:rPr>
        <w:t xml:space="preserve">truncated isoform of </w:t>
      </w:r>
      <w:r w:rsidR="001C33C7" w:rsidRPr="0075606C">
        <w:rPr>
          <w:rStyle w:val="Kiemels2"/>
          <w:b w:val="0"/>
          <w:lang w:val="en-US"/>
        </w:rPr>
        <w:t>ORF</w:t>
      </w:r>
      <w:r w:rsidRPr="0075606C">
        <w:rPr>
          <w:rStyle w:val="Kiemels2"/>
          <w:b w:val="0"/>
          <w:lang w:val="en-US"/>
        </w:rPr>
        <w:t>11</w:t>
      </w:r>
      <w:r w:rsidRPr="0075606C">
        <w:rPr>
          <w:lang w:val="en-US"/>
        </w:rPr>
        <w:t xml:space="preserve"> could indicate a regulatory mechanism to quickly produce a necessary protein without the full-length transcript, while the later increase may reflect a need for the complete protein function in later stages. On the other hand, the steady increase in </w:t>
      </w:r>
      <w:r w:rsidR="001C33C7" w:rsidRPr="0075606C">
        <w:rPr>
          <w:rStyle w:val="Kiemels2"/>
          <w:b w:val="0"/>
          <w:lang w:val="en-US"/>
        </w:rPr>
        <w:t>ORF</w:t>
      </w:r>
      <w:r w:rsidRPr="0075606C">
        <w:rPr>
          <w:rStyle w:val="Kiemels2"/>
          <w:b w:val="0"/>
          <w:lang w:val="en-US"/>
        </w:rPr>
        <w:t>40</w:t>
      </w:r>
      <w:r w:rsidRPr="0075606C">
        <w:rPr>
          <w:lang w:val="en-US"/>
        </w:rPr>
        <w:t xml:space="preserve"> AT isoforms</w:t>
      </w:r>
      <w:r w:rsidR="000D74C0" w:rsidRPr="0075606C">
        <w:rPr>
          <w:lang w:val="en-US"/>
        </w:rPr>
        <w:t xml:space="preserve"> (TES variants)</w:t>
      </w:r>
      <w:r w:rsidRPr="0075606C">
        <w:rPr>
          <w:lang w:val="en-US"/>
        </w:rPr>
        <w:t xml:space="preserve"> suggests a role in interfering with the transcription initiation of its adjacent gene, the CTO, which is the most</w:t>
      </w:r>
      <w:r w:rsidR="00BE1507" w:rsidRPr="0075606C">
        <w:rPr>
          <w:lang w:val="en-US"/>
        </w:rPr>
        <w:t xml:space="preserve"> abundant non-coding transcript</w:t>
      </w:r>
      <w:r w:rsidRPr="0075606C">
        <w:rPr>
          <w:lang w:val="en-US"/>
        </w:rPr>
        <w:t>.</w:t>
      </w:r>
    </w:p>
    <w:p w14:paraId="12DF48AA" w14:textId="3D3D2200" w:rsidR="0031603D" w:rsidRPr="00E24243" w:rsidRDefault="0031603D" w:rsidP="00573600">
      <w:pPr>
        <w:spacing w:after="120" w:line="240" w:lineRule="auto"/>
        <w:jc w:val="both"/>
        <w:rPr>
          <w:rFonts w:ascii="Times New Roman" w:hAnsi="Times New Roman" w:cs="Times New Roman"/>
          <w:b/>
          <w:sz w:val="28"/>
          <w:lang w:val="en-US"/>
        </w:rPr>
      </w:pPr>
      <w:r w:rsidRPr="0075606C">
        <w:rPr>
          <w:rFonts w:ascii="Times New Roman" w:hAnsi="Times New Roman" w:cs="Times New Roman"/>
          <w:sz w:val="24"/>
          <w:lang w:val="en-US"/>
        </w:rPr>
        <w:t xml:space="preserve">Taken together, our results emphasize that EHV-1 gene regulation is governed by a sophisticated and </w:t>
      </w:r>
      <w:r w:rsidR="00752A46" w:rsidRPr="0075606C">
        <w:rPr>
          <w:rFonts w:ascii="Times New Roman" w:hAnsi="Times New Roman" w:cs="Times New Roman"/>
          <w:sz w:val="24"/>
          <w:lang w:val="en-US"/>
        </w:rPr>
        <w:t>multi-layered</w:t>
      </w:r>
      <w:r w:rsidRPr="0075606C">
        <w:rPr>
          <w:rFonts w:ascii="Times New Roman" w:hAnsi="Times New Roman" w:cs="Times New Roman"/>
          <w:sz w:val="24"/>
          <w:lang w:val="en-US"/>
        </w:rPr>
        <w:t xml:space="preserve"> transcriptional program. By delineating the full complement of viral transcripts </w:t>
      </w:r>
      <w:r w:rsidRPr="00E24243">
        <w:rPr>
          <w:rFonts w:ascii="Times New Roman" w:hAnsi="Times New Roman" w:cs="Times New Roman"/>
          <w:sz w:val="24"/>
          <w:lang w:val="en-US"/>
        </w:rPr>
        <w:lastRenderedPageBreak/>
        <w:t>and their temporal patterns</w:t>
      </w:r>
      <w:r w:rsidR="00CA02F5" w:rsidRPr="00E24243">
        <w:rPr>
          <w:rFonts w:ascii="Times New Roman" w:eastAsia="Times New Roman" w:hAnsi="Times New Roman" w:cs="Times New Roman"/>
          <w:sz w:val="24"/>
          <w:szCs w:val="24"/>
          <w:lang w:val="en-US" w:eastAsia="en-GB"/>
        </w:rPr>
        <w:t xml:space="preserve"> - </w:t>
      </w:r>
      <w:r w:rsidRPr="00E24243">
        <w:rPr>
          <w:rFonts w:ascii="Times New Roman" w:hAnsi="Times New Roman" w:cs="Times New Roman"/>
          <w:sz w:val="24"/>
          <w:lang w:val="en-US"/>
        </w:rPr>
        <w:t>including isoform switching</w:t>
      </w:r>
      <w:r w:rsidR="00CA02F5" w:rsidRPr="00E24243">
        <w:rPr>
          <w:rFonts w:ascii="Times New Roman" w:eastAsia="Times New Roman" w:hAnsi="Times New Roman" w:cs="Times New Roman"/>
          <w:sz w:val="24"/>
          <w:szCs w:val="24"/>
          <w:lang w:val="en-US" w:eastAsia="en-GB"/>
        </w:rPr>
        <w:t xml:space="preserve"> </w:t>
      </w:r>
      <w:r w:rsidR="00F33112" w:rsidRPr="00E24243">
        <w:rPr>
          <w:rFonts w:ascii="Times New Roman" w:eastAsia="Times New Roman" w:hAnsi="Times New Roman" w:cs="Times New Roman"/>
          <w:sz w:val="24"/>
          <w:szCs w:val="24"/>
          <w:lang w:val="en-US" w:eastAsia="en-GB"/>
        </w:rPr>
        <w:t>–</w:t>
      </w:r>
      <w:r w:rsidR="00CA02F5" w:rsidRPr="00E24243">
        <w:rPr>
          <w:rFonts w:ascii="Times New Roman" w:eastAsia="Times New Roman" w:hAnsi="Times New Roman" w:cs="Times New Roman"/>
          <w:sz w:val="24"/>
          <w:szCs w:val="24"/>
          <w:lang w:val="en-US" w:eastAsia="en-GB"/>
        </w:rPr>
        <w:t xml:space="preserve"> </w:t>
      </w:r>
      <w:r w:rsidR="00F33112" w:rsidRPr="00E24243">
        <w:rPr>
          <w:rFonts w:ascii="Times New Roman" w:hAnsi="Times New Roman" w:cs="Times New Roman"/>
          <w:sz w:val="24"/>
          <w:lang w:val="en-US"/>
        </w:rPr>
        <w:t>our data</w:t>
      </w:r>
      <w:r w:rsidRPr="00E24243">
        <w:rPr>
          <w:rFonts w:ascii="Times New Roman" w:hAnsi="Times New Roman" w:cs="Times New Roman"/>
          <w:sz w:val="24"/>
          <w:lang w:val="en-US"/>
        </w:rPr>
        <w:t xml:space="preserve"> provide a </w:t>
      </w:r>
      <w:r w:rsidR="00CA02F5" w:rsidRPr="00E24243">
        <w:rPr>
          <w:rFonts w:ascii="Times New Roman" w:eastAsia="Times New Roman" w:hAnsi="Times New Roman" w:cs="Times New Roman"/>
          <w:sz w:val="24"/>
          <w:szCs w:val="24"/>
          <w:lang w:val="en-US" w:eastAsia="en-GB"/>
        </w:rPr>
        <w:t xml:space="preserve">solid </w:t>
      </w:r>
      <w:r w:rsidRPr="00E24243">
        <w:rPr>
          <w:rFonts w:ascii="Times New Roman" w:hAnsi="Times New Roman" w:cs="Times New Roman"/>
          <w:sz w:val="24"/>
          <w:lang w:val="en-US"/>
        </w:rPr>
        <w:t xml:space="preserve">foundation for future studies to unravel the molecular mechanisms underlying viral replication and pathogenesis. </w:t>
      </w:r>
    </w:p>
    <w:p w14:paraId="7A26DAC8" w14:textId="77777777" w:rsidR="00CA02F5" w:rsidRPr="00E24243" w:rsidRDefault="00CA02F5" w:rsidP="00573600">
      <w:pPr>
        <w:spacing w:after="120" w:line="240" w:lineRule="auto"/>
        <w:jc w:val="both"/>
        <w:rPr>
          <w:rFonts w:ascii="Times New Roman" w:eastAsia="Georgia" w:hAnsi="Times New Roman" w:cs="Times New Roman"/>
          <w:bCs/>
          <w:sz w:val="24"/>
          <w:szCs w:val="24"/>
          <w:lang w:val="en-US"/>
        </w:rPr>
      </w:pPr>
    </w:p>
    <w:p w14:paraId="7C66402E" w14:textId="79B92D01" w:rsidR="009D7FCD" w:rsidRPr="00E24243" w:rsidRDefault="009418A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 xml:space="preserve">Data availability: </w:t>
      </w:r>
    </w:p>
    <w:p w14:paraId="2271C16B" w14:textId="7EA433DA" w:rsidR="009418A2" w:rsidRPr="00E24243" w:rsidRDefault="009418A2"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sequencing datasets generated in this study are available at the European Nucleotide Archive under the accession: PRJEB52190 and PRJEB6233.</w:t>
      </w:r>
    </w:p>
    <w:p w14:paraId="30E8A48F" w14:textId="7197B999" w:rsidR="007C3DFE" w:rsidRDefault="005B7006" w:rsidP="00573600">
      <w:pPr>
        <w:spacing w:after="120" w:line="240" w:lineRule="auto"/>
        <w:jc w:val="both"/>
        <w:rPr>
          <w:rStyle w:val="Hiperhivatkozs"/>
          <w:rFonts w:ascii="Times New Roman" w:hAnsi="Times New Roman" w:cs="Times New Roman"/>
          <w:sz w:val="24"/>
          <w:lang w:val="en-US"/>
        </w:rPr>
      </w:pPr>
      <w:r w:rsidRPr="00E24243">
        <w:rPr>
          <w:rFonts w:ascii="Times New Roman" w:hAnsi="Times New Roman" w:cs="Times New Roman"/>
          <w:sz w:val="24"/>
          <w:lang w:val="en-US"/>
        </w:rPr>
        <w:t xml:space="preserve">The R codes used to perform the analysis and generate the plots are available at: </w:t>
      </w:r>
      <w:hyperlink r:id="rId12" w:history="1">
        <w:r w:rsidR="00255C4E" w:rsidRPr="008814E3">
          <w:rPr>
            <w:rStyle w:val="Hiperhivatkozs"/>
            <w:rFonts w:ascii="Times New Roman" w:hAnsi="Times New Roman" w:cs="Times New Roman"/>
            <w:sz w:val="24"/>
            <w:lang w:val="en-US"/>
          </w:rPr>
          <w:t>https://github.com/Balays/EHV-1-dynamic</w:t>
        </w:r>
      </w:hyperlink>
    </w:p>
    <w:p w14:paraId="64B81FEF" w14:textId="77777777" w:rsidR="005B59C1" w:rsidRPr="008814E3" w:rsidRDefault="005B59C1" w:rsidP="00573600">
      <w:pPr>
        <w:spacing w:after="120" w:line="240" w:lineRule="auto"/>
        <w:jc w:val="both"/>
        <w:rPr>
          <w:rFonts w:ascii="Times New Roman" w:hAnsi="Times New Roman" w:cs="Times New Roman"/>
          <w:color w:val="7030A0"/>
          <w:sz w:val="24"/>
          <w:lang w:val="en-US"/>
        </w:rPr>
      </w:pPr>
    </w:p>
    <w:p w14:paraId="13EB02D0" w14:textId="780F4B87" w:rsidR="005B59C1" w:rsidRPr="008814E3" w:rsidDel="00F75805" w:rsidRDefault="005B59C1" w:rsidP="00573600">
      <w:pPr>
        <w:spacing w:after="120" w:line="240" w:lineRule="auto"/>
        <w:jc w:val="both"/>
        <w:rPr>
          <w:moveFrom w:id="38" w:author="Tombácz Dóra" w:date="2025-02-20T20:58:00Z"/>
          <w:rFonts w:ascii="Times New Roman" w:hAnsi="Times New Roman" w:cs="Times New Roman"/>
          <w:b/>
          <w:sz w:val="24"/>
          <w:lang w:val="en-US"/>
        </w:rPr>
      </w:pPr>
      <w:moveFromRangeStart w:id="39" w:author="Tombácz Dóra" w:date="2025-02-20T20:58:00Z" w:name="move190977508"/>
      <w:moveFrom w:id="40" w:author="Tombácz Dóra" w:date="2025-02-20T20:58:00Z">
        <w:r w:rsidRPr="008814E3" w:rsidDel="00F75805">
          <w:rPr>
            <w:rFonts w:ascii="Times New Roman" w:hAnsi="Times New Roman" w:cs="Times New Roman"/>
            <w:b/>
            <w:sz w:val="24"/>
            <w:lang w:val="en-US"/>
          </w:rPr>
          <w:t>Ethics statement</w:t>
        </w:r>
      </w:moveFrom>
    </w:p>
    <w:p w14:paraId="39D79990" w14:textId="2573E6B6" w:rsidR="005B59C1" w:rsidRPr="008814E3" w:rsidDel="00F75805" w:rsidRDefault="005B59C1" w:rsidP="00573600">
      <w:pPr>
        <w:spacing w:after="120" w:line="240" w:lineRule="auto"/>
        <w:jc w:val="both"/>
        <w:rPr>
          <w:moveFrom w:id="41" w:author="Tombácz Dóra" w:date="2025-02-20T20:58:00Z"/>
          <w:rFonts w:ascii="Times New Roman" w:hAnsi="Times New Roman" w:cs="Times New Roman"/>
          <w:sz w:val="24"/>
          <w:lang w:val="en-US"/>
        </w:rPr>
      </w:pPr>
      <w:moveFrom w:id="42" w:author="Tombácz Dóra" w:date="2025-02-20T20:58:00Z">
        <w:r w:rsidRPr="008814E3" w:rsidDel="00F75805">
          <w:rPr>
            <w:rFonts w:ascii="Times New Roman" w:hAnsi="Times New Roman" w:cs="Times New Roman"/>
            <w:sz w:val="24"/>
            <w:lang w:val="en-US"/>
          </w:rPr>
          <w:t>Ethics approval is "Not Applicable," as no animal experiments were performed.</w:t>
        </w:r>
      </w:moveFrom>
    </w:p>
    <w:moveFromRangeEnd w:id="39"/>
    <w:p w14:paraId="27D2407D" w14:textId="661F13A1" w:rsidR="00255C4E" w:rsidRPr="008814E3" w:rsidDel="00F75805" w:rsidRDefault="00255C4E" w:rsidP="00573600">
      <w:pPr>
        <w:spacing w:after="120" w:line="240" w:lineRule="auto"/>
        <w:jc w:val="both"/>
        <w:rPr>
          <w:del w:id="43" w:author="Tombácz Dóra" w:date="2025-02-20T20:58:00Z"/>
          <w:rFonts w:ascii="Times New Roman" w:hAnsi="Times New Roman" w:cs="Times New Roman"/>
          <w:color w:val="7030A0"/>
          <w:sz w:val="24"/>
          <w:lang w:val="en-US"/>
        </w:rPr>
      </w:pPr>
    </w:p>
    <w:p w14:paraId="230905D2" w14:textId="3EAED617" w:rsidR="005D6F09" w:rsidDel="005D7F5A" w:rsidRDefault="005D6F09" w:rsidP="005D7F5A">
      <w:pPr>
        <w:pStyle w:val="Cmsor2"/>
        <w:keepNext w:val="0"/>
        <w:keepLines w:val="0"/>
        <w:shd w:val="clear" w:color="auto" w:fill="FFFFFF"/>
        <w:spacing w:before="0" w:line="240" w:lineRule="auto"/>
        <w:jc w:val="both"/>
        <w:rPr>
          <w:del w:id="44" w:author="kakukb.biotech@gmail.com" w:date="2025-02-21T10:21:00Z"/>
          <w:rFonts w:ascii="Times New Roman" w:hAnsi="Times New Roman" w:cs="Times New Roman"/>
          <w:b/>
          <w:color w:val="020202"/>
          <w:sz w:val="28"/>
          <w:lang w:val="en-US"/>
        </w:rPr>
        <w:pPrChange w:id="45" w:author="kakukb.biotech@gmail.com" w:date="2025-02-21T10:21:00Z">
          <w:pPr>
            <w:spacing w:after="120" w:line="240" w:lineRule="auto"/>
            <w:jc w:val="both"/>
          </w:pPr>
        </w:pPrChange>
      </w:pPr>
      <w:r w:rsidRPr="008814E3">
        <w:rPr>
          <w:rFonts w:ascii="Times New Roman" w:hAnsi="Times New Roman" w:cs="Times New Roman"/>
          <w:b/>
          <w:color w:val="020202"/>
          <w:sz w:val="28"/>
          <w:lang w:val="en-US"/>
        </w:rPr>
        <w:t>References</w:t>
      </w:r>
    </w:p>
    <w:p w14:paraId="5457FC08" w14:textId="77777777" w:rsidR="005D7F5A" w:rsidRPr="005D7F5A" w:rsidRDefault="005D7F5A" w:rsidP="005D7F5A">
      <w:pPr>
        <w:rPr>
          <w:ins w:id="46" w:author="kakukb.biotech@gmail.com" w:date="2025-02-21T10:21:00Z"/>
          <w:lang w:val="en-US"/>
          <w:rPrChange w:id="47" w:author="kakukb.biotech@gmail.com" w:date="2025-02-21T10:21:00Z">
            <w:rPr>
              <w:ins w:id="48" w:author="kakukb.biotech@gmail.com" w:date="2025-02-21T10:21:00Z"/>
              <w:rFonts w:ascii="Times New Roman" w:hAnsi="Times New Roman" w:cs="Times New Roman"/>
              <w:color w:val="020202"/>
              <w:lang w:val="en-US"/>
            </w:rPr>
          </w:rPrChange>
        </w:rPr>
        <w:pPrChange w:id="49" w:author="kakukb.biotech@gmail.com" w:date="2025-02-21T10:21:00Z">
          <w:pPr>
            <w:pStyle w:val="Cmsor2"/>
            <w:keepNext w:val="0"/>
            <w:keepLines w:val="0"/>
            <w:shd w:val="clear" w:color="auto" w:fill="FFFFFF"/>
            <w:spacing w:before="0" w:line="240" w:lineRule="auto"/>
            <w:jc w:val="both"/>
          </w:pPr>
        </w:pPrChange>
      </w:pPr>
    </w:p>
    <w:p w14:paraId="2C310B9A" w14:textId="5E7172A5" w:rsidR="005D6F09" w:rsidRPr="005D7F5A" w:rsidDel="005D7F5A" w:rsidRDefault="005D6F09" w:rsidP="005D6F09">
      <w:pPr>
        <w:pStyle w:val="Irodalomjegyzk"/>
        <w:spacing w:after="120"/>
        <w:jc w:val="both"/>
        <w:rPr>
          <w:del w:id="50" w:author="kakukb.biotech@gmail.com" w:date="2025-02-21T10:21:00Z"/>
          <w:rFonts w:ascii="Times New Roman" w:hAnsi="Times New Roman" w:cs="Times New Roman"/>
          <w:sz w:val="24"/>
          <w:lang w:val="en-US"/>
          <w:rPrChange w:id="51" w:author="kakukb.biotech@gmail.com" w:date="2025-02-21T10:21:00Z">
            <w:rPr>
              <w:del w:id="52" w:author="kakukb.biotech@gmail.com" w:date="2025-02-21T10:21:00Z"/>
              <w:rFonts w:ascii="Times New Roman" w:hAnsi="Times New Roman" w:cs="Times New Roman"/>
              <w:sz w:val="24"/>
              <w:lang w:val="en-US"/>
            </w:rPr>
          </w:rPrChange>
        </w:rPr>
      </w:pPr>
      <w:del w:id="53" w:author="kakukb.biotech@gmail.com" w:date="2025-02-21T10:21:00Z">
        <w:r w:rsidRPr="00E24243" w:rsidDel="005D7F5A">
          <w:rPr>
            <w:rStyle w:val="Hiperhivatkozs"/>
            <w:rFonts w:ascii="Times New Roman" w:hAnsi="Times New Roman" w:cs="Times New Roman"/>
            <w:color w:val="auto"/>
            <w:sz w:val="24"/>
            <w:lang w:val="en-US"/>
          </w:rPr>
          <w:fldChar w:fldCharType="begin"/>
        </w:r>
        <w:r w:rsidRPr="005D7F5A" w:rsidDel="005D7F5A">
          <w:rPr>
            <w:rStyle w:val="Hiperhivatkozs"/>
            <w:rFonts w:ascii="Times New Roman" w:hAnsi="Times New Roman" w:cs="Times New Roman"/>
            <w:color w:val="auto"/>
            <w:sz w:val="24"/>
            <w:szCs w:val="24"/>
            <w:lang w:val="en-US"/>
            <w:rPrChange w:id="54" w:author="kakukb.biotech@gmail.com" w:date="2025-02-21T10:21:00Z">
              <w:rPr>
                <w:rStyle w:val="Hiperhivatkozs"/>
                <w:rFonts w:ascii="Times New Roman" w:hAnsi="Times New Roman" w:cs="Times New Roman"/>
                <w:color w:val="auto"/>
                <w:sz w:val="24"/>
                <w:szCs w:val="24"/>
                <w:lang w:val="en-US"/>
              </w:rPr>
            </w:rPrChange>
          </w:rPr>
          <w:delInstrText xml:space="preserve"> ADDIN ZOTERO_BIBL {"uncited":[],"omitted":[],"custom":[]} CSL_BIBLIOGRAPHY </w:delInstrText>
        </w:r>
        <w:r w:rsidRPr="00E24243" w:rsidDel="005D7F5A">
          <w:rPr>
            <w:rStyle w:val="Hiperhivatkozs"/>
            <w:rFonts w:ascii="Times New Roman" w:hAnsi="Times New Roman" w:cs="Times New Roman"/>
            <w:color w:val="auto"/>
            <w:sz w:val="24"/>
            <w:lang w:val="en-US"/>
          </w:rPr>
          <w:fldChar w:fldCharType="separate"/>
        </w:r>
        <w:r w:rsidRPr="005D7F5A" w:rsidDel="005D7F5A">
          <w:rPr>
            <w:rFonts w:ascii="Times New Roman" w:hAnsi="Times New Roman" w:cs="Times New Roman"/>
            <w:sz w:val="24"/>
            <w:lang w:val="en-US"/>
            <w:rPrChange w:id="55" w:author="kakukb.biotech@gmail.com" w:date="2025-02-21T10:21:00Z">
              <w:rPr>
                <w:rFonts w:ascii="Times New Roman" w:hAnsi="Times New Roman" w:cs="Times New Roman"/>
                <w:sz w:val="24"/>
                <w:lang w:val="en-US"/>
              </w:rPr>
            </w:rPrChange>
          </w:rPr>
          <w:delText xml:space="preserve">1. </w:delText>
        </w:r>
        <w:r w:rsidRPr="005D7F5A" w:rsidDel="005D7F5A">
          <w:rPr>
            <w:rFonts w:ascii="Times New Roman" w:hAnsi="Times New Roman" w:cs="Times New Roman"/>
            <w:sz w:val="24"/>
            <w:lang w:val="en-US"/>
            <w:rPrChange w:id="56" w:author="kakukb.biotech@gmail.com" w:date="2025-02-21T10:21:00Z">
              <w:rPr>
                <w:rFonts w:ascii="Times New Roman" w:hAnsi="Times New Roman" w:cs="Times New Roman"/>
                <w:sz w:val="24"/>
                <w:lang w:val="en-US"/>
              </w:rPr>
            </w:rPrChange>
          </w:rPr>
          <w:tab/>
          <w:delText xml:space="preserve">O’Callaghan DHR. Encyclopedia of Virology. Academic Press, Harcourt Brace &amp; Company. 1994;5. </w:delText>
        </w:r>
      </w:del>
    </w:p>
    <w:p w14:paraId="7096E344" w14:textId="507D61F0" w:rsidR="005D6F09" w:rsidRPr="005D7F5A" w:rsidDel="005D7F5A" w:rsidRDefault="005D6F09" w:rsidP="005D6F09">
      <w:pPr>
        <w:pStyle w:val="Irodalomjegyzk"/>
        <w:spacing w:after="120"/>
        <w:jc w:val="both"/>
        <w:rPr>
          <w:del w:id="57" w:author="kakukb.biotech@gmail.com" w:date="2025-02-21T10:21:00Z"/>
          <w:rFonts w:ascii="Times New Roman" w:hAnsi="Times New Roman" w:cs="Times New Roman"/>
          <w:sz w:val="24"/>
          <w:lang w:val="en-US"/>
          <w:rPrChange w:id="58" w:author="kakukb.biotech@gmail.com" w:date="2025-02-21T10:21:00Z">
            <w:rPr>
              <w:del w:id="59" w:author="kakukb.biotech@gmail.com" w:date="2025-02-21T10:21:00Z"/>
              <w:rFonts w:ascii="Times New Roman" w:hAnsi="Times New Roman" w:cs="Times New Roman"/>
              <w:sz w:val="24"/>
              <w:lang w:val="en-US"/>
            </w:rPr>
          </w:rPrChange>
        </w:rPr>
      </w:pPr>
      <w:del w:id="60" w:author="kakukb.biotech@gmail.com" w:date="2025-02-21T10:21:00Z">
        <w:r w:rsidRPr="005D7F5A" w:rsidDel="005D7F5A">
          <w:rPr>
            <w:rFonts w:ascii="Times New Roman" w:hAnsi="Times New Roman" w:cs="Times New Roman"/>
            <w:sz w:val="24"/>
            <w:lang w:val="en-US"/>
            <w:rPrChange w:id="61" w:author="kakukb.biotech@gmail.com" w:date="2025-02-21T10:21:00Z">
              <w:rPr>
                <w:rFonts w:ascii="Times New Roman" w:hAnsi="Times New Roman" w:cs="Times New Roman"/>
                <w:sz w:val="24"/>
                <w:lang w:val="en-US"/>
              </w:rPr>
            </w:rPrChange>
          </w:rPr>
          <w:delText xml:space="preserve">2. </w:delText>
        </w:r>
        <w:r w:rsidRPr="005D7F5A" w:rsidDel="005D7F5A">
          <w:rPr>
            <w:rFonts w:ascii="Times New Roman" w:hAnsi="Times New Roman" w:cs="Times New Roman"/>
            <w:sz w:val="24"/>
            <w:lang w:val="en-US"/>
            <w:rPrChange w:id="62" w:author="kakukb.biotech@gmail.com" w:date="2025-02-21T10:21:00Z">
              <w:rPr>
                <w:rFonts w:ascii="Times New Roman" w:hAnsi="Times New Roman" w:cs="Times New Roman"/>
                <w:sz w:val="24"/>
                <w:lang w:val="en-US"/>
              </w:rPr>
            </w:rPrChange>
          </w:rPr>
          <w:tab/>
          <w:delText>Carroll CL, Westbury HA. Isolation of equine herpesvirus 1 from the brain of a horse affected with paresis. Aust Vet J. 1985;62: 345–346. doi:10.1111/j.1751-0813.1985.tb07660.x</w:delText>
        </w:r>
      </w:del>
    </w:p>
    <w:p w14:paraId="67999D1D" w14:textId="2584ADCA" w:rsidR="005D6F09" w:rsidRPr="005D7F5A" w:rsidDel="005D7F5A" w:rsidRDefault="005D6F09" w:rsidP="005D6F09">
      <w:pPr>
        <w:pStyle w:val="Irodalomjegyzk"/>
        <w:spacing w:after="120"/>
        <w:jc w:val="both"/>
        <w:rPr>
          <w:del w:id="63" w:author="kakukb.biotech@gmail.com" w:date="2025-02-21T10:21:00Z"/>
          <w:rFonts w:ascii="Times New Roman" w:hAnsi="Times New Roman" w:cs="Times New Roman"/>
          <w:sz w:val="24"/>
          <w:lang w:val="de-DE"/>
          <w:rPrChange w:id="64" w:author="kakukb.biotech@gmail.com" w:date="2025-02-21T10:21:00Z">
            <w:rPr>
              <w:del w:id="65" w:author="kakukb.biotech@gmail.com" w:date="2025-02-21T10:21:00Z"/>
              <w:rFonts w:ascii="Times New Roman" w:hAnsi="Times New Roman" w:cs="Times New Roman"/>
              <w:sz w:val="24"/>
              <w:lang w:val="de-DE"/>
            </w:rPr>
          </w:rPrChange>
        </w:rPr>
      </w:pPr>
      <w:del w:id="66" w:author="kakukb.biotech@gmail.com" w:date="2025-02-21T10:21:00Z">
        <w:r w:rsidRPr="005D7F5A" w:rsidDel="005D7F5A">
          <w:rPr>
            <w:rFonts w:ascii="Times New Roman" w:hAnsi="Times New Roman" w:cs="Times New Roman"/>
            <w:sz w:val="24"/>
            <w:lang w:val="en-US"/>
            <w:rPrChange w:id="67" w:author="kakukb.biotech@gmail.com" w:date="2025-02-21T10:21:00Z">
              <w:rPr>
                <w:rFonts w:ascii="Times New Roman" w:hAnsi="Times New Roman" w:cs="Times New Roman"/>
                <w:sz w:val="24"/>
                <w:lang w:val="en-US"/>
              </w:rPr>
            </w:rPrChange>
          </w:rPr>
          <w:delText xml:space="preserve">3. </w:delText>
        </w:r>
        <w:r w:rsidRPr="005D7F5A" w:rsidDel="005D7F5A">
          <w:rPr>
            <w:rFonts w:ascii="Times New Roman" w:hAnsi="Times New Roman" w:cs="Times New Roman"/>
            <w:sz w:val="24"/>
            <w:lang w:val="en-US"/>
            <w:rPrChange w:id="68" w:author="kakukb.biotech@gmail.com" w:date="2025-02-21T10:21:00Z">
              <w:rPr>
                <w:rFonts w:ascii="Times New Roman" w:hAnsi="Times New Roman" w:cs="Times New Roman"/>
                <w:sz w:val="24"/>
                <w:lang w:val="en-US"/>
              </w:rPr>
            </w:rPrChange>
          </w:rPr>
          <w:tab/>
          <w:delText xml:space="preserve">Webster RG, Granoff A. Equine Herpesvirus in Encyclopedia of Virology. </w:delText>
        </w:r>
        <w:r w:rsidRPr="005D7F5A" w:rsidDel="005D7F5A">
          <w:rPr>
            <w:rFonts w:ascii="Times New Roman" w:hAnsi="Times New Roman" w:cs="Times New Roman"/>
            <w:sz w:val="24"/>
            <w:lang w:val="de-DE"/>
            <w:rPrChange w:id="69" w:author="kakukb.biotech@gmail.com" w:date="2025-02-21T10:21:00Z">
              <w:rPr>
                <w:rFonts w:ascii="Times New Roman" w:hAnsi="Times New Roman" w:cs="Times New Roman"/>
                <w:sz w:val="24"/>
                <w:lang w:val="de-DE"/>
              </w:rPr>
            </w:rPrChange>
          </w:rPr>
          <w:delText xml:space="preserve">1994. </w:delText>
        </w:r>
      </w:del>
    </w:p>
    <w:p w14:paraId="0B2D53A8" w14:textId="61989A76" w:rsidR="005D6F09" w:rsidRPr="005D7F5A" w:rsidDel="005D7F5A" w:rsidRDefault="005D6F09" w:rsidP="005D6F09">
      <w:pPr>
        <w:pStyle w:val="Irodalomjegyzk"/>
        <w:spacing w:after="120"/>
        <w:jc w:val="both"/>
        <w:rPr>
          <w:del w:id="70" w:author="kakukb.biotech@gmail.com" w:date="2025-02-21T10:21:00Z"/>
          <w:rFonts w:ascii="Times New Roman" w:hAnsi="Times New Roman" w:cs="Times New Roman"/>
          <w:sz w:val="24"/>
          <w:lang w:val="en-US"/>
          <w:rPrChange w:id="71" w:author="kakukb.biotech@gmail.com" w:date="2025-02-21T10:21:00Z">
            <w:rPr>
              <w:del w:id="72" w:author="kakukb.biotech@gmail.com" w:date="2025-02-21T10:21:00Z"/>
              <w:rFonts w:ascii="Times New Roman" w:hAnsi="Times New Roman" w:cs="Times New Roman"/>
              <w:sz w:val="24"/>
              <w:lang w:val="en-US"/>
            </w:rPr>
          </w:rPrChange>
        </w:rPr>
      </w:pPr>
      <w:del w:id="73" w:author="kakukb.biotech@gmail.com" w:date="2025-02-21T10:21:00Z">
        <w:r w:rsidRPr="005D7F5A" w:rsidDel="005D7F5A">
          <w:rPr>
            <w:rFonts w:ascii="Times New Roman" w:hAnsi="Times New Roman" w:cs="Times New Roman"/>
            <w:sz w:val="24"/>
            <w:lang w:val="de-DE"/>
            <w:rPrChange w:id="74" w:author="kakukb.biotech@gmail.com" w:date="2025-02-21T10:21:00Z">
              <w:rPr>
                <w:rFonts w:ascii="Times New Roman" w:hAnsi="Times New Roman" w:cs="Times New Roman"/>
                <w:sz w:val="24"/>
                <w:lang w:val="de-DE"/>
              </w:rPr>
            </w:rPrChange>
          </w:rPr>
          <w:delText xml:space="preserve">4. </w:delText>
        </w:r>
        <w:r w:rsidRPr="005D7F5A" w:rsidDel="005D7F5A">
          <w:rPr>
            <w:rFonts w:ascii="Times New Roman" w:hAnsi="Times New Roman" w:cs="Times New Roman"/>
            <w:sz w:val="24"/>
            <w:lang w:val="de-DE"/>
            <w:rPrChange w:id="75" w:author="kakukb.biotech@gmail.com" w:date="2025-02-21T10:21:00Z">
              <w:rPr>
                <w:rFonts w:ascii="Times New Roman" w:hAnsi="Times New Roman" w:cs="Times New Roman"/>
                <w:sz w:val="24"/>
                <w:lang w:val="de-DE"/>
              </w:rPr>
            </w:rPrChange>
          </w:rPr>
          <w:tab/>
          <w:delText xml:space="preserve">Roizmann B, Desrosiers RC, Fleckenstein B, Lopez C, Minson AC, Studdert MJ. </w:delText>
        </w:r>
        <w:r w:rsidRPr="005D7F5A" w:rsidDel="005D7F5A">
          <w:rPr>
            <w:rFonts w:ascii="Times New Roman" w:hAnsi="Times New Roman" w:cs="Times New Roman"/>
            <w:sz w:val="24"/>
            <w:lang w:val="en-US"/>
            <w:rPrChange w:id="76" w:author="kakukb.biotech@gmail.com" w:date="2025-02-21T10:21:00Z">
              <w:rPr>
                <w:rFonts w:ascii="Times New Roman" w:hAnsi="Times New Roman" w:cs="Times New Roman"/>
                <w:sz w:val="24"/>
                <w:lang w:val="en-US"/>
              </w:rPr>
            </w:rPrChange>
          </w:rPr>
          <w:delText>The family Herpesviridae: an update. The Herpesvirus Study Group of the International Committee on Taxonomy of Viruses. Arch Virol. 1992;123: 425–449. doi:10.1007/BF01317276</w:delText>
        </w:r>
      </w:del>
    </w:p>
    <w:p w14:paraId="64EEF9A5" w14:textId="55166EA0" w:rsidR="005D6F09" w:rsidRPr="005D7F5A" w:rsidDel="005D7F5A" w:rsidRDefault="005D6F09" w:rsidP="005D6F09">
      <w:pPr>
        <w:pStyle w:val="Irodalomjegyzk"/>
        <w:spacing w:after="120"/>
        <w:jc w:val="both"/>
        <w:rPr>
          <w:del w:id="77" w:author="kakukb.biotech@gmail.com" w:date="2025-02-21T10:21:00Z"/>
          <w:rFonts w:ascii="Times New Roman" w:hAnsi="Times New Roman" w:cs="Times New Roman"/>
          <w:sz w:val="24"/>
          <w:lang w:val="en-US"/>
          <w:rPrChange w:id="78" w:author="kakukb.biotech@gmail.com" w:date="2025-02-21T10:21:00Z">
            <w:rPr>
              <w:del w:id="79" w:author="kakukb.biotech@gmail.com" w:date="2025-02-21T10:21:00Z"/>
              <w:rFonts w:ascii="Times New Roman" w:hAnsi="Times New Roman" w:cs="Times New Roman"/>
              <w:sz w:val="24"/>
              <w:lang w:val="en-US"/>
            </w:rPr>
          </w:rPrChange>
        </w:rPr>
      </w:pPr>
      <w:del w:id="80" w:author="kakukb.biotech@gmail.com" w:date="2025-02-21T10:21:00Z">
        <w:r w:rsidRPr="005D7F5A" w:rsidDel="005D7F5A">
          <w:rPr>
            <w:rFonts w:ascii="Times New Roman" w:hAnsi="Times New Roman" w:cs="Times New Roman"/>
            <w:sz w:val="24"/>
            <w:lang w:val="en-US"/>
            <w:rPrChange w:id="81" w:author="kakukb.biotech@gmail.com" w:date="2025-02-21T10:21:00Z">
              <w:rPr>
                <w:rFonts w:ascii="Times New Roman" w:hAnsi="Times New Roman" w:cs="Times New Roman"/>
                <w:sz w:val="24"/>
                <w:lang w:val="en-US"/>
              </w:rPr>
            </w:rPrChange>
          </w:rPr>
          <w:delText xml:space="preserve">5. </w:delText>
        </w:r>
        <w:r w:rsidRPr="005D7F5A" w:rsidDel="005D7F5A">
          <w:rPr>
            <w:rFonts w:ascii="Times New Roman" w:hAnsi="Times New Roman" w:cs="Times New Roman"/>
            <w:sz w:val="24"/>
            <w:lang w:val="en-US"/>
            <w:rPrChange w:id="82" w:author="kakukb.biotech@gmail.com" w:date="2025-02-21T10:21:00Z">
              <w:rPr>
                <w:rFonts w:ascii="Times New Roman" w:hAnsi="Times New Roman" w:cs="Times New Roman"/>
                <w:sz w:val="24"/>
                <w:lang w:val="en-US"/>
              </w:rPr>
            </w:rPrChange>
          </w:rPr>
          <w:tab/>
          <w:delText>Telford EA, Watson MS, McBride K, Davison AJ. The DNA sequence of equine herpesvirus-1. Virology. 1992;189: 304–316. doi:10.1016/0042-6822(92)90706-u</w:delText>
        </w:r>
      </w:del>
    </w:p>
    <w:p w14:paraId="3EEC0FD3" w14:textId="1BE090E4" w:rsidR="005D6F09" w:rsidRPr="005D7F5A" w:rsidDel="005D7F5A" w:rsidRDefault="005D6F09" w:rsidP="005D6F09">
      <w:pPr>
        <w:pStyle w:val="Irodalomjegyzk"/>
        <w:spacing w:after="120"/>
        <w:jc w:val="both"/>
        <w:rPr>
          <w:del w:id="83" w:author="kakukb.biotech@gmail.com" w:date="2025-02-21T10:21:00Z"/>
          <w:rFonts w:ascii="Times New Roman" w:hAnsi="Times New Roman" w:cs="Times New Roman"/>
          <w:sz w:val="24"/>
          <w:lang w:val="en-US"/>
          <w:rPrChange w:id="84" w:author="kakukb.biotech@gmail.com" w:date="2025-02-21T10:21:00Z">
            <w:rPr>
              <w:del w:id="85" w:author="kakukb.biotech@gmail.com" w:date="2025-02-21T10:21:00Z"/>
              <w:rFonts w:ascii="Times New Roman" w:hAnsi="Times New Roman" w:cs="Times New Roman"/>
              <w:sz w:val="24"/>
              <w:lang w:val="en-US"/>
            </w:rPr>
          </w:rPrChange>
        </w:rPr>
      </w:pPr>
      <w:del w:id="86" w:author="kakukb.biotech@gmail.com" w:date="2025-02-21T10:21:00Z">
        <w:r w:rsidRPr="005D7F5A" w:rsidDel="005D7F5A">
          <w:rPr>
            <w:rFonts w:ascii="Times New Roman" w:hAnsi="Times New Roman" w:cs="Times New Roman"/>
            <w:sz w:val="24"/>
            <w:lang w:val="en-US"/>
            <w:rPrChange w:id="87" w:author="kakukb.biotech@gmail.com" w:date="2025-02-21T10:21:00Z">
              <w:rPr>
                <w:rFonts w:ascii="Times New Roman" w:hAnsi="Times New Roman" w:cs="Times New Roman"/>
                <w:sz w:val="24"/>
                <w:lang w:val="en-US"/>
              </w:rPr>
            </w:rPrChange>
          </w:rPr>
          <w:delText xml:space="preserve">6. </w:delText>
        </w:r>
        <w:r w:rsidRPr="005D7F5A" w:rsidDel="005D7F5A">
          <w:rPr>
            <w:rFonts w:ascii="Times New Roman" w:hAnsi="Times New Roman" w:cs="Times New Roman"/>
            <w:sz w:val="24"/>
            <w:lang w:val="en-US"/>
            <w:rPrChange w:id="88" w:author="kakukb.biotech@gmail.com" w:date="2025-02-21T10:21:00Z">
              <w:rPr>
                <w:rFonts w:ascii="Times New Roman" w:hAnsi="Times New Roman" w:cs="Times New Roman"/>
                <w:sz w:val="24"/>
                <w:lang w:val="en-US"/>
              </w:rPr>
            </w:rPrChange>
          </w:rPr>
          <w:tab/>
          <w:delText xml:space="preserve">Allen, G., Kydd, J., Slater, J., and Smith, K. Equid herpesvirus 1 and equid herpesvirus 4 infections. Infect Dis Livest 2. 2004; 829–859. </w:delText>
        </w:r>
      </w:del>
    </w:p>
    <w:p w14:paraId="0127E62D" w14:textId="12154593" w:rsidR="005D6F09" w:rsidRPr="005D7F5A" w:rsidDel="005D7F5A" w:rsidRDefault="005D6F09" w:rsidP="005D6F09">
      <w:pPr>
        <w:pStyle w:val="Irodalomjegyzk"/>
        <w:spacing w:after="120"/>
        <w:jc w:val="both"/>
        <w:rPr>
          <w:del w:id="89" w:author="kakukb.biotech@gmail.com" w:date="2025-02-21T10:21:00Z"/>
          <w:rFonts w:ascii="Times New Roman" w:hAnsi="Times New Roman" w:cs="Times New Roman"/>
          <w:sz w:val="24"/>
          <w:lang w:val="en-US"/>
          <w:rPrChange w:id="90" w:author="kakukb.biotech@gmail.com" w:date="2025-02-21T10:21:00Z">
            <w:rPr>
              <w:del w:id="91" w:author="kakukb.biotech@gmail.com" w:date="2025-02-21T10:21:00Z"/>
              <w:rFonts w:ascii="Times New Roman" w:hAnsi="Times New Roman" w:cs="Times New Roman"/>
              <w:sz w:val="24"/>
              <w:lang w:val="en-US"/>
            </w:rPr>
          </w:rPrChange>
        </w:rPr>
      </w:pPr>
      <w:del w:id="92" w:author="kakukb.biotech@gmail.com" w:date="2025-02-21T10:21:00Z">
        <w:r w:rsidRPr="005D7F5A" w:rsidDel="005D7F5A">
          <w:rPr>
            <w:rFonts w:ascii="Times New Roman" w:hAnsi="Times New Roman" w:cs="Times New Roman"/>
            <w:sz w:val="24"/>
            <w:lang w:val="en-US"/>
            <w:rPrChange w:id="93" w:author="kakukb.biotech@gmail.com" w:date="2025-02-21T10:21:00Z">
              <w:rPr>
                <w:rFonts w:ascii="Times New Roman" w:hAnsi="Times New Roman" w:cs="Times New Roman"/>
                <w:sz w:val="24"/>
                <w:lang w:val="en-US"/>
              </w:rPr>
            </w:rPrChange>
          </w:rPr>
          <w:delText xml:space="preserve">7. </w:delText>
        </w:r>
        <w:r w:rsidRPr="005D7F5A" w:rsidDel="005D7F5A">
          <w:rPr>
            <w:rFonts w:ascii="Times New Roman" w:hAnsi="Times New Roman" w:cs="Times New Roman"/>
            <w:sz w:val="24"/>
            <w:lang w:val="en-US"/>
            <w:rPrChange w:id="94" w:author="kakukb.biotech@gmail.com" w:date="2025-02-21T10:21:00Z">
              <w:rPr>
                <w:rFonts w:ascii="Times New Roman" w:hAnsi="Times New Roman" w:cs="Times New Roman"/>
                <w:sz w:val="24"/>
                <w:lang w:val="en-US"/>
              </w:rPr>
            </w:rPrChange>
          </w:rPr>
          <w:tab/>
          <w:delText>Paillot R, Case R, Ross J, Newton R, Nugent J. Equine Herpes Virus-1: Virus, Immunity and Vaccines. The Open Veterinary Science Journal. 2008;2. https://benthamopen.com/ABSTRACT/TOVSJ-2-68</w:delText>
        </w:r>
      </w:del>
    </w:p>
    <w:p w14:paraId="72B5FBA0" w14:textId="1F76984A" w:rsidR="005D6F09" w:rsidRPr="005D7F5A" w:rsidDel="005D7F5A" w:rsidRDefault="005D6F09" w:rsidP="005D6F09">
      <w:pPr>
        <w:pStyle w:val="Irodalomjegyzk"/>
        <w:spacing w:after="120"/>
        <w:jc w:val="both"/>
        <w:rPr>
          <w:del w:id="95" w:author="kakukb.biotech@gmail.com" w:date="2025-02-21T10:21:00Z"/>
          <w:rFonts w:ascii="Times New Roman" w:hAnsi="Times New Roman" w:cs="Times New Roman"/>
          <w:sz w:val="24"/>
          <w:lang w:val="en-US"/>
          <w:rPrChange w:id="96" w:author="kakukb.biotech@gmail.com" w:date="2025-02-21T10:21:00Z">
            <w:rPr>
              <w:del w:id="97" w:author="kakukb.biotech@gmail.com" w:date="2025-02-21T10:21:00Z"/>
              <w:rFonts w:ascii="Times New Roman" w:hAnsi="Times New Roman" w:cs="Times New Roman"/>
              <w:sz w:val="24"/>
              <w:lang w:val="en-US"/>
            </w:rPr>
          </w:rPrChange>
        </w:rPr>
      </w:pPr>
      <w:del w:id="98" w:author="kakukb.biotech@gmail.com" w:date="2025-02-21T10:21:00Z">
        <w:r w:rsidRPr="005D7F5A" w:rsidDel="005D7F5A">
          <w:rPr>
            <w:rFonts w:ascii="Times New Roman" w:hAnsi="Times New Roman" w:cs="Times New Roman"/>
            <w:sz w:val="24"/>
            <w:lang w:val="en-US"/>
            <w:rPrChange w:id="99" w:author="kakukb.biotech@gmail.com" w:date="2025-02-21T10:21:00Z">
              <w:rPr>
                <w:rFonts w:ascii="Times New Roman" w:hAnsi="Times New Roman" w:cs="Times New Roman"/>
                <w:sz w:val="24"/>
                <w:lang w:val="en-US"/>
              </w:rPr>
            </w:rPrChange>
          </w:rPr>
          <w:delText xml:space="preserve">8. </w:delText>
        </w:r>
        <w:r w:rsidRPr="005D7F5A" w:rsidDel="005D7F5A">
          <w:rPr>
            <w:rFonts w:ascii="Times New Roman" w:hAnsi="Times New Roman" w:cs="Times New Roman"/>
            <w:sz w:val="24"/>
            <w:lang w:val="en-US"/>
            <w:rPrChange w:id="100" w:author="kakukb.biotech@gmail.com" w:date="2025-02-21T10:21:00Z">
              <w:rPr>
                <w:rFonts w:ascii="Times New Roman" w:hAnsi="Times New Roman" w:cs="Times New Roman"/>
                <w:sz w:val="24"/>
                <w:lang w:val="en-US"/>
              </w:rPr>
            </w:rPrChange>
          </w:rPr>
          <w:tab/>
          <w:delText>Caughman GB, Staczek J, O’Callaghan DJ. Equine herpesvirus type 1 infected cell polypeptides: evidence for immediate early/early/late regulation of viral gene expression. Virology. 1985;145: 49–61. doi:10.1016/0042-6822(85)90200-4</w:delText>
        </w:r>
      </w:del>
    </w:p>
    <w:p w14:paraId="4A831A91" w14:textId="1DB7B7F7" w:rsidR="005D6F09" w:rsidRPr="005D7F5A" w:rsidDel="005D7F5A" w:rsidRDefault="005D6F09" w:rsidP="005D6F09">
      <w:pPr>
        <w:pStyle w:val="Irodalomjegyzk"/>
        <w:spacing w:after="120"/>
        <w:jc w:val="both"/>
        <w:rPr>
          <w:del w:id="101" w:author="kakukb.biotech@gmail.com" w:date="2025-02-21T10:21:00Z"/>
          <w:rFonts w:ascii="Times New Roman" w:hAnsi="Times New Roman" w:cs="Times New Roman"/>
          <w:sz w:val="24"/>
          <w:lang w:val="en-US"/>
          <w:rPrChange w:id="102" w:author="kakukb.biotech@gmail.com" w:date="2025-02-21T10:21:00Z">
            <w:rPr>
              <w:del w:id="103" w:author="kakukb.biotech@gmail.com" w:date="2025-02-21T10:21:00Z"/>
              <w:rFonts w:ascii="Times New Roman" w:hAnsi="Times New Roman" w:cs="Times New Roman"/>
              <w:sz w:val="24"/>
              <w:lang w:val="en-US"/>
            </w:rPr>
          </w:rPrChange>
        </w:rPr>
      </w:pPr>
      <w:del w:id="104" w:author="kakukb.biotech@gmail.com" w:date="2025-02-21T10:21:00Z">
        <w:r w:rsidRPr="005D7F5A" w:rsidDel="005D7F5A">
          <w:rPr>
            <w:rFonts w:ascii="Times New Roman" w:hAnsi="Times New Roman" w:cs="Times New Roman"/>
            <w:sz w:val="24"/>
            <w:lang w:val="en-US"/>
            <w:rPrChange w:id="105" w:author="kakukb.biotech@gmail.com" w:date="2025-02-21T10:21:00Z">
              <w:rPr>
                <w:rFonts w:ascii="Times New Roman" w:hAnsi="Times New Roman" w:cs="Times New Roman"/>
                <w:sz w:val="24"/>
                <w:lang w:val="en-US"/>
              </w:rPr>
            </w:rPrChange>
          </w:rPr>
          <w:delText xml:space="preserve">9. </w:delText>
        </w:r>
        <w:r w:rsidRPr="005D7F5A" w:rsidDel="005D7F5A">
          <w:rPr>
            <w:rFonts w:ascii="Times New Roman" w:hAnsi="Times New Roman" w:cs="Times New Roman"/>
            <w:sz w:val="24"/>
            <w:lang w:val="en-US"/>
            <w:rPrChange w:id="106" w:author="kakukb.biotech@gmail.com" w:date="2025-02-21T10:21:00Z">
              <w:rPr>
                <w:rFonts w:ascii="Times New Roman" w:hAnsi="Times New Roman" w:cs="Times New Roman"/>
                <w:sz w:val="24"/>
                <w:lang w:val="en-US"/>
              </w:rPr>
            </w:rPrChange>
          </w:rPr>
          <w:tab/>
          <w:delText>Kim SK, Jang HK, Albrecht RA, Derbigny WA, Zhang Y, O’Callaghan DJ. Interaction of the equine herpesvirus 1 EICP0 protein with the immediate-early (IE) protein, TFIIB, and TBP may mediate the antagonism between the IE and EICP0 proteins. J Virol. 2003;77: 2675–2685. doi:10.1128/jvi.77.4.2675-2685.2003</w:delText>
        </w:r>
      </w:del>
    </w:p>
    <w:p w14:paraId="229F1235" w14:textId="3B000E5E" w:rsidR="005D6F09" w:rsidRPr="005D7F5A" w:rsidDel="005D7F5A" w:rsidRDefault="005D6F09" w:rsidP="005D6F09">
      <w:pPr>
        <w:pStyle w:val="Irodalomjegyzk"/>
        <w:spacing w:after="120"/>
        <w:jc w:val="both"/>
        <w:rPr>
          <w:del w:id="107" w:author="kakukb.biotech@gmail.com" w:date="2025-02-21T10:21:00Z"/>
          <w:rFonts w:ascii="Times New Roman" w:hAnsi="Times New Roman" w:cs="Times New Roman"/>
          <w:sz w:val="24"/>
          <w:lang w:val="en-US"/>
          <w:rPrChange w:id="108" w:author="kakukb.biotech@gmail.com" w:date="2025-02-21T10:21:00Z">
            <w:rPr>
              <w:del w:id="109" w:author="kakukb.biotech@gmail.com" w:date="2025-02-21T10:21:00Z"/>
              <w:rFonts w:ascii="Times New Roman" w:hAnsi="Times New Roman" w:cs="Times New Roman"/>
              <w:sz w:val="24"/>
              <w:lang w:val="en-US"/>
            </w:rPr>
          </w:rPrChange>
        </w:rPr>
      </w:pPr>
      <w:del w:id="110" w:author="kakukb.biotech@gmail.com" w:date="2025-02-21T10:21:00Z">
        <w:r w:rsidRPr="005D7F5A" w:rsidDel="005D7F5A">
          <w:rPr>
            <w:rFonts w:ascii="Times New Roman" w:hAnsi="Times New Roman" w:cs="Times New Roman"/>
            <w:sz w:val="24"/>
            <w:lang w:val="en-US"/>
            <w:rPrChange w:id="111" w:author="kakukb.biotech@gmail.com" w:date="2025-02-21T10:21:00Z">
              <w:rPr>
                <w:rFonts w:ascii="Times New Roman" w:hAnsi="Times New Roman" w:cs="Times New Roman"/>
                <w:sz w:val="24"/>
                <w:lang w:val="en-US"/>
              </w:rPr>
            </w:rPrChange>
          </w:rPr>
          <w:delText xml:space="preserve">10. </w:delText>
        </w:r>
        <w:r w:rsidRPr="005D7F5A" w:rsidDel="005D7F5A">
          <w:rPr>
            <w:rFonts w:ascii="Times New Roman" w:hAnsi="Times New Roman" w:cs="Times New Roman"/>
            <w:sz w:val="24"/>
            <w:lang w:val="en-US"/>
            <w:rPrChange w:id="112" w:author="kakukb.biotech@gmail.com" w:date="2025-02-21T10:21:00Z">
              <w:rPr>
                <w:rFonts w:ascii="Times New Roman" w:hAnsi="Times New Roman" w:cs="Times New Roman"/>
                <w:sz w:val="24"/>
                <w:lang w:val="en-US"/>
              </w:rPr>
            </w:rPrChange>
          </w:rPr>
          <w:tab/>
          <w:delText>Gray WL, Baumann RP, Robertson AT, Caughman GB, O’Callaghan DJ, Staczek J. Regulation of equine herpesvirus type 1 gene expression: characterization of immediate early, early, and late transcription. Virology. 1987;158: 79–87. doi:10.1016/0042-6822(87)90240-6</w:delText>
        </w:r>
      </w:del>
    </w:p>
    <w:p w14:paraId="4B8A3373" w14:textId="67C491BD" w:rsidR="005D6F09" w:rsidRPr="005D7F5A" w:rsidDel="005D7F5A" w:rsidRDefault="005D6F09" w:rsidP="005D6F09">
      <w:pPr>
        <w:pStyle w:val="Irodalomjegyzk"/>
        <w:spacing w:after="120"/>
        <w:jc w:val="both"/>
        <w:rPr>
          <w:del w:id="113" w:author="kakukb.biotech@gmail.com" w:date="2025-02-21T10:21:00Z"/>
          <w:rFonts w:ascii="Times New Roman" w:hAnsi="Times New Roman" w:cs="Times New Roman"/>
          <w:sz w:val="24"/>
          <w:lang w:val="en-US"/>
          <w:rPrChange w:id="114" w:author="kakukb.biotech@gmail.com" w:date="2025-02-21T10:21:00Z">
            <w:rPr>
              <w:del w:id="115" w:author="kakukb.biotech@gmail.com" w:date="2025-02-21T10:21:00Z"/>
              <w:rFonts w:ascii="Times New Roman" w:hAnsi="Times New Roman" w:cs="Times New Roman"/>
              <w:sz w:val="24"/>
              <w:lang w:val="en-US"/>
            </w:rPr>
          </w:rPrChange>
        </w:rPr>
      </w:pPr>
      <w:del w:id="116" w:author="kakukb.biotech@gmail.com" w:date="2025-02-21T10:21:00Z">
        <w:r w:rsidRPr="005D7F5A" w:rsidDel="005D7F5A">
          <w:rPr>
            <w:rFonts w:ascii="Times New Roman" w:hAnsi="Times New Roman" w:cs="Times New Roman"/>
            <w:sz w:val="24"/>
            <w:lang w:val="en-US"/>
            <w:rPrChange w:id="117" w:author="kakukb.biotech@gmail.com" w:date="2025-02-21T10:21:00Z">
              <w:rPr>
                <w:rFonts w:ascii="Times New Roman" w:hAnsi="Times New Roman" w:cs="Times New Roman"/>
                <w:sz w:val="24"/>
                <w:lang w:val="en-US"/>
              </w:rPr>
            </w:rPrChange>
          </w:rPr>
          <w:delText xml:space="preserve">11. </w:delText>
        </w:r>
        <w:r w:rsidRPr="005D7F5A" w:rsidDel="005D7F5A">
          <w:rPr>
            <w:rFonts w:ascii="Times New Roman" w:hAnsi="Times New Roman" w:cs="Times New Roman"/>
            <w:sz w:val="24"/>
            <w:lang w:val="en-US"/>
            <w:rPrChange w:id="118" w:author="kakukb.biotech@gmail.com" w:date="2025-02-21T10:21:00Z">
              <w:rPr>
                <w:rFonts w:ascii="Times New Roman" w:hAnsi="Times New Roman" w:cs="Times New Roman"/>
                <w:sz w:val="24"/>
                <w:lang w:val="en-US"/>
              </w:rPr>
            </w:rPrChange>
          </w:rPr>
          <w:tab/>
          <w:delText>Boldogkői Z, Moldován N, Balázs Z, Snyder M, Tombácz D. Long-Read Sequencing – A Powerful Tool in Viral Transcriptome Research. Trends in Microbiology. 2019;27: 578–592. doi:10.1016/j.tim.2019.01.010</w:delText>
        </w:r>
      </w:del>
    </w:p>
    <w:p w14:paraId="0FE4A576" w14:textId="27D97EAA" w:rsidR="005D6F09" w:rsidRPr="005D7F5A" w:rsidDel="005D7F5A" w:rsidRDefault="005D6F09" w:rsidP="005D6F09">
      <w:pPr>
        <w:pStyle w:val="Irodalomjegyzk"/>
        <w:spacing w:after="120"/>
        <w:jc w:val="both"/>
        <w:rPr>
          <w:del w:id="119" w:author="kakukb.biotech@gmail.com" w:date="2025-02-21T10:21:00Z"/>
          <w:rFonts w:ascii="Times New Roman" w:hAnsi="Times New Roman" w:cs="Times New Roman"/>
          <w:sz w:val="24"/>
          <w:lang w:val="en-US"/>
          <w:rPrChange w:id="120" w:author="kakukb.biotech@gmail.com" w:date="2025-02-21T10:21:00Z">
            <w:rPr>
              <w:del w:id="121" w:author="kakukb.biotech@gmail.com" w:date="2025-02-21T10:21:00Z"/>
              <w:rFonts w:ascii="Times New Roman" w:hAnsi="Times New Roman" w:cs="Times New Roman"/>
              <w:sz w:val="24"/>
              <w:lang w:val="en-US"/>
            </w:rPr>
          </w:rPrChange>
        </w:rPr>
      </w:pPr>
      <w:del w:id="122" w:author="kakukb.biotech@gmail.com" w:date="2025-02-21T10:21:00Z">
        <w:r w:rsidRPr="005D7F5A" w:rsidDel="005D7F5A">
          <w:rPr>
            <w:rFonts w:ascii="Times New Roman" w:hAnsi="Times New Roman" w:cs="Times New Roman"/>
            <w:sz w:val="24"/>
            <w:lang w:val="en-US"/>
            <w:rPrChange w:id="123" w:author="kakukb.biotech@gmail.com" w:date="2025-02-21T10:21:00Z">
              <w:rPr>
                <w:rFonts w:ascii="Times New Roman" w:hAnsi="Times New Roman" w:cs="Times New Roman"/>
                <w:sz w:val="24"/>
                <w:lang w:val="en-US"/>
              </w:rPr>
            </w:rPrChange>
          </w:rPr>
          <w:delText xml:space="preserve">12. </w:delText>
        </w:r>
        <w:r w:rsidRPr="005D7F5A" w:rsidDel="005D7F5A">
          <w:rPr>
            <w:rFonts w:ascii="Times New Roman" w:hAnsi="Times New Roman" w:cs="Times New Roman"/>
            <w:sz w:val="24"/>
            <w:lang w:val="en-US"/>
            <w:rPrChange w:id="124" w:author="kakukb.biotech@gmail.com" w:date="2025-02-21T10:21:00Z">
              <w:rPr>
                <w:rFonts w:ascii="Times New Roman" w:hAnsi="Times New Roman" w:cs="Times New Roman"/>
                <w:sz w:val="24"/>
                <w:lang w:val="en-US"/>
              </w:rPr>
            </w:rPrChange>
          </w:rPr>
          <w:tab/>
          <w:delText>Laver T, Harrison J, O’Neill PA, Moore K, Farbos A, Paszkiewicz K, et al. Assessing the performance of the Oxford Nanopore Technologies MinION. Biomol Detect Quantif. 2015;3: 1–8. doi:10.1016/j.bdq.2015.02.001</w:delText>
        </w:r>
      </w:del>
    </w:p>
    <w:p w14:paraId="51AC5BCF" w14:textId="74C8AA38" w:rsidR="005D6F09" w:rsidRPr="005D7F5A" w:rsidDel="005D7F5A" w:rsidRDefault="005D6F09" w:rsidP="005D6F09">
      <w:pPr>
        <w:pStyle w:val="Irodalomjegyzk"/>
        <w:spacing w:after="120"/>
        <w:jc w:val="both"/>
        <w:rPr>
          <w:del w:id="125" w:author="kakukb.biotech@gmail.com" w:date="2025-02-21T10:21:00Z"/>
          <w:rFonts w:ascii="Times New Roman" w:hAnsi="Times New Roman" w:cs="Times New Roman"/>
          <w:sz w:val="24"/>
          <w:lang w:val="en-US"/>
          <w:rPrChange w:id="126" w:author="kakukb.biotech@gmail.com" w:date="2025-02-21T10:21:00Z">
            <w:rPr>
              <w:del w:id="127" w:author="kakukb.biotech@gmail.com" w:date="2025-02-21T10:21:00Z"/>
              <w:rFonts w:ascii="Times New Roman" w:hAnsi="Times New Roman" w:cs="Times New Roman"/>
              <w:sz w:val="24"/>
              <w:lang w:val="en-US"/>
            </w:rPr>
          </w:rPrChange>
        </w:rPr>
      </w:pPr>
      <w:del w:id="128" w:author="kakukb.biotech@gmail.com" w:date="2025-02-21T10:21:00Z">
        <w:r w:rsidRPr="005D7F5A" w:rsidDel="005D7F5A">
          <w:rPr>
            <w:rFonts w:ascii="Times New Roman" w:hAnsi="Times New Roman" w:cs="Times New Roman"/>
            <w:sz w:val="24"/>
            <w:lang w:val="en-US"/>
            <w:rPrChange w:id="129" w:author="kakukb.biotech@gmail.com" w:date="2025-02-21T10:21:00Z">
              <w:rPr>
                <w:rFonts w:ascii="Times New Roman" w:hAnsi="Times New Roman" w:cs="Times New Roman"/>
                <w:sz w:val="24"/>
                <w:lang w:val="en-US"/>
              </w:rPr>
            </w:rPrChange>
          </w:rPr>
          <w:delText xml:space="preserve">13. </w:delText>
        </w:r>
        <w:r w:rsidRPr="005D7F5A" w:rsidDel="005D7F5A">
          <w:rPr>
            <w:rFonts w:ascii="Times New Roman" w:hAnsi="Times New Roman" w:cs="Times New Roman"/>
            <w:sz w:val="24"/>
            <w:lang w:val="en-US"/>
            <w:rPrChange w:id="130" w:author="kakukb.biotech@gmail.com" w:date="2025-02-21T10:21:00Z">
              <w:rPr>
                <w:rFonts w:ascii="Times New Roman" w:hAnsi="Times New Roman" w:cs="Times New Roman"/>
                <w:sz w:val="24"/>
                <w:lang w:val="en-US"/>
              </w:rPr>
            </w:rPrChange>
          </w:rPr>
          <w:tab/>
          <w:delText>Rhoads A, Au KF. PacBio Sequencing and Its Applications. Genomics Proteomics Bioinformatics. 2015;13: 278–289. doi:10.1016/j.gpb.2015.08.002</w:delText>
        </w:r>
      </w:del>
    </w:p>
    <w:p w14:paraId="5C4AFA06" w14:textId="45B0F438" w:rsidR="005D6F09" w:rsidRPr="005D7F5A" w:rsidDel="005D7F5A" w:rsidRDefault="005D6F09" w:rsidP="005D6F09">
      <w:pPr>
        <w:pStyle w:val="Irodalomjegyzk"/>
        <w:spacing w:after="120"/>
        <w:jc w:val="both"/>
        <w:rPr>
          <w:del w:id="131" w:author="kakukb.biotech@gmail.com" w:date="2025-02-21T10:21:00Z"/>
          <w:rFonts w:ascii="Times New Roman" w:hAnsi="Times New Roman" w:cs="Times New Roman"/>
          <w:sz w:val="24"/>
          <w:lang w:val="en-US"/>
          <w:rPrChange w:id="132" w:author="kakukb.biotech@gmail.com" w:date="2025-02-21T10:21:00Z">
            <w:rPr>
              <w:del w:id="133" w:author="kakukb.biotech@gmail.com" w:date="2025-02-21T10:21:00Z"/>
              <w:rFonts w:ascii="Times New Roman" w:hAnsi="Times New Roman" w:cs="Times New Roman"/>
              <w:sz w:val="24"/>
              <w:lang w:val="en-US"/>
            </w:rPr>
          </w:rPrChange>
        </w:rPr>
      </w:pPr>
      <w:del w:id="134" w:author="kakukb.biotech@gmail.com" w:date="2025-02-21T10:21:00Z">
        <w:r w:rsidRPr="005D7F5A" w:rsidDel="005D7F5A">
          <w:rPr>
            <w:rFonts w:ascii="Times New Roman" w:hAnsi="Times New Roman" w:cs="Times New Roman"/>
            <w:sz w:val="24"/>
            <w:lang w:val="en-US"/>
            <w:rPrChange w:id="135" w:author="kakukb.biotech@gmail.com" w:date="2025-02-21T10:21:00Z">
              <w:rPr>
                <w:rFonts w:ascii="Times New Roman" w:hAnsi="Times New Roman" w:cs="Times New Roman"/>
                <w:sz w:val="24"/>
                <w:lang w:val="en-US"/>
              </w:rPr>
            </w:rPrChange>
          </w:rPr>
          <w:delText xml:space="preserve">14. </w:delText>
        </w:r>
        <w:r w:rsidRPr="005D7F5A" w:rsidDel="005D7F5A">
          <w:rPr>
            <w:rFonts w:ascii="Times New Roman" w:hAnsi="Times New Roman" w:cs="Times New Roman"/>
            <w:sz w:val="24"/>
            <w:lang w:val="en-US"/>
            <w:rPrChange w:id="136" w:author="kakukb.biotech@gmail.com" w:date="2025-02-21T10:21:00Z">
              <w:rPr>
                <w:rFonts w:ascii="Times New Roman" w:hAnsi="Times New Roman" w:cs="Times New Roman"/>
                <w:sz w:val="24"/>
                <w:lang w:val="en-US"/>
              </w:rPr>
            </w:rPrChange>
          </w:rPr>
          <w:tab/>
          <w:delText>Irimia M, Weatheritt RJ, Ellis JD, Parikshak NN, Gonatopoulos-Pournatzis T, Babor M, et al. A highly conserved program of neuronal microexons is misregulated in autistic brains. Cell. 2014;159: 1511–1523. doi:10.1016/j.cell.2014.11.035</w:delText>
        </w:r>
      </w:del>
    </w:p>
    <w:p w14:paraId="4366B29D" w14:textId="02F5D227" w:rsidR="005D6F09" w:rsidRPr="005D7F5A" w:rsidDel="005D7F5A" w:rsidRDefault="005D6F09" w:rsidP="005D6F09">
      <w:pPr>
        <w:pStyle w:val="Irodalomjegyzk"/>
        <w:spacing w:after="120"/>
        <w:jc w:val="both"/>
        <w:rPr>
          <w:del w:id="137" w:author="kakukb.biotech@gmail.com" w:date="2025-02-21T10:21:00Z"/>
          <w:rFonts w:ascii="Times New Roman" w:hAnsi="Times New Roman" w:cs="Times New Roman"/>
          <w:sz w:val="24"/>
          <w:lang w:val="en-US"/>
          <w:rPrChange w:id="138" w:author="kakukb.biotech@gmail.com" w:date="2025-02-21T10:21:00Z">
            <w:rPr>
              <w:del w:id="139" w:author="kakukb.biotech@gmail.com" w:date="2025-02-21T10:21:00Z"/>
              <w:rFonts w:ascii="Times New Roman" w:hAnsi="Times New Roman" w:cs="Times New Roman"/>
              <w:sz w:val="24"/>
              <w:lang w:val="en-US"/>
            </w:rPr>
          </w:rPrChange>
        </w:rPr>
      </w:pPr>
      <w:del w:id="140" w:author="kakukb.biotech@gmail.com" w:date="2025-02-21T10:21:00Z">
        <w:r w:rsidRPr="005D7F5A" w:rsidDel="005D7F5A">
          <w:rPr>
            <w:rFonts w:ascii="Times New Roman" w:hAnsi="Times New Roman" w:cs="Times New Roman"/>
            <w:sz w:val="24"/>
            <w:lang w:val="en-US"/>
            <w:rPrChange w:id="141" w:author="kakukb.biotech@gmail.com" w:date="2025-02-21T10:21:00Z">
              <w:rPr>
                <w:rFonts w:ascii="Times New Roman" w:hAnsi="Times New Roman" w:cs="Times New Roman"/>
                <w:sz w:val="24"/>
                <w:lang w:val="en-US"/>
              </w:rPr>
            </w:rPrChange>
          </w:rPr>
          <w:delText xml:space="preserve">15. </w:delText>
        </w:r>
        <w:r w:rsidRPr="005D7F5A" w:rsidDel="005D7F5A">
          <w:rPr>
            <w:rFonts w:ascii="Times New Roman" w:hAnsi="Times New Roman" w:cs="Times New Roman"/>
            <w:sz w:val="24"/>
            <w:lang w:val="en-US"/>
            <w:rPrChange w:id="142" w:author="kakukb.biotech@gmail.com" w:date="2025-02-21T10:21:00Z">
              <w:rPr>
                <w:rFonts w:ascii="Times New Roman" w:hAnsi="Times New Roman" w:cs="Times New Roman"/>
                <w:sz w:val="24"/>
                <w:lang w:val="en-US"/>
              </w:rPr>
            </w:rPrChange>
          </w:rPr>
          <w:tab/>
          <w:delText>Tombácz D, Csabai Z, Oláh P, Balázs Z, Likó I, Zsigmond L, et al. Full-Length Isoform Sequencing Reveals Novel Transcripts and Substantial Transcriptional Overlaps in a Herpesvirus. PLOS ONE. 2016;11: e0162868. doi:10.1371/journal.pone.0162868</w:delText>
        </w:r>
      </w:del>
    </w:p>
    <w:p w14:paraId="55DF033B" w14:textId="19E63125" w:rsidR="005D6F09" w:rsidRPr="005D7F5A" w:rsidDel="005D7F5A" w:rsidRDefault="005D6F09" w:rsidP="005D6F09">
      <w:pPr>
        <w:pStyle w:val="Irodalomjegyzk"/>
        <w:spacing w:after="120"/>
        <w:jc w:val="both"/>
        <w:rPr>
          <w:del w:id="143" w:author="kakukb.biotech@gmail.com" w:date="2025-02-21T10:21:00Z"/>
          <w:rFonts w:ascii="Times New Roman" w:hAnsi="Times New Roman" w:cs="Times New Roman"/>
          <w:sz w:val="24"/>
          <w:lang w:val="en-US"/>
          <w:rPrChange w:id="144" w:author="kakukb.biotech@gmail.com" w:date="2025-02-21T10:21:00Z">
            <w:rPr>
              <w:del w:id="145" w:author="kakukb.biotech@gmail.com" w:date="2025-02-21T10:21:00Z"/>
              <w:rFonts w:ascii="Times New Roman" w:hAnsi="Times New Roman" w:cs="Times New Roman"/>
              <w:sz w:val="24"/>
              <w:lang w:val="en-US"/>
            </w:rPr>
          </w:rPrChange>
        </w:rPr>
      </w:pPr>
      <w:del w:id="146" w:author="kakukb.biotech@gmail.com" w:date="2025-02-21T10:21:00Z">
        <w:r w:rsidRPr="005D7F5A" w:rsidDel="005D7F5A">
          <w:rPr>
            <w:rFonts w:ascii="Times New Roman" w:hAnsi="Times New Roman" w:cs="Times New Roman"/>
            <w:sz w:val="24"/>
            <w:lang w:val="en-US"/>
            <w:rPrChange w:id="147" w:author="kakukb.biotech@gmail.com" w:date="2025-02-21T10:21:00Z">
              <w:rPr>
                <w:rFonts w:ascii="Times New Roman" w:hAnsi="Times New Roman" w:cs="Times New Roman"/>
                <w:sz w:val="24"/>
                <w:lang w:val="en-US"/>
              </w:rPr>
            </w:rPrChange>
          </w:rPr>
          <w:delText xml:space="preserve">16. </w:delText>
        </w:r>
        <w:r w:rsidRPr="005D7F5A" w:rsidDel="005D7F5A">
          <w:rPr>
            <w:rFonts w:ascii="Times New Roman" w:hAnsi="Times New Roman" w:cs="Times New Roman"/>
            <w:sz w:val="24"/>
            <w:lang w:val="en-US"/>
            <w:rPrChange w:id="148" w:author="kakukb.biotech@gmail.com" w:date="2025-02-21T10:21:00Z">
              <w:rPr>
                <w:rFonts w:ascii="Times New Roman" w:hAnsi="Times New Roman" w:cs="Times New Roman"/>
                <w:sz w:val="24"/>
                <w:lang w:val="en-US"/>
              </w:rPr>
            </w:rPrChange>
          </w:rPr>
          <w:tab/>
          <w:delText>Moldován N, Tombácz D, Szűcs A, Csabai Z, Snyder M, Boldogkői Z. Multi-Platform Sequencing Approach Reveals a Novel Transcriptome Profile in Pseudorabies Virus. Frontiers in Microbiology. 2018;8. https://www.frontiersin.org/articles/10.3389/fmicb.2017.02708</w:delText>
        </w:r>
      </w:del>
    </w:p>
    <w:p w14:paraId="678BD23C" w14:textId="1DA9C22B" w:rsidR="005D6F09" w:rsidRPr="005D7F5A" w:rsidDel="005D7F5A" w:rsidRDefault="005D6F09" w:rsidP="005D6F09">
      <w:pPr>
        <w:pStyle w:val="Irodalomjegyzk"/>
        <w:spacing w:after="120"/>
        <w:jc w:val="both"/>
        <w:rPr>
          <w:del w:id="149" w:author="kakukb.biotech@gmail.com" w:date="2025-02-21T10:21:00Z"/>
          <w:rFonts w:ascii="Times New Roman" w:hAnsi="Times New Roman" w:cs="Times New Roman"/>
          <w:sz w:val="24"/>
          <w:lang w:val="en-US"/>
          <w:rPrChange w:id="150" w:author="kakukb.biotech@gmail.com" w:date="2025-02-21T10:21:00Z">
            <w:rPr>
              <w:del w:id="151" w:author="kakukb.biotech@gmail.com" w:date="2025-02-21T10:21:00Z"/>
              <w:rFonts w:ascii="Times New Roman" w:hAnsi="Times New Roman" w:cs="Times New Roman"/>
              <w:sz w:val="24"/>
              <w:lang w:val="en-US"/>
            </w:rPr>
          </w:rPrChange>
        </w:rPr>
      </w:pPr>
      <w:del w:id="152" w:author="kakukb.biotech@gmail.com" w:date="2025-02-21T10:21:00Z">
        <w:r w:rsidRPr="005D7F5A" w:rsidDel="005D7F5A">
          <w:rPr>
            <w:rFonts w:ascii="Times New Roman" w:hAnsi="Times New Roman" w:cs="Times New Roman"/>
            <w:sz w:val="24"/>
            <w:lang w:val="en-US"/>
            <w:rPrChange w:id="153" w:author="kakukb.biotech@gmail.com" w:date="2025-02-21T10:21:00Z">
              <w:rPr>
                <w:rFonts w:ascii="Times New Roman" w:hAnsi="Times New Roman" w:cs="Times New Roman"/>
                <w:sz w:val="24"/>
                <w:lang w:val="en-US"/>
              </w:rPr>
            </w:rPrChange>
          </w:rPr>
          <w:delText xml:space="preserve">17. </w:delText>
        </w:r>
        <w:r w:rsidRPr="005D7F5A" w:rsidDel="005D7F5A">
          <w:rPr>
            <w:rFonts w:ascii="Times New Roman" w:hAnsi="Times New Roman" w:cs="Times New Roman"/>
            <w:sz w:val="24"/>
            <w:lang w:val="en-US"/>
            <w:rPrChange w:id="154" w:author="kakukb.biotech@gmail.com" w:date="2025-02-21T10:21:00Z">
              <w:rPr>
                <w:rFonts w:ascii="Times New Roman" w:hAnsi="Times New Roman" w:cs="Times New Roman"/>
                <w:sz w:val="24"/>
                <w:lang w:val="en-US"/>
              </w:rPr>
            </w:rPrChange>
          </w:rPr>
          <w:tab/>
          <w:delText>Tombácz D, Moldován N, Balázs Z, Gulyás G, Csabai Z, Boldogkői M, et al. Multiple Long-Read Sequencing Survey of Herpes Simplex Virus Dynamic Transcriptome. Front Genet. 2019;10: 834. doi:10.3389/fgene.2019.00834</w:delText>
        </w:r>
      </w:del>
    </w:p>
    <w:p w14:paraId="7A0D45E6" w14:textId="25904D8C" w:rsidR="005D6F09" w:rsidRPr="005D7F5A" w:rsidDel="005D7F5A" w:rsidRDefault="005D6F09" w:rsidP="005D6F09">
      <w:pPr>
        <w:pStyle w:val="Irodalomjegyzk"/>
        <w:spacing w:after="120"/>
        <w:jc w:val="both"/>
        <w:rPr>
          <w:del w:id="155" w:author="kakukb.biotech@gmail.com" w:date="2025-02-21T10:21:00Z"/>
          <w:rFonts w:ascii="Times New Roman" w:hAnsi="Times New Roman" w:cs="Times New Roman"/>
          <w:sz w:val="24"/>
          <w:lang w:val="en-US"/>
          <w:rPrChange w:id="156" w:author="kakukb.biotech@gmail.com" w:date="2025-02-21T10:21:00Z">
            <w:rPr>
              <w:del w:id="157" w:author="kakukb.biotech@gmail.com" w:date="2025-02-21T10:21:00Z"/>
              <w:rFonts w:ascii="Times New Roman" w:hAnsi="Times New Roman" w:cs="Times New Roman"/>
              <w:sz w:val="24"/>
              <w:lang w:val="en-US"/>
            </w:rPr>
          </w:rPrChange>
        </w:rPr>
      </w:pPr>
      <w:del w:id="158" w:author="kakukb.biotech@gmail.com" w:date="2025-02-21T10:21:00Z">
        <w:r w:rsidRPr="005D7F5A" w:rsidDel="005D7F5A">
          <w:rPr>
            <w:rFonts w:ascii="Times New Roman" w:hAnsi="Times New Roman" w:cs="Times New Roman"/>
            <w:sz w:val="24"/>
            <w:lang w:val="en-US"/>
            <w:rPrChange w:id="159" w:author="kakukb.biotech@gmail.com" w:date="2025-02-21T10:21:00Z">
              <w:rPr>
                <w:rFonts w:ascii="Times New Roman" w:hAnsi="Times New Roman" w:cs="Times New Roman"/>
                <w:sz w:val="24"/>
                <w:lang w:val="en-US"/>
              </w:rPr>
            </w:rPrChange>
          </w:rPr>
          <w:delText xml:space="preserve">18. </w:delText>
        </w:r>
        <w:r w:rsidRPr="005D7F5A" w:rsidDel="005D7F5A">
          <w:rPr>
            <w:rFonts w:ascii="Times New Roman" w:hAnsi="Times New Roman" w:cs="Times New Roman"/>
            <w:sz w:val="24"/>
            <w:lang w:val="en-US"/>
            <w:rPrChange w:id="160" w:author="kakukb.biotech@gmail.com" w:date="2025-02-21T10:21:00Z">
              <w:rPr>
                <w:rFonts w:ascii="Times New Roman" w:hAnsi="Times New Roman" w:cs="Times New Roman"/>
                <w:sz w:val="24"/>
                <w:lang w:val="en-US"/>
              </w:rPr>
            </w:rPrChange>
          </w:rPr>
          <w:tab/>
          <w:delText>Balázs Z, Tombácz D, Csabai Z, Moldován N, Snyder M, Boldogkői Z. Template-switching artifacts resemble alternative polyadenylation. BMC Genomics. 2019;20: 824. doi:10.1186/s12864-019-6199-7</w:delText>
        </w:r>
      </w:del>
    </w:p>
    <w:p w14:paraId="6A3F7D4A" w14:textId="314BA2D2" w:rsidR="005D6F09" w:rsidRPr="005D7F5A" w:rsidDel="005D7F5A" w:rsidRDefault="005D6F09" w:rsidP="005D6F09">
      <w:pPr>
        <w:pStyle w:val="Irodalomjegyzk"/>
        <w:spacing w:after="120"/>
        <w:jc w:val="both"/>
        <w:rPr>
          <w:del w:id="161" w:author="kakukb.biotech@gmail.com" w:date="2025-02-21T10:21:00Z"/>
          <w:rFonts w:ascii="Times New Roman" w:hAnsi="Times New Roman" w:cs="Times New Roman"/>
          <w:sz w:val="24"/>
          <w:lang w:val="en-US"/>
          <w:rPrChange w:id="162" w:author="kakukb.biotech@gmail.com" w:date="2025-02-21T10:21:00Z">
            <w:rPr>
              <w:del w:id="163" w:author="kakukb.biotech@gmail.com" w:date="2025-02-21T10:21:00Z"/>
              <w:rFonts w:ascii="Times New Roman" w:hAnsi="Times New Roman" w:cs="Times New Roman"/>
              <w:sz w:val="24"/>
              <w:lang w:val="en-US"/>
            </w:rPr>
          </w:rPrChange>
        </w:rPr>
      </w:pPr>
      <w:del w:id="164" w:author="kakukb.biotech@gmail.com" w:date="2025-02-21T10:21:00Z">
        <w:r w:rsidRPr="005D7F5A" w:rsidDel="005D7F5A">
          <w:rPr>
            <w:rFonts w:ascii="Times New Roman" w:hAnsi="Times New Roman" w:cs="Times New Roman"/>
            <w:sz w:val="24"/>
            <w:lang w:val="en-US"/>
            <w:rPrChange w:id="165" w:author="kakukb.biotech@gmail.com" w:date="2025-02-21T10:21:00Z">
              <w:rPr>
                <w:rFonts w:ascii="Times New Roman" w:hAnsi="Times New Roman" w:cs="Times New Roman"/>
                <w:sz w:val="24"/>
                <w:lang w:val="en-US"/>
              </w:rPr>
            </w:rPrChange>
          </w:rPr>
          <w:delText xml:space="preserve">19. </w:delText>
        </w:r>
        <w:r w:rsidRPr="005D7F5A" w:rsidDel="005D7F5A">
          <w:rPr>
            <w:rFonts w:ascii="Times New Roman" w:hAnsi="Times New Roman" w:cs="Times New Roman"/>
            <w:sz w:val="24"/>
            <w:lang w:val="en-US"/>
            <w:rPrChange w:id="166" w:author="kakukb.biotech@gmail.com" w:date="2025-02-21T10:21:00Z">
              <w:rPr>
                <w:rFonts w:ascii="Times New Roman" w:hAnsi="Times New Roman" w:cs="Times New Roman"/>
                <w:sz w:val="24"/>
                <w:lang w:val="en-US"/>
              </w:rPr>
            </w:rPrChange>
          </w:rPr>
          <w:tab/>
          <w:delText>Torma G, Tombácz D, Moldován N, Fülöp Á, Prazsák I, Csabai Z, et al. Dual isoform sequencing reveals complex transcriptomic and epitranscriptomic landscapes of a prototype baculovirus. Sci Rep. 2022;12: 1291. doi:10.1038/s41598-022-05457-8</w:delText>
        </w:r>
      </w:del>
    </w:p>
    <w:p w14:paraId="20B68016" w14:textId="5F1EC7A8" w:rsidR="005D6F09" w:rsidRPr="005D7F5A" w:rsidDel="005D7F5A" w:rsidRDefault="005D6F09" w:rsidP="005D6F09">
      <w:pPr>
        <w:pStyle w:val="Irodalomjegyzk"/>
        <w:spacing w:after="120"/>
        <w:jc w:val="both"/>
        <w:rPr>
          <w:del w:id="167" w:author="kakukb.biotech@gmail.com" w:date="2025-02-21T10:21:00Z"/>
          <w:rFonts w:ascii="Times New Roman" w:hAnsi="Times New Roman" w:cs="Times New Roman"/>
          <w:sz w:val="24"/>
          <w:lang w:val="en-US"/>
          <w:rPrChange w:id="168" w:author="kakukb.biotech@gmail.com" w:date="2025-02-21T10:21:00Z">
            <w:rPr>
              <w:del w:id="169" w:author="kakukb.biotech@gmail.com" w:date="2025-02-21T10:21:00Z"/>
              <w:rFonts w:ascii="Times New Roman" w:hAnsi="Times New Roman" w:cs="Times New Roman"/>
              <w:sz w:val="24"/>
              <w:lang w:val="en-US"/>
            </w:rPr>
          </w:rPrChange>
        </w:rPr>
      </w:pPr>
      <w:del w:id="170" w:author="kakukb.biotech@gmail.com" w:date="2025-02-21T10:21:00Z">
        <w:r w:rsidRPr="005D7F5A" w:rsidDel="005D7F5A">
          <w:rPr>
            <w:rFonts w:ascii="Times New Roman" w:hAnsi="Times New Roman" w:cs="Times New Roman"/>
            <w:sz w:val="24"/>
            <w:lang w:val="en-US"/>
            <w:rPrChange w:id="171" w:author="kakukb.biotech@gmail.com" w:date="2025-02-21T10:21:00Z">
              <w:rPr>
                <w:rFonts w:ascii="Times New Roman" w:hAnsi="Times New Roman" w:cs="Times New Roman"/>
                <w:sz w:val="24"/>
                <w:lang w:val="en-US"/>
              </w:rPr>
            </w:rPrChange>
          </w:rPr>
          <w:delText xml:space="preserve">20. </w:delText>
        </w:r>
        <w:r w:rsidRPr="005D7F5A" w:rsidDel="005D7F5A">
          <w:rPr>
            <w:rFonts w:ascii="Times New Roman" w:hAnsi="Times New Roman" w:cs="Times New Roman"/>
            <w:sz w:val="24"/>
            <w:lang w:val="en-US"/>
            <w:rPrChange w:id="172" w:author="kakukb.biotech@gmail.com" w:date="2025-02-21T10:21:00Z">
              <w:rPr>
                <w:rFonts w:ascii="Times New Roman" w:hAnsi="Times New Roman" w:cs="Times New Roman"/>
                <w:sz w:val="24"/>
                <w:lang w:val="en-US"/>
              </w:rPr>
            </w:rPrChange>
          </w:rPr>
          <w:tab/>
          <w:delText>O’Grady T, Wang X, Höner zu Bentrup K, Baddoo M, Concha M, Flemington EK. Global transcript structure resolution of high gene density genomes through multi-platform data integration. Nucleic Acids Research. 2016;44: e145. doi:10.1093/nar/gkw629</w:delText>
        </w:r>
      </w:del>
    </w:p>
    <w:p w14:paraId="145C9DAB" w14:textId="44A8A42F" w:rsidR="005D6F09" w:rsidRPr="005D7F5A" w:rsidDel="005D7F5A" w:rsidRDefault="005D6F09" w:rsidP="005D6F09">
      <w:pPr>
        <w:pStyle w:val="Irodalomjegyzk"/>
        <w:spacing w:after="120"/>
        <w:jc w:val="both"/>
        <w:rPr>
          <w:del w:id="173" w:author="kakukb.biotech@gmail.com" w:date="2025-02-21T10:21:00Z"/>
          <w:rFonts w:ascii="Times New Roman" w:hAnsi="Times New Roman" w:cs="Times New Roman"/>
          <w:sz w:val="24"/>
          <w:lang w:val="en-US"/>
          <w:rPrChange w:id="174" w:author="kakukb.biotech@gmail.com" w:date="2025-02-21T10:21:00Z">
            <w:rPr>
              <w:del w:id="175" w:author="kakukb.biotech@gmail.com" w:date="2025-02-21T10:21:00Z"/>
              <w:rFonts w:ascii="Times New Roman" w:hAnsi="Times New Roman" w:cs="Times New Roman"/>
              <w:sz w:val="24"/>
              <w:lang w:val="en-US"/>
            </w:rPr>
          </w:rPrChange>
        </w:rPr>
      </w:pPr>
      <w:del w:id="176" w:author="kakukb.biotech@gmail.com" w:date="2025-02-21T10:21:00Z">
        <w:r w:rsidRPr="005D7F5A" w:rsidDel="005D7F5A">
          <w:rPr>
            <w:rFonts w:ascii="Times New Roman" w:hAnsi="Times New Roman" w:cs="Times New Roman"/>
            <w:sz w:val="24"/>
            <w:lang w:val="en-US"/>
            <w:rPrChange w:id="177" w:author="kakukb.biotech@gmail.com" w:date="2025-02-21T10:21:00Z">
              <w:rPr>
                <w:rFonts w:ascii="Times New Roman" w:hAnsi="Times New Roman" w:cs="Times New Roman"/>
                <w:sz w:val="24"/>
                <w:lang w:val="en-US"/>
              </w:rPr>
            </w:rPrChange>
          </w:rPr>
          <w:delText xml:space="preserve">21. </w:delText>
        </w:r>
        <w:r w:rsidRPr="005D7F5A" w:rsidDel="005D7F5A">
          <w:rPr>
            <w:rFonts w:ascii="Times New Roman" w:hAnsi="Times New Roman" w:cs="Times New Roman"/>
            <w:sz w:val="24"/>
            <w:lang w:val="en-US"/>
            <w:rPrChange w:id="178" w:author="kakukb.biotech@gmail.com" w:date="2025-02-21T10:21:00Z">
              <w:rPr>
                <w:rFonts w:ascii="Times New Roman" w:hAnsi="Times New Roman" w:cs="Times New Roman"/>
                <w:sz w:val="24"/>
                <w:lang w:val="en-US"/>
              </w:rPr>
            </w:rPrChange>
          </w:rPr>
          <w:tab/>
          <w:delText>Balázs Z, Tombácz D, Szűcs A, Snyder M, Boldogkői Z. Long-read sequencing of the human cytomegalovirus transcriptome with the Pacific Biosciences RSII platform. Sci Data. 2017;4: 170194. doi:10.1038/sdata.2017.194</w:delText>
        </w:r>
      </w:del>
    </w:p>
    <w:p w14:paraId="40195C26" w14:textId="43596888" w:rsidR="005D6F09" w:rsidRPr="005D7F5A" w:rsidDel="005D7F5A" w:rsidRDefault="005D6F09" w:rsidP="005D6F09">
      <w:pPr>
        <w:pStyle w:val="Irodalomjegyzk"/>
        <w:spacing w:after="120"/>
        <w:jc w:val="both"/>
        <w:rPr>
          <w:del w:id="179" w:author="kakukb.biotech@gmail.com" w:date="2025-02-21T10:21:00Z"/>
          <w:rFonts w:ascii="Times New Roman" w:hAnsi="Times New Roman" w:cs="Times New Roman"/>
          <w:sz w:val="24"/>
          <w:lang w:val="en-US"/>
          <w:rPrChange w:id="180" w:author="kakukb.biotech@gmail.com" w:date="2025-02-21T10:21:00Z">
            <w:rPr>
              <w:del w:id="181" w:author="kakukb.biotech@gmail.com" w:date="2025-02-21T10:21:00Z"/>
              <w:rFonts w:ascii="Times New Roman" w:hAnsi="Times New Roman" w:cs="Times New Roman"/>
              <w:sz w:val="24"/>
              <w:lang w:val="en-US"/>
            </w:rPr>
          </w:rPrChange>
        </w:rPr>
      </w:pPr>
      <w:del w:id="182" w:author="kakukb.biotech@gmail.com" w:date="2025-02-21T10:21:00Z">
        <w:r w:rsidRPr="005D7F5A" w:rsidDel="005D7F5A">
          <w:rPr>
            <w:rFonts w:ascii="Times New Roman" w:hAnsi="Times New Roman" w:cs="Times New Roman"/>
            <w:sz w:val="24"/>
            <w:lang w:val="en-US"/>
            <w:rPrChange w:id="183" w:author="kakukb.biotech@gmail.com" w:date="2025-02-21T10:21:00Z">
              <w:rPr>
                <w:rFonts w:ascii="Times New Roman" w:hAnsi="Times New Roman" w:cs="Times New Roman"/>
                <w:sz w:val="24"/>
                <w:lang w:val="en-US"/>
              </w:rPr>
            </w:rPrChange>
          </w:rPr>
          <w:delText xml:space="preserve">22. </w:delText>
        </w:r>
        <w:r w:rsidRPr="005D7F5A" w:rsidDel="005D7F5A">
          <w:rPr>
            <w:rFonts w:ascii="Times New Roman" w:hAnsi="Times New Roman" w:cs="Times New Roman"/>
            <w:sz w:val="24"/>
            <w:lang w:val="en-US"/>
            <w:rPrChange w:id="184" w:author="kakukb.biotech@gmail.com" w:date="2025-02-21T10:21:00Z">
              <w:rPr>
                <w:rFonts w:ascii="Times New Roman" w:hAnsi="Times New Roman" w:cs="Times New Roman"/>
                <w:sz w:val="24"/>
                <w:lang w:val="en-US"/>
              </w:rPr>
            </w:rPrChange>
          </w:rPr>
          <w:tab/>
          <w:delText>Prazsák I, Moldován N, Balázs Z, Tombácz D, Megyeri K, Szűcs A, et al. Long-read sequencing uncovers a complex transcriptome topology in varicella zoster virus. BMC Genomics. 2018;19: 873. doi:10.1186/s12864-018-5267-8</w:delText>
        </w:r>
      </w:del>
    </w:p>
    <w:p w14:paraId="27F0EC08" w14:textId="1823E0FC" w:rsidR="005D6F09" w:rsidRPr="005D7F5A" w:rsidDel="005D7F5A" w:rsidRDefault="005D6F09" w:rsidP="005D6F09">
      <w:pPr>
        <w:pStyle w:val="Irodalomjegyzk"/>
        <w:spacing w:after="120"/>
        <w:jc w:val="both"/>
        <w:rPr>
          <w:del w:id="185" w:author="kakukb.biotech@gmail.com" w:date="2025-02-21T10:21:00Z"/>
          <w:rFonts w:ascii="Times New Roman" w:hAnsi="Times New Roman" w:cs="Times New Roman"/>
          <w:sz w:val="24"/>
          <w:lang w:val="en-US"/>
          <w:rPrChange w:id="186" w:author="kakukb.biotech@gmail.com" w:date="2025-02-21T10:21:00Z">
            <w:rPr>
              <w:del w:id="187" w:author="kakukb.biotech@gmail.com" w:date="2025-02-21T10:21:00Z"/>
              <w:rFonts w:ascii="Times New Roman" w:hAnsi="Times New Roman" w:cs="Times New Roman"/>
              <w:sz w:val="24"/>
              <w:lang w:val="en-US"/>
            </w:rPr>
          </w:rPrChange>
        </w:rPr>
      </w:pPr>
      <w:del w:id="188" w:author="kakukb.biotech@gmail.com" w:date="2025-02-21T10:21:00Z">
        <w:r w:rsidRPr="005D7F5A" w:rsidDel="005D7F5A">
          <w:rPr>
            <w:rFonts w:ascii="Times New Roman" w:hAnsi="Times New Roman" w:cs="Times New Roman"/>
            <w:sz w:val="24"/>
            <w:lang w:val="en-US"/>
            <w:rPrChange w:id="189" w:author="kakukb.biotech@gmail.com" w:date="2025-02-21T10:21:00Z">
              <w:rPr>
                <w:rFonts w:ascii="Times New Roman" w:hAnsi="Times New Roman" w:cs="Times New Roman"/>
                <w:sz w:val="24"/>
                <w:lang w:val="en-US"/>
              </w:rPr>
            </w:rPrChange>
          </w:rPr>
          <w:delText xml:space="preserve">23. </w:delText>
        </w:r>
        <w:r w:rsidRPr="005D7F5A" w:rsidDel="005D7F5A">
          <w:rPr>
            <w:rFonts w:ascii="Times New Roman" w:hAnsi="Times New Roman" w:cs="Times New Roman"/>
            <w:sz w:val="24"/>
            <w:lang w:val="en-US"/>
            <w:rPrChange w:id="190" w:author="kakukb.biotech@gmail.com" w:date="2025-02-21T10:21:00Z">
              <w:rPr>
                <w:rFonts w:ascii="Times New Roman" w:hAnsi="Times New Roman" w:cs="Times New Roman"/>
                <w:sz w:val="24"/>
                <w:lang w:val="en-US"/>
              </w:rPr>
            </w:rPrChange>
          </w:rPr>
          <w:tab/>
          <w:delText>Moldován N, Torma G, Gulyás G, Hornyák Á, Zádori Z, Jefferson VA, et al. Time-course profiling of bovine alphaherpesvirus 1.1 transcriptome using multiplatform sequencing. Sci Rep. 2020;10: 20496. doi:10.1038/s41598-020-77520-1</w:delText>
        </w:r>
      </w:del>
    </w:p>
    <w:p w14:paraId="609BBAA8" w14:textId="424208BF" w:rsidR="005D6F09" w:rsidRPr="005D7F5A" w:rsidDel="005D7F5A" w:rsidRDefault="005D6F09" w:rsidP="005D6F09">
      <w:pPr>
        <w:pStyle w:val="Irodalomjegyzk"/>
        <w:spacing w:after="120"/>
        <w:jc w:val="both"/>
        <w:rPr>
          <w:del w:id="191" w:author="kakukb.biotech@gmail.com" w:date="2025-02-21T10:21:00Z"/>
          <w:rFonts w:ascii="Times New Roman" w:hAnsi="Times New Roman" w:cs="Times New Roman"/>
          <w:sz w:val="24"/>
          <w:lang w:val="en-US"/>
          <w:rPrChange w:id="192" w:author="kakukb.biotech@gmail.com" w:date="2025-02-21T10:21:00Z">
            <w:rPr>
              <w:del w:id="193" w:author="kakukb.biotech@gmail.com" w:date="2025-02-21T10:21:00Z"/>
              <w:rFonts w:ascii="Times New Roman" w:hAnsi="Times New Roman" w:cs="Times New Roman"/>
              <w:sz w:val="24"/>
              <w:lang w:val="en-US"/>
            </w:rPr>
          </w:rPrChange>
        </w:rPr>
      </w:pPr>
      <w:del w:id="194" w:author="kakukb.biotech@gmail.com" w:date="2025-02-21T10:21:00Z">
        <w:r w:rsidRPr="005D7F5A" w:rsidDel="005D7F5A">
          <w:rPr>
            <w:rFonts w:ascii="Times New Roman" w:hAnsi="Times New Roman" w:cs="Times New Roman"/>
            <w:sz w:val="24"/>
            <w:lang w:val="en-US"/>
            <w:rPrChange w:id="195" w:author="kakukb.biotech@gmail.com" w:date="2025-02-21T10:21:00Z">
              <w:rPr>
                <w:rFonts w:ascii="Times New Roman" w:hAnsi="Times New Roman" w:cs="Times New Roman"/>
                <w:sz w:val="24"/>
                <w:lang w:val="en-US"/>
              </w:rPr>
            </w:rPrChange>
          </w:rPr>
          <w:delText xml:space="preserve">24. </w:delText>
        </w:r>
        <w:r w:rsidRPr="005D7F5A" w:rsidDel="005D7F5A">
          <w:rPr>
            <w:rFonts w:ascii="Times New Roman" w:hAnsi="Times New Roman" w:cs="Times New Roman"/>
            <w:sz w:val="24"/>
            <w:lang w:val="en-US"/>
            <w:rPrChange w:id="196" w:author="kakukb.biotech@gmail.com" w:date="2025-02-21T10:21:00Z">
              <w:rPr>
                <w:rFonts w:ascii="Times New Roman" w:hAnsi="Times New Roman" w:cs="Times New Roman"/>
                <w:sz w:val="24"/>
                <w:lang w:val="en-US"/>
              </w:rPr>
            </w:rPrChange>
          </w:rPr>
          <w:tab/>
          <w:delText>Depledge DP, Srinivas KP, Sadaoka T, Bready D, Mori Y, Placantonakis DG, et al. Direct RNA sequencing on nanopore arrays redefines the transcriptional complexity of a viral pathogen. Nat Commun. 2019;10: 754. doi:10.1038/s41467-019-08734-9</w:delText>
        </w:r>
      </w:del>
    </w:p>
    <w:p w14:paraId="5154B15F" w14:textId="5C04F336" w:rsidR="005D6F09" w:rsidRPr="005D7F5A" w:rsidDel="005D7F5A" w:rsidRDefault="005D6F09" w:rsidP="005D6F09">
      <w:pPr>
        <w:pStyle w:val="Irodalomjegyzk"/>
        <w:spacing w:after="120"/>
        <w:jc w:val="both"/>
        <w:rPr>
          <w:del w:id="197" w:author="kakukb.biotech@gmail.com" w:date="2025-02-21T10:21:00Z"/>
          <w:rFonts w:ascii="Times New Roman" w:hAnsi="Times New Roman" w:cs="Times New Roman"/>
          <w:sz w:val="24"/>
          <w:lang w:val="en-US"/>
          <w:rPrChange w:id="198" w:author="kakukb.biotech@gmail.com" w:date="2025-02-21T10:21:00Z">
            <w:rPr>
              <w:del w:id="199" w:author="kakukb.biotech@gmail.com" w:date="2025-02-21T10:21:00Z"/>
              <w:rFonts w:ascii="Times New Roman" w:hAnsi="Times New Roman" w:cs="Times New Roman"/>
              <w:sz w:val="24"/>
              <w:lang w:val="en-US"/>
            </w:rPr>
          </w:rPrChange>
        </w:rPr>
      </w:pPr>
      <w:del w:id="200" w:author="kakukb.biotech@gmail.com" w:date="2025-02-21T10:21:00Z">
        <w:r w:rsidRPr="005D7F5A" w:rsidDel="005D7F5A">
          <w:rPr>
            <w:rFonts w:ascii="Times New Roman" w:hAnsi="Times New Roman" w:cs="Times New Roman"/>
            <w:sz w:val="24"/>
            <w:lang w:val="en-US"/>
            <w:rPrChange w:id="201" w:author="kakukb.biotech@gmail.com" w:date="2025-02-21T10:21:00Z">
              <w:rPr>
                <w:rFonts w:ascii="Times New Roman" w:hAnsi="Times New Roman" w:cs="Times New Roman"/>
                <w:sz w:val="24"/>
                <w:lang w:val="en-US"/>
              </w:rPr>
            </w:rPrChange>
          </w:rPr>
          <w:delText xml:space="preserve">25. </w:delText>
        </w:r>
        <w:r w:rsidRPr="005D7F5A" w:rsidDel="005D7F5A">
          <w:rPr>
            <w:rFonts w:ascii="Times New Roman" w:hAnsi="Times New Roman" w:cs="Times New Roman"/>
            <w:sz w:val="24"/>
            <w:lang w:val="en-US"/>
            <w:rPrChange w:id="202" w:author="kakukb.biotech@gmail.com" w:date="2025-02-21T10:21:00Z">
              <w:rPr>
                <w:rFonts w:ascii="Times New Roman" w:hAnsi="Times New Roman" w:cs="Times New Roman"/>
                <w:sz w:val="24"/>
                <w:lang w:val="en-US"/>
              </w:rPr>
            </w:rPrChange>
          </w:rPr>
          <w:tab/>
          <w:delText>Whisnant AW, Jürges CS, Hennig T, Wyler E, Prusty B, Rutkowski AJ, et al. Integrative functional genomics decodes herpes simplex virus 1. Nat Commun. 2020;11: 2038. doi:10.1038/s41467-020-15992-5</w:delText>
        </w:r>
      </w:del>
    </w:p>
    <w:p w14:paraId="39256A65" w14:textId="4627DFDE" w:rsidR="005D6F09" w:rsidRPr="005D7F5A" w:rsidDel="005D7F5A" w:rsidRDefault="005D6F09" w:rsidP="005D6F09">
      <w:pPr>
        <w:pStyle w:val="Irodalomjegyzk"/>
        <w:spacing w:after="120"/>
        <w:jc w:val="both"/>
        <w:rPr>
          <w:del w:id="203" w:author="kakukb.biotech@gmail.com" w:date="2025-02-21T10:21:00Z"/>
          <w:rFonts w:ascii="Times New Roman" w:hAnsi="Times New Roman" w:cs="Times New Roman"/>
          <w:sz w:val="24"/>
          <w:lang w:val="en-US"/>
          <w:rPrChange w:id="204" w:author="kakukb.biotech@gmail.com" w:date="2025-02-21T10:21:00Z">
            <w:rPr>
              <w:del w:id="205" w:author="kakukb.biotech@gmail.com" w:date="2025-02-21T10:21:00Z"/>
              <w:rFonts w:ascii="Times New Roman" w:hAnsi="Times New Roman" w:cs="Times New Roman"/>
              <w:sz w:val="24"/>
              <w:lang w:val="en-US"/>
            </w:rPr>
          </w:rPrChange>
        </w:rPr>
      </w:pPr>
      <w:del w:id="206" w:author="kakukb.biotech@gmail.com" w:date="2025-02-21T10:21:00Z">
        <w:r w:rsidRPr="005D7F5A" w:rsidDel="005D7F5A">
          <w:rPr>
            <w:rFonts w:ascii="Times New Roman" w:hAnsi="Times New Roman" w:cs="Times New Roman"/>
            <w:sz w:val="24"/>
            <w:lang w:val="en-US"/>
            <w:rPrChange w:id="207" w:author="kakukb.biotech@gmail.com" w:date="2025-02-21T10:21:00Z">
              <w:rPr>
                <w:rFonts w:ascii="Times New Roman" w:hAnsi="Times New Roman" w:cs="Times New Roman"/>
                <w:sz w:val="24"/>
                <w:lang w:val="en-US"/>
              </w:rPr>
            </w:rPrChange>
          </w:rPr>
          <w:delText xml:space="preserve">26. </w:delText>
        </w:r>
        <w:r w:rsidRPr="005D7F5A" w:rsidDel="005D7F5A">
          <w:rPr>
            <w:rFonts w:ascii="Times New Roman" w:hAnsi="Times New Roman" w:cs="Times New Roman"/>
            <w:sz w:val="24"/>
            <w:lang w:val="en-US"/>
            <w:rPrChange w:id="208" w:author="kakukb.biotech@gmail.com" w:date="2025-02-21T10:21:00Z">
              <w:rPr>
                <w:rFonts w:ascii="Times New Roman" w:hAnsi="Times New Roman" w:cs="Times New Roman"/>
                <w:sz w:val="24"/>
                <w:lang w:val="en-US"/>
              </w:rPr>
            </w:rPrChange>
          </w:rPr>
          <w:tab/>
          <w:delText>Braspenning SE, Sadaoka T, Breuer J, Verjans GMGM, Ouwendijk WJD, Depledge DP. Decoding the Architecture of the Varicella-Zoster Virus Transcriptome. mBio. 2020;11: e01568-20. doi:10.1128/mBio.01568-20</w:delText>
        </w:r>
      </w:del>
    </w:p>
    <w:p w14:paraId="6B6F7935" w14:textId="1A23BBC3" w:rsidR="005D6F09" w:rsidRPr="005D7F5A" w:rsidDel="005D7F5A" w:rsidRDefault="005D6F09" w:rsidP="005D6F09">
      <w:pPr>
        <w:pStyle w:val="Irodalomjegyzk"/>
        <w:spacing w:after="120"/>
        <w:jc w:val="both"/>
        <w:rPr>
          <w:del w:id="209" w:author="kakukb.biotech@gmail.com" w:date="2025-02-21T10:21:00Z"/>
          <w:rFonts w:ascii="Times New Roman" w:hAnsi="Times New Roman" w:cs="Times New Roman"/>
          <w:sz w:val="24"/>
          <w:lang w:val="en-US"/>
          <w:rPrChange w:id="210" w:author="kakukb.biotech@gmail.com" w:date="2025-02-21T10:21:00Z">
            <w:rPr>
              <w:del w:id="211" w:author="kakukb.biotech@gmail.com" w:date="2025-02-21T10:21:00Z"/>
              <w:rFonts w:ascii="Times New Roman" w:hAnsi="Times New Roman" w:cs="Times New Roman"/>
              <w:sz w:val="24"/>
              <w:lang w:val="en-US"/>
            </w:rPr>
          </w:rPrChange>
        </w:rPr>
      </w:pPr>
      <w:del w:id="212" w:author="kakukb.biotech@gmail.com" w:date="2025-02-21T10:21:00Z">
        <w:r w:rsidRPr="005D7F5A" w:rsidDel="005D7F5A">
          <w:rPr>
            <w:rFonts w:ascii="Times New Roman" w:hAnsi="Times New Roman" w:cs="Times New Roman"/>
            <w:sz w:val="24"/>
            <w:lang w:val="en-US"/>
            <w:rPrChange w:id="213" w:author="kakukb.biotech@gmail.com" w:date="2025-02-21T10:21:00Z">
              <w:rPr>
                <w:rFonts w:ascii="Times New Roman" w:hAnsi="Times New Roman" w:cs="Times New Roman"/>
                <w:sz w:val="24"/>
                <w:lang w:val="en-US"/>
              </w:rPr>
            </w:rPrChange>
          </w:rPr>
          <w:delText xml:space="preserve">27. </w:delText>
        </w:r>
        <w:r w:rsidRPr="005D7F5A" w:rsidDel="005D7F5A">
          <w:rPr>
            <w:rFonts w:ascii="Times New Roman" w:hAnsi="Times New Roman" w:cs="Times New Roman"/>
            <w:sz w:val="24"/>
            <w:lang w:val="en-US"/>
            <w:rPrChange w:id="214" w:author="kakukb.biotech@gmail.com" w:date="2025-02-21T10:21:00Z">
              <w:rPr>
                <w:rFonts w:ascii="Times New Roman" w:hAnsi="Times New Roman" w:cs="Times New Roman"/>
                <w:sz w:val="24"/>
                <w:lang w:val="en-US"/>
              </w:rPr>
            </w:rPrChange>
          </w:rPr>
          <w:tab/>
          <w:delText>Rozman B, Nachshon A, Levi Samia R, Lavi M, Schwartz M, Stern-Ginossar N. Temporal dynamics of HCMV gene expression in lytic and latent infections. Cell Reports. 2022;39: 110653. doi:10.1016/j.celrep.2022.110653</w:delText>
        </w:r>
      </w:del>
    </w:p>
    <w:p w14:paraId="2E89E243" w14:textId="5512A986" w:rsidR="005D6F09" w:rsidRPr="005D7F5A" w:rsidDel="005D7F5A" w:rsidRDefault="005D6F09" w:rsidP="005D6F09">
      <w:pPr>
        <w:pStyle w:val="Irodalomjegyzk"/>
        <w:spacing w:after="120"/>
        <w:jc w:val="both"/>
        <w:rPr>
          <w:del w:id="215" w:author="kakukb.biotech@gmail.com" w:date="2025-02-21T10:21:00Z"/>
          <w:rFonts w:ascii="Times New Roman" w:hAnsi="Times New Roman" w:cs="Times New Roman"/>
          <w:sz w:val="24"/>
          <w:lang w:val="en-US"/>
          <w:rPrChange w:id="216" w:author="kakukb.biotech@gmail.com" w:date="2025-02-21T10:21:00Z">
            <w:rPr>
              <w:del w:id="217" w:author="kakukb.biotech@gmail.com" w:date="2025-02-21T10:21:00Z"/>
              <w:rFonts w:ascii="Times New Roman" w:hAnsi="Times New Roman" w:cs="Times New Roman"/>
              <w:sz w:val="24"/>
              <w:lang w:val="en-US"/>
            </w:rPr>
          </w:rPrChange>
        </w:rPr>
      </w:pPr>
      <w:del w:id="218" w:author="kakukb.biotech@gmail.com" w:date="2025-02-21T10:21:00Z">
        <w:r w:rsidRPr="005D7F5A" w:rsidDel="005D7F5A">
          <w:rPr>
            <w:rFonts w:ascii="Times New Roman" w:hAnsi="Times New Roman" w:cs="Times New Roman"/>
            <w:sz w:val="24"/>
            <w:lang w:val="en-US"/>
            <w:rPrChange w:id="219" w:author="kakukb.biotech@gmail.com" w:date="2025-02-21T10:21:00Z">
              <w:rPr>
                <w:rFonts w:ascii="Times New Roman" w:hAnsi="Times New Roman" w:cs="Times New Roman"/>
                <w:sz w:val="24"/>
                <w:lang w:val="en-US"/>
              </w:rPr>
            </w:rPrChange>
          </w:rPr>
          <w:delText xml:space="preserve">28. </w:delText>
        </w:r>
        <w:r w:rsidRPr="005D7F5A" w:rsidDel="005D7F5A">
          <w:rPr>
            <w:rFonts w:ascii="Times New Roman" w:hAnsi="Times New Roman" w:cs="Times New Roman"/>
            <w:sz w:val="24"/>
            <w:lang w:val="en-US"/>
            <w:rPrChange w:id="220" w:author="kakukb.biotech@gmail.com" w:date="2025-02-21T10:21:00Z">
              <w:rPr>
                <w:rFonts w:ascii="Times New Roman" w:hAnsi="Times New Roman" w:cs="Times New Roman"/>
                <w:sz w:val="24"/>
                <w:lang w:val="en-US"/>
              </w:rPr>
            </w:rPrChange>
          </w:rPr>
          <w:tab/>
          <w:delText>Tombácz D, Torma G, Gulyás G, Fülöp Á, Dörmő Á, Prazsák I, et al. Hybrid sequencing discloses unique aspects of the transcriptomic architecture in equid alphaherpesvirus 1. Heliyon. 2023;9: e17716. doi:10.1016/j.heliyon.2023.e17716</w:delText>
        </w:r>
      </w:del>
    </w:p>
    <w:p w14:paraId="7AB9EF7D" w14:textId="0F1CFD7F" w:rsidR="005D6F09" w:rsidRPr="005D7F5A" w:rsidDel="005D7F5A" w:rsidRDefault="005D6F09" w:rsidP="005D6F09">
      <w:pPr>
        <w:pStyle w:val="Irodalomjegyzk"/>
        <w:spacing w:after="120"/>
        <w:jc w:val="both"/>
        <w:rPr>
          <w:del w:id="221" w:author="kakukb.biotech@gmail.com" w:date="2025-02-21T10:21:00Z"/>
          <w:rFonts w:ascii="Times New Roman" w:hAnsi="Times New Roman" w:cs="Times New Roman"/>
          <w:sz w:val="24"/>
          <w:lang w:val="en-US"/>
          <w:rPrChange w:id="222" w:author="kakukb.biotech@gmail.com" w:date="2025-02-21T10:21:00Z">
            <w:rPr>
              <w:del w:id="223" w:author="kakukb.biotech@gmail.com" w:date="2025-02-21T10:21:00Z"/>
              <w:rFonts w:ascii="Times New Roman" w:hAnsi="Times New Roman" w:cs="Times New Roman"/>
              <w:sz w:val="24"/>
              <w:lang w:val="en-US"/>
            </w:rPr>
          </w:rPrChange>
        </w:rPr>
      </w:pPr>
      <w:del w:id="224" w:author="kakukb.biotech@gmail.com" w:date="2025-02-21T10:21:00Z">
        <w:r w:rsidRPr="005D7F5A" w:rsidDel="005D7F5A">
          <w:rPr>
            <w:rFonts w:ascii="Times New Roman" w:hAnsi="Times New Roman" w:cs="Times New Roman"/>
            <w:sz w:val="24"/>
            <w:lang w:val="en-US"/>
            <w:rPrChange w:id="225" w:author="kakukb.biotech@gmail.com" w:date="2025-02-21T10:21:00Z">
              <w:rPr>
                <w:rFonts w:ascii="Times New Roman" w:hAnsi="Times New Roman" w:cs="Times New Roman"/>
                <w:sz w:val="24"/>
                <w:lang w:val="en-US"/>
              </w:rPr>
            </w:rPrChange>
          </w:rPr>
          <w:delText xml:space="preserve">29. </w:delText>
        </w:r>
        <w:r w:rsidRPr="005D7F5A" w:rsidDel="005D7F5A">
          <w:rPr>
            <w:rFonts w:ascii="Times New Roman" w:hAnsi="Times New Roman" w:cs="Times New Roman"/>
            <w:sz w:val="24"/>
            <w:lang w:val="en-US"/>
            <w:rPrChange w:id="226" w:author="kakukb.biotech@gmail.com" w:date="2025-02-21T10:21:00Z">
              <w:rPr>
                <w:rFonts w:ascii="Times New Roman" w:hAnsi="Times New Roman" w:cs="Times New Roman"/>
                <w:sz w:val="24"/>
                <w:lang w:val="en-US"/>
              </w:rPr>
            </w:rPrChange>
          </w:rPr>
          <w:tab/>
          <w:delText>Torma G, Tombácz D, Csabai Z, Almsarrhad IAA, Nagy GÁ, Kakuk B, et al. Identification of herpesvirus transcripts from genomic regions around the replication origins. Sci Rep. 2023;13: 16395. doi:10.1038/s41598-023-43344-y</w:delText>
        </w:r>
      </w:del>
    </w:p>
    <w:p w14:paraId="4A2595BB" w14:textId="5DAF2D07" w:rsidR="005D6F09" w:rsidRPr="005D7F5A" w:rsidDel="005D7F5A" w:rsidRDefault="005D6F09" w:rsidP="005D6F09">
      <w:pPr>
        <w:pStyle w:val="Irodalomjegyzk"/>
        <w:spacing w:after="120"/>
        <w:jc w:val="both"/>
        <w:rPr>
          <w:del w:id="227" w:author="kakukb.biotech@gmail.com" w:date="2025-02-21T10:21:00Z"/>
          <w:rFonts w:ascii="Times New Roman" w:hAnsi="Times New Roman" w:cs="Times New Roman"/>
          <w:sz w:val="24"/>
          <w:lang w:val="en-US"/>
          <w:rPrChange w:id="228" w:author="kakukb.biotech@gmail.com" w:date="2025-02-21T10:21:00Z">
            <w:rPr>
              <w:del w:id="229" w:author="kakukb.biotech@gmail.com" w:date="2025-02-21T10:21:00Z"/>
              <w:rFonts w:ascii="Times New Roman" w:hAnsi="Times New Roman" w:cs="Times New Roman"/>
              <w:sz w:val="24"/>
              <w:lang w:val="en-US"/>
            </w:rPr>
          </w:rPrChange>
        </w:rPr>
      </w:pPr>
      <w:del w:id="230" w:author="kakukb.biotech@gmail.com" w:date="2025-02-21T10:21:00Z">
        <w:r w:rsidRPr="005D7F5A" w:rsidDel="005D7F5A">
          <w:rPr>
            <w:rFonts w:ascii="Times New Roman" w:hAnsi="Times New Roman" w:cs="Times New Roman"/>
            <w:sz w:val="24"/>
            <w:lang w:val="en-US"/>
            <w:rPrChange w:id="231" w:author="kakukb.biotech@gmail.com" w:date="2025-02-21T10:21:00Z">
              <w:rPr>
                <w:rFonts w:ascii="Times New Roman" w:hAnsi="Times New Roman" w:cs="Times New Roman"/>
                <w:sz w:val="24"/>
                <w:lang w:val="en-US"/>
              </w:rPr>
            </w:rPrChange>
          </w:rPr>
          <w:delText xml:space="preserve">30. </w:delText>
        </w:r>
        <w:r w:rsidRPr="005D7F5A" w:rsidDel="005D7F5A">
          <w:rPr>
            <w:rFonts w:ascii="Times New Roman" w:hAnsi="Times New Roman" w:cs="Times New Roman"/>
            <w:sz w:val="24"/>
            <w:lang w:val="en-US"/>
            <w:rPrChange w:id="232" w:author="kakukb.biotech@gmail.com" w:date="2025-02-21T10:21:00Z">
              <w:rPr>
                <w:rFonts w:ascii="Times New Roman" w:hAnsi="Times New Roman" w:cs="Times New Roman"/>
                <w:sz w:val="24"/>
                <w:lang w:val="en-US"/>
              </w:rPr>
            </w:rPrChange>
          </w:rPr>
          <w:tab/>
          <w:delText>Li H. Minimap2: pairwise alignment for nucleotide sequences. Birol I, editor. Bioinformatics. 2018;34: 3094–3100. doi:10.1093/bioinformatics/bty191</w:delText>
        </w:r>
      </w:del>
    </w:p>
    <w:p w14:paraId="1EEE0293" w14:textId="77B00602" w:rsidR="005D6F09" w:rsidRPr="005D7F5A" w:rsidDel="005D7F5A" w:rsidRDefault="005D6F09" w:rsidP="005D6F09">
      <w:pPr>
        <w:pStyle w:val="Irodalomjegyzk"/>
        <w:spacing w:after="120"/>
        <w:jc w:val="both"/>
        <w:rPr>
          <w:del w:id="233" w:author="kakukb.biotech@gmail.com" w:date="2025-02-21T10:21:00Z"/>
          <w:rFonts w:ascii="Times New Roman" w:hAnsi="Times New Roman" w:cs="Times New Roman"/>
          <w:sz w:val="24"/>
          <w:lang w:val="en-US"/>
          <w:rPrChange w:id="234" w:author="kakukb.biotech@gmail.com" w:date="2025-02-21T10:21:00Z">
            <w:rPr>
              <w:del w:id="235" w:author="kakukb.biotech@gmail.com" w:date="2025-02-21T10:21:00Z"/>
              <w:rFonts w:ascii="Times New Roman" w:hAnsi="Times New Roman" w:cs="Times New Roman"/>
              <w:sz w:val="24"/>
              <w:lang w:val="en-US"/>
            </w:rPr>
          </w:rPrChange>
        </w:rPr>
      </w:pPr>
      <w:del w:id="236" w:author="kakukb.biotech@gmail.com" w:date="2025-02-21T10:21:00Z">
        <w:r w:rsidRPr="005D7F5A" w:rsidDel="005D7F5A">
          <w:rPr>
            <w:rFonts w:ascii="Times New Roman" w:hAnsi="Times New Roman" w:cs="Times New Roman"/>
            <w:sz w:val="24"/>
            <w:lang w:val="en-US"/>
            <w:rPrChange w:id="237" w:author="kakukb.biotech@gmail.com" w:date="2025-02-21T10:21:00Z">
              <w:rPr>
                <w:rFonts w:ascii="Times New Roman" w:hAnsi="Times New Roman" w:cs="Times New Roman"/>
                <w:sz w:val="24"/>
                <w:lang w:val="en-US"/>
              </w:rPr>
            </w:rPrChange>
          </w:rPr>
          <w:delText xml:space="preserve">31. </w:delText>
        </w:r>
        <w:r w:rsidRPr="005D7F5A" w:rsidDel="005D7F5A">
          <w:rPr>
            <w:rFonts w:ascii="Times New Roman" w:hAnsi="Times New Roman" w:cs="Times New Roman"/>
            <w:sz w:val="24"/>
            <w:lang w:val="en-US"/>
            <w:rPrChange w:id="238" w:author="kakukb.biotech@gmail.com" w:date="2025-02-21T10:21:00Z">
              <w:rPr>
                <w:rFonts w:ascii="Times New Roman" w:hAnsi="Times New Roman" w:cs="Times New Roman"/>
                <w:sz w:val="24"/>
                <w:lang w:val="en-US"/>
              </w:rPr>
            </w:rPrChange>
          </w:rPr>
          <w:tab/>
          <w:delText xml:space="preserve">Morgan M, Pagès H, Obenchain V, H. N. Rsamtools: Binary alignment (BAM), FASTA, variant call (BCF), and tabix file import. 2022. </w:delText>
        </w:r>
      </w:del>
    </w:p>
    <w:p w14:paraId="2BE57A80" w14:textId="00DF37ED" w:rsidR="005D6F09" w:rsidRPr="005D7F5A" w:rsidDel="005D7F5A" w:rsidRDefault="005D6F09" w:rsidP="005D6F09">
      <w:pPr>
        <w:pStyle w:val="Irodalomjegyzk"/>
        <w:spacing w:after="120"/>
        <w:jc w:val="both"/>
        <w:rPr>
          <w:del w:id="239" w:author="kakukb.biotech@gmail.com" w:date="2025-02-21T10:21:00Z"/>
          <w:rFonts w:ascii="Times New Roman" w:hAnsi="Times New Roman" w:cs="Times New Roman"/>
          <w:sz w:val="24"/>
          <w:lang w:val="en-US"/>
          <w:rPrChange w:id="240" w:author="kakukb.biotech@gmail.com" w:date="2025-02-21T10:21:00Z">
            <w:rPr>
              <w:del w:id="241" w:author="kakukb.biotech@gmail.com" w:date="2025-02-21T10:21:00Z"/>
              <w:rFonts w:ascii="Times New Roman" w:hAnsi="Times New Roman" w:cs="Times New Roman"/>
              <w:sz w:val="24"/>
              <w:lang w:val="en-US"/>
            </w:rPr>
          </w:rPrChange>
        </w:rPr>
      </w:pPr>
      <w:del w:id="242" w:author="kakukb.biotech@gmail.com" w:date="2025-02-21T10:21:00Z">
        <w:r w:rsidRPr="005D7F5A" w:rsidDel="005D7F5A">
          <w:rPr>
            <w:rFonts w:ascii="Times New Roman" w:hAnsi="Times New Roman" w:cs="Times New Roman"/>
            <w:sz w:val="24"/>
            <w:lang w:val="en-US"/>
            <w:rPrChange w:id="243" w:author="kakukb.biotech@gmail.com" w:date="2025-02-21T10:21:00Z">
              <w:rPr>
                <w:rFonts w:ascii="Times New Roman" w:hAnsi="Times New Roman" w:cs="Times New Roman"/>
                <w:sz w:val="24"/>
                <w:lang w:val="en-US"/>
              </w:rPr>
            </w:rPrChange>
          </w:rPr>
          <w:delText xml:space="preserve">32. </w:delText>
        </w:r>
        <w:r w:rsidRPr="005D7F5A" w:rsidDel="005D7F5A">
          <w:rPr>
            <w:rFonts w:ascii="Times New Roman" w:hAnsi="Times New Roman" w:cs="Times New Roman"/>
            <w:sz w:val="24"/>
            <w:lang w:val="en-US"/>
            <w:rPrChange w:id="244" w:author="kakukb.biotech@gmail.com" w:date="2025-02-21T10:21:00Z">
              <w:rPr>
                <w:rFonts w:ascii="Times New Roman" w:hAnsi="Times New Roman" w:cs="Times New Roman"/>
                <w:sz w:val="24"/>
                <w:lang w:val="en-US"/>
              </w:rPr>
            </w:rPrChange>
          </w:rPr>
          <w:tab/>
          <w:delText>Barrett T, Dowle M, Srinivasan A, Gorecki J, Chirico M, Hocking T, et al. data.table: Extension of “data.frame.” 2024. https://cran.r-project.org/web/packages/data.table/index.html</w:delText>
        </w:r>
      </w:del>
    </w:p>
    <w:p w14:paraId="1D9943B7" w14:textId="40449152" w:rsidR="005D6F09" w:rsidRPr="005D7F5A" w:rsidDel="005D7F5A" w:rsidRDefault="005D6F09" w:rsidP="005D6F09">
      <w:pPr>
        <w:pStyle w:val="Irodalomjegyzk"/>
        <w:spacing w:after="120"/>
        <w:jc w:val="both"/>
        <w:rPr>
          <w:del w:id="245" w:author="kakukb.biotech@gmail.com" w:date="2025-02-21T10:21:00Z"/>
          <w:rFonts w:ascii="Times New Roman" w:hAnsi="Times New Roman" w:cs="Times New Roman"/>
          <w:sz w:val="24"/>
          <w:lang w:val="en-US"/>
          <w:rPrChange w:id="246" w:author="kakukb.biotech@gmail.com" w:date="2025-02-21T10:21:00Z">
            <w:rPr>
              <w:del w:id="247" w:author="kakukb.biotech@gmail.com" w:date="2025-02-21T10:21:00Z"/>
              <w:rFonts w:ascii="Times New Roman" w:hAnsi="Times New Roman" w:cs="Times New Roman"/>
              <w:sz w:val="24"/>
              <w:lang w:val="en-US"/>
            </w:rPr>
          </w:rPrChange>
        </w:rPr>
      </w:pPr>
      <w:del w:id="248" w:author="kakukb.biotech@gmail.com" w:date="2025-02-21T10:21:00Z">
        <w:r w:rsidRPr="005D7F5A" w:rsidDel="005D7F5A">
          <w:rPr>
            <w:rFonts w:ascii="Times New Roman" w:hAnsi="Times New Roman" w:cs="Times New Roman"/>
            <w:sz w:val="24"/>
            <w:lang w:val="en-US"/>
            <w:rPrChange w:id="249" w:author="kakukb.biotech@gmail.com" w:date="2025-02-21T10:21:00Z">
              <w:rPr>
                <w:rFonts w:ascii="Times New Roman" w:hAnsi="Times New Roman" w:cs="Times New Roman"/>
                <w:sz w:val="24"/>
                <w:lang w:val="en-US"/>
              </w:rPr>
            </w:rPrChange>
          </w:rPr>
          <w:delText xml:space="preserve">33. </w:delText>
        </w:r>
        <w:r w:rsidRPr="005D7F5A" w:rsidDel="005D7F5A">
          <w:rPr>
            <w:rFonts w:ascii="Times New Roman" w:hAnsi="Times New Roman" w:cs="Times New Roman"/>
            <w:sz w:val="24"/>
            <w:lang w:val="en-US"/>
            <w:rPrChange w:id="250" w:author="kakukb.biotech@gmail.com" w:date="2025-02-21T10:21:00Z">
              <w:rPr>
                <w:rFonts w:ascii="Times New Roman" w:hAnsi="Times New Roman" w:cs="Times New Roman"/>
                <w:sz w:val="24"/>
                <w:lang w:val="en-US"/>
              </w:rPr>
            </w:rPrChange>
          </w:rPr>
          <w:tab/>
          <w:delText>Gentleman RC, Carey VJ, Bates DM, Bolstad B, Dettling M, Dudoit S, et al. Bioconductor: open software development for computational biology and bioinformatics. Genome Biology. 2004;5: R80. doi:10.1186/gb-2004-5-10-r80</w:delText>
        </w:r>
      </w:del>
    </w:p>
    <w:p w14:paraId="1BC77456" w14:textId="3A52CAD3" w:rsidR="005D6F09" w:rsidRPr="005D7F5A" w:rsidDel="005D7F5A" w:rsidRDefault="005D6F09" w:rsidP="005D6F09">
      <w:pPr>
        <w:pStyle w:val="Irodalomjegyzk"/>
        <w:spacing w:after="120"/>
        <w:jc w:val="both"/>
        <w:rPr>
          <w:del w:id="251" w:author="kakukb.biotech@gmail.com" w:date="2025-02-21T10:21:00Z"/>
          <w:rFonts w:ascii="Times New Roman" w:hAnsi="Times New Roman" w:cs="Times New Roman"/>
          <w:sz w:val="24"/>
          <w:lang w:val="en-US"/>
          <w:rPrChange w:id="252" w:author="kakukb.biotech@gmail.com" w:date="2025-02-21T10:21:00Z">
            <w:rPr>
              <w:del w:id="253" w:author="kakukb.biotech@gmail.com" w:date="2025-02-21T10:21:00Z"/>
              <w:rFonts w:ascii="Times New Roman" w:hAnsi="Times New Roman" w:cs="Times New Roman"/>
              <w:sz w:val="24"/>
              <w:lang w:val="en-US"/>
            </w:rPr>
          </w:rPrChange>
        </w:rPr>
      </w:pPr>
      <w:del w:id="254" w:author="kakukb.biotech@gmail.com" w:date="2025-02-21T10:21:00Z">
        <w:r w:rsidRPr="005D7F5A" w:rsidDel="005D7F5A">
          <w:rPr>
            <w:rFonts w:ascii="Times New Roman" w:hAnsi="Times New Roman" w:cs="Times New Roman"/>
            <w:sz w:val="24"/>
            <w:lang w:val="en-US"/>
            <w:rPrChange w:id="255" w:author="kakukb.biotech@gmail.com" w:date="2025-02-21T10:21:00Z">
              <w:rPr>
                <w:rFonts w:ascii="Times New Roman" w:hAnsi="Times New Roman" w:cs="Times New Roman"/>
                <w:sz w:val="24"/>
                <w:lang w:val="en-US"/>
              </w:rPr>
            </w:rPrChange>
          </w:rPr>
          <w:delText xml:space="preserve">34. </w:delText>
        </w:r>
        <w:r w:rsidRPr="005D7F5A" w:rsidDel="005D7F5A">
          <w:rPr>
            <w:rFonts w:ascii="Times New Roman" w:hAnsi="Times New Roman" w:cs="Times New Roman"/>
            <w:sz w:val="24"/>
            <w:lang w:val="en-US"/>
            <w:rPrChange w:id="256" w:author="kakukb.biotech@gmail.com" w:date="2025-02-21T10:21:00Z">
              <w:rPr>
                <w:rFonts w:ascii="Times New Roman" w:hAnsi="Times New Roman" w:cs="Times New Roman"/>
                <w:sz w:val="24"/>
                <w:lang w:val="en-US"/>
              </w:rPr>
            </w:rPrChange>
          </w:rPr>
          <w:tab/>
          <w:delText>Dobin A, Davis CA, Schlesinger F, Drenkow J, Zaleski C, Jha S, et al. STAR: ultrafast universal RNA-seq aligner. Bioinformatics. 2013;29: 15–21. doi:10.1093/bioinformatics/bts635</w:delText>
        </w:r>
      </w:del>
    </w:p>
    <w:p w14:paraId="4DC6CB34" w14:textId="7B035FD0" w:rsidR="005D6F09" w:rsidRPr="005D7F5A" w:rsidDel="005D7F5A" w:rsidRDefault="005D6F09" w:rsidP="005D6F09">
      <w:pPr>
        <w:pStyle w:val="Irodalomjegyzk"/>
        <w:spacing w:after="120"/>
        <w:jc w:val="both"/>
        <w:rPr>
          <w:del w:id="257" w:author="kakukb.biotech@gmail.com" w:date="2025-02-21T10:21:00Z"/>
          <w:rFonts w:ascii="Times New Roman" w:hAnsi="Times New Roman" w:cs="Times New Roman"/>
          <w:sz w:val="24"/>
          <w:lang w:val="en-US"/>
          <w:rPrChange w:id="258" w:author="kakukb.biotech@gmail.com" w:date="2025-02-21T10:21:00Z">
            <w:rPr>
              <w:del w:id="259" w:author="kakukb.biotech@gmail.com" w:date="2025-02-21T10:21:00Z"/>
              <w:rFonts w:ascii="Times New Roman" w:hAnsi="Times New Roman" w:cs="Times New Roman"/>
              <w:sz w:val="24"/>
              <w:lang w:val="en-US"/>
            </w:rPr>
          </w:rPrChange>
        </w:rPr>
      </w:pPr>
      <w:del w:id="260" w:author="kakukb.biotech@gmail.com" w:date="2025-02-21T10:21:00Z">
        <w:r w:rsidRPr="005D7F5A" w:rsidDel="005D7F5A">
          <w:rPr>
            <w:rFonts w:ascii="Times New Roman" w:hAnsi="Times New Roman" w:cs="Times New Roman"/>
            <w:sz w:val="24"/>
            <w:lang w:val="en-US"/>
            <w:rPrChange w:id="261" w:author="kakukb.biotech@gmail.com" w:date="2025-02-21T10:21:00Z">
              <w:rPr>
                <w:rFonts w:ascii="Times New Roman" w:hAnsi="Times New Roman" w:cs="Times New Roman"/>
                <w:sz w:val="24"/>
                <w:lang w:val="en-US"/>
              </w:rPr>
            </w:rPrChange>
          </w:rPr>
          <w:delText xml:space="preserve">35. </w:delText>
        </w:r>
        <w:r w:rsidRPr="005D7F5A" w:rsidDel="005D7F5A">
          <w:rPr>
            <w:rFonts w:ascii="Times New Roman" w:hAnsi="Times New Roman" w:cs="Times New Roman"/>
            <w:sz w:val="24"/>
            <w:lang w:val="en-US"/>
            <w:rPrChange w:id="262" w:author="kakukb.biotech@gmail.com" w:date="2025-02-21T10:21:00Z">
              <w:rPr>
                <w:rFonts w:ascii="Times New Roman" w:hAnsi="Times New Roman" w:cs="Times New Roman"/>
                <w:sz w:val="24"/>
                <w:lang w:val="en-US"/>
              </w:rPr>
            </w:rPrChange>
          </w:rPr>
          <w:tab/>
          <w:delText>Thodberg M, Thieffry A, Vitting-Seerup K, Andersson R, Sandelin A. CAGEfightR: analysis of 5′-end data using R/Bioconductor. BMC Bioinformatics. 2019;20: 487. doi:10.1186/s12859-019-3029-5</w:delText>
        </w:r>
      </w:del>
    </w:p>
    <w:p w14:paraId="5E6E5A10" w14:textId="4878DFF2" w:rsidR="005D6F09" w:rsidRPr="005D7F5A" w:rsidDel="005D7F5A" w:rsidRDefault="005D6F09" w:rsidP="005D6F09">
      <w:pPr>
        <w:pStyle w:val="Irodalomjegyzk"/>
        <w:spacing w:after="120"/>
        <w:jc w:val="both"/>
        <w:rPr>
          <w:del w:id="263" w:author="kakukb.biotech@gmail.com" w:date="2025-02-21T10:21:00Z"/>
          <w:rFonts w:ascii="Times New Roman" w:hAnsi="Times New Roman" w:cs="Times New Roman"/>
          <w:sz w:val="24"/>
          <w:lang w:val="en-US"/>
          <w:rPrChange w:id="264" w:author="kakukb.biotech@gmail.com" w:date="2025-02-21T10:21:00Z">
            <w:rPr>
              <w:del w:id="265" w:author="kakukb.biotech@gmail.com" w:date="2025-02-21T10:21:00Z"/>
              <w:rFonts w:ascii="Times New Roman" w:hAnsi="Times New Roman" w:cs="Times New Roman"/>
              <w:sz w:val="24"/>
              <w:lang w:val="en-US"/>
            </w:rPr>
          </w:rPrChange>
        </w:rPr>
      </w:pPr>
      <w:del w:id="266" w:author="kakukb.biotech@gmail.com" w:date="2025-02-21T10:21:00Z">
        <w:r w:rsidRPr="005D7F5A" w:rsidDel="005D7F5A">
          <w:rPr>
            <w:rFonts w:ascii="Times New Roman" w:hAnsi="Times New Roman" w:cs="Times New Roman"/>
            <w:sz w:val="24"/>
            <w:lang w:val="en-US"/>
            <w:rPrChange w:id="267" w:author="kakukb.biotech@gmail.com" w:date="2025-02-21T10:21:00Z">
              <w:rPr>
                <w:rFonts w:ascii="Times New Roman" w:hAnsi="Times New Roman" w:cs="Times New Roman"/>
                <w:sz w:val="24"/>
                <w:lang w:val="en-US"/>
              </w:rPr>
            </w:rPrChange>
          </w:rPr>
          <w:delText xml:space="preserve">36. </w:delText>
        </w:r>
        <w:r w:rsidRPr="005D7F5A" w:rsidDel="005D7F5A">
          <w:rPr>
            <w:rFonts w:ascii="Times New Roman" w:hAnsi="Times New Roman" w:cs="Times New Roman"/>
            <w:sz w:val="24"/>
            <w:lang w:val="en-US"/>
            <w:rPrChange w:id="268" w:author="kakukb.biotech@gmail.com" w:date="2025-02-21T10:21:00Z">
              <w:rPr>
                <w:rFonts w:ascii="Times New Roman" w:hAnsi="Times New Roman" w:cs="Times New Roman"/>
                <w:sz w:val="24"/>
                <w:lang w:val="en-US"/>
              </w:rPr>
            </w:rPrChange>
          </w:rPr>
          <w:tab/>
          <w:delText>Pertea G, Pertea M. GFF Utilities: GffRead and GffCompare. F1000Res. 2020;9: ISCB Comm J-304. doi:10.12688/f1000research.23297.2</w:delText>
        </w:r>
      </w:del>
    </w:p>
    <w:p w14:paraId="4A81FF4A" w14:textId="687092D9" w:rsidR="005D6F09" w:rsidRPr="005D7F5A" w:rsidDel="005D7F5A" w:rsidRDefault="005D6F09" w:rsidP="005D6F09">
      <w:pPr>
        <w:pStyle w:val="Irodalomjegyzk"/>
        <w:spacing w:after="120"/>
        <w:jc w:val="both"/>
        <w:rPr>
          <w:del w:id="269" w:author="kakukb.biotech@gmail.com" w:date="2025-02-21T10:21:00Z"/>
          <w:rFonts w:ascii="Times New Roman" w:hAnsi="Times New Roman" w:cs="Times New Roman"/>
          <w:sz w:val="24"/>
          <w:lang w:val="en-US"/>
          <w:rPrChange w:id="270" w:author="kakukb.biotech@gmail.com" w:date="2025-02-21T10:21:00Z">
            <w:rPr>
              <w:del w:id="271" w:author="kakukb.biotech@gmail.com" w:date="2025-02-21T10:21:00Z"/>
              <w:rFonts w:ascii="Times New Roman" w:hAnsi="Times New Roman" w:cs="Times New Roman"/>
              <w:sz w:val="24"/>
              <w:lang w:val="en-US"/>
            </w:rPr>
          </w:rPrChange>
        </w:rPr>
      </w:pPr>
      <w:del w:id="272" w:author="kakukb.biotech@gmail.com" w:date="2025-02-21T10:21:00Z">
        <w:r w:rsidRPr="005D7F5A" w:rsidDel="005D7F5A">
          <w:rPr>
            <w:rFonts w:ascii="Times New Roman" w:hAnsi="Times New Roman" w:cs="Times New Roman"/>
            <w:sz w:val="24"/>
            <w:lang w:val="en-US"/>
            <w:rPrChange w:id="273" w:author="kakukb.biotech@gmail.com" w:date="2025-02-21T10:21:00Z">
              <w:rPr>
                <w:rFonts w:ascii="Times New Roman" w:hAnsi="Times New Roman" w:cs="Times New Roman"/>
                <w:sz w:val="24"/>
                <w:lang w:val="en-US"/>
              </w:rPr>
            </w:rPrChange>
          </w:rPr>
          <w:delText xml:space="preserve">37. </w:delText>
        </w:r>
        <w:r w:rsidRPr="005D7F5A" w:rsidDel="005D7F5A">
          <w:rPr>
            <w:rFonts w:ascii="Times New Roman" w:hAnsi="Times New Roman" w:cs="Times New Roman"/>
            <w:sz w:val="24"/>
            <w:lang w:val="en-US"/>
            <w:rPrChange w:id="274" w:author="kakukb.biotech@gmail.com" w:date="2025-02-21T10:21:00Z">
              <w:rPr>
                <w:rFonts w:ascii="Times New Roman" w:hAnsi="Times New Roman" w:cs="Times New Roman"/>
                <w:sz w:val="24"/>
                <w:lang w:val="en-US"/>
              </w:rPr>
            </w:rPrChange>
          </w:rPr>
          <w:tab/>
          <w:delText>Lawrence M, Gentleman R, Carey V. rtracklayer: an R package for interfacing with genome browsers. Bioinformatics. 2009;25: 1841–1842. doi:10.1093/bioinformatics/btp328</w:delText>
        </w:r>
      </w:del>
    </w:p>
    <w:p w14:paraId="782B8DCD" w14:textId="71D1B210" w:rsidR="005D6F09" w:rsidRPr="005D7F5A" w:rsidDel="005D7F5A" w:rsidRDefault="005D6F09" w:rsidP="005D6F09">
      <w:pPr>
        <w:pStyle w:val="Irodalomjegyzk"/>
        <w:spacing w:after="120"/>
        <w:jc w:val="both"/>
        <w:rPr>
          <w:del w:id="275" w:author="kakukb.biotech@gmail.com" w:date="2025-02-21T10:21:00Z"/>
          <w:rFonts w:ascii="Times New Roman" w:hAnsi="Times New Roman" w:cs="Times New Roman"/>
          <w:color w:val="0070C0"/>
          <w:sz w:val="24"/>
          <w:lang w:val="en-US"/>
          <w:rPrChange w:id="276" w:author="kakukb.biotech@gmail.com" w:date="2025-02-21T10:21:00Z">
            <w:rPr>
              <w:del w:id="277" w:author="kakukb.biotech@gmail.com" w:date="2025-02-21T10:21:00Z"/>
              <w:rFonts w:ascii="Times New Roman" w:hAnsi="Times New Roman" w:cs="Times New Roman"/>
              <w:color w:val="0070C0"/>
              <w:sz w:val="24"/>
              <w:lang w:val="en-US"/>
            </w:rPr>
          </w:rPrChange>
        </w:rPr>
      </w:pPr>
      <w:del w:id="278" w:author="kakukb.biotech@gmail.com" w:date="2025-02-21T10:21:00Z">
        <w:r w:rsidRPr="005D7F5A" w:rsidDel="005D7F5A">
          <w:rPr>
            <w:rFonts w:ascii="Times New Roman" w:hAnsi="Times New Roman" w:cs="Times New Roman"/>
            <w:color w:val="0070C0"/>
            <w:sz w:val="24"/>
            <w:lang w:val="en-US"/>
            <w:rPrChange w:id="279" w:author="kakukb.biotech@gmail.com" w:date="2025-02-21T10:21:00Z">
              <w:rPr>
                <w:rFonts w:ascii="Times New Roman" w:hAnsi="Times New Roman" w:cs="Times New Roman"/>
                <w:color w:val="0070C0"/>
                <w:sz w:val="24"/>
                <w:lang w:val="en-US"/>
              </w:rPr>
            </w:rPrChange>
          </w:rPr>
          <w:delText xml:space="preserve">38. </w:delText>
        </w:r>
        <w:r w:rsidRPr="005D7F5A" w:rsidDel="005D7F5A">
          <w:rPr>
            <w:rFonts w:ascii="Times New Roman" w:hAnsi="Times New Roman" w:cs="Times New Roman"/>
            <w:color w:val="0070C0"/>
            <w:sz w:val="24"/>
            <w:lang w:val="en-US"/>
            <w:rPrChange w:id="280" w:author="kakukb.biotech@gmail.com" w:date="2025-02-21T10:21:00Z">
              <w:rPr>
                <w:rFonts w:ascii="Times New Roman" w:hAnsi="Times New Roman" w:cs="Times New Roman"/>
                <w:color w:val="0070C0"/>
                <w:sz w:val="24"/>
                <w:lang w:val="en-US"/>
              </w:rPr>
            </w:rPrChange>
          </w:rPr>
          <w:tab/>
          <w:delText>Abebe JS, Alwie Y, Fuhrmann E, Leins J, Mai J, Verstraten R, Schreiner S, Wilson AC, Depledge DP.2024.Nanopore guided annotation of transcriptome architectures. mSystems9:e00505-24.https://doi.org/10.1128/msystems.00505-24</w:delText>
        </w:r>
      </w:del>
    </w:p>
    <w:p w14:paraId="39EBDC19" w14:textId="62DA4154" w:rsidR="005D6F09" w:rsidRPr="005D7F5A" w:rsidDel="005D7F5A" w:rsidRDefault="005D6F09" w:rsidP="005D6F09">
      <w:pPr>
        <w:pStyle w:val="Irodalomjegyzk"/>
        <w:spacing w:after="120"/>
        <w:jc w:val="both"/>
        <w:rPr>
          <w:del w:id="281" w:author="kakukb.biotech@gmail.com" w:date="2025-02-21T10:21:00Z"/>
          <w:rFonts w:ascii="Times New Roman" w:hAnsi="Times New Roman" w:cs="Times New Roman"/>
          <w:sz w:val="24"/>
          <w:lang w:val="de-DE"/>
          <w:rPrChange w:id="282" w:author="kakukb.biotech@gmail.com" w:date="2025-02-21T10:21:00Z">
            <w:rPr>
              <w:del w:id="283" w:author="kakukb.biotech@gmail.com" w:date="2025-02-21T10:21:00Z"/>
              <w:rFonts w:ascii="Times New Roman" w:hAnsi="Times New Roman" w:cs="Times New Roman"/>
              <w:sz w:val="24"/>
              <w:lang w:val="de-DE"/>
            </w:rPr>
          </w:rPrChange>
        </w:rPr>
      </w:pPr>
      <w:del w:id="284" w:author="kakukb.biotech@gmail.com" w:date="2025-02-21T10:21:00Z">
        <w:r w:rsidRPr="005D7F5A" w:rsidDel="005D7F5A">
          <w:rPr>
            <w:rFonts w:ascii="Times New Roman" w:hAnsi="Times New Roman" w:cs="Times New Roman"/>
            <w:sz w:val="24"/>
            <w:lang w:val="en-US"/>
            <w:rPrChange w:id="285" w:author="kakukb.biotech@gmail.com" w:date="2025-02-21T10:21:00Z">
              <w:rPr>
                <w:rFonts w:ascii="Times New Roman" w:hAnsi="Times New Roman" w:cs="Times New Roman"/>
                <w:sz w:val="24"/>
                <w:lang w:val="en-US"/>
              </w:rPr>
            </w:rPrChange>
          </w:rPr>
          <w:delText>39.</w:delText>
        </w:r>
        <w:r w:rsidRPr="005D7F5A" w:rsidDel="005D7F5A">
          <w:rPr>
            <w:rFonts w:ascii="Times New Roman" w:hAnsi="Times New Roman" w:cs="Times New Roman"/>
            <w:sz w:val="24"/>
            <w:lang w:val="en-US"/>
            <w:rPrChange w:id="286" w:author="kakukb.biotech@gmail.com" w:date="2025-02-21T10:21:00Z">
              <w:rPr>
                <w:rFonts w:ascii="Times New Roman" w:hAnsi="Times New Roman" w:cs="Times New Roman"/>
                <w:sz w:val="24"/>
                <w:lang w:val="en-US"/>
              </w:rPr>
            </w:rPrChange>
          </w:rPr>
          <w:tab/>
          <w:delText xml:space="preserve">Suzuki R, Terada Y, Shimodaira H (2019). pvclust: Hierarchical Clustering with P-Values via Multiscale Bootstrap Resampling. </w:delText>
        </w:r>
        <w:r w:rsidRPr="005D7F5A" w:rsidDel="005D7F5A">
          <w:rPr>
            <w:rFonts w:ascii="Times New Roman" w:hAnsi="Times New Roman" w:cs="Times New Roman"/>
            <w:sz w:val="24"/>
            <w:lang w:val="de-DE"/>
            <w:rPrChange w:id="287" w:author="kakukb.biotech@gmail.com" w:date="2025-02-21T10:21:00Z">
              <w:rPr>
                <w:rFonts w:ascii="Times New Roman" w:hAnsi="Times New Roman" w:cs="Times New Roman"/>
                <w:sz w:val="24"/>
                <w:lang w:val="de-DE"/>
              </w:rPr>
            </w:rPrChange>
          </w:rPr>
          <w:delText>R package version 2.2-0, https://CRAN.R-project.org/package=pvclust.</w:delText>
        </w:r>
      </w:del>
    </w:p>
    <w:p w14:paraId="286770D8" w14:textId="3A86A480" w:rsidR="005D6F09" w:rsidRPr="005D7F5A" w:rsidDel="005D7F5A" w:rsidRDefault="005D6F09" w:rsidP="005D6F09">
      <w:pPr>
        <w:pStyle w:val="Irodalomjegyzk"/>
        <w:spacing w:after="120"/>
        <w:jc w:val="both"/>
        <w:rPr>
          <w:del w:id="288" w:author="kakukb.biotech@gmail.com" w:date="2025-02-21T10:21:00Z"/>
          <w:rFonts w:ascii="Times New Roman" w:hAnsi="Times New Roman" w:cs="Times New Roman"/>
          <w:color w:val="0070C0"/>
          <w:sz w:val="24"/>
          <w:lang w:val="de-DE"/>
          <w:rPrChange w:id="289" w:author="kakukb.biotech@gmail.com" w:date="2025-02-21T10:21:00Z">
            <w:rPr>
              <w:del w:id="290" w:author="kakukb.biotech@gmail.com" w:date="2025-02-21T10:21:00Z"/>
              <w:rFonts w:ascii="Times New Roman" w:hAnsi="Times New Roman" w:cs="Times New Roman"/>
              <w:color w:val="0070C0"/>
              <w:sz w:val="24"/>
              <w:lang w:val="de-DE"/>
            </w:rPr>
          </w:rPrChange>
        </w:rPr>
      </w:pPr>
      <w:del w:id="291" w:author="kakukb.biotech@gmail.com" w:date="2025-02-21T10:21:00Z">
        <w:r w:rsidRPr="005D7F5A" w:rsidDel="005D7F5A">
          <w:rPr>
            <w:rFonts w:ascii="Times New Roman" w:hAnsi="Times New Roman" w:cs="Times New Roman"/>
            <w:color w:val="0070C0"/>
            <w:sz w:val="24"/>
            <w:lang w:val="en-US"/>
            <w:rPrChange w:id="292" w:author="kakukb.biotech@gmail.com" w:date="2025-02-21T10:21:00Z">
              <w:rPr>
                <w:rFonts w:ascii="Times New Roman" w:hAnsi="Times New Roman" w:cs="Times New Roman"/>
                <w:color w:val="0070C0"/>
                <w:sz w:val="24"/>
                <w:lang w:val="en-US"/>
              </w:rPr>
            </w:rPrChange>
          </w:rPr>
          <w:delText>40.</w:delText>
        </w:r>
        <w:r w:rsidRPr="005D7F5A" w:rsidDel="005D7F5A">
          <w:rPr>
            <w:rFonts w:ascii="Times New Roman" w:hAnsi="Times New Roman" w:cs="Times New Roman"/>
            <w:color w:val="0070C0"/>
            <w:sz w:val="24"/>
            <w:lang w:val="en-US"/>
            <w:rPrChange w:id="293" w:author="kakukb.biotech@gmail.com" w:date="2025-02-21T10:21:00Z">
              <w:rPr>
                <w:rFonts w:ascii="Times New Roman" w:hAnsi="Times New Roman" w:cs="Times New Roman"/>
                <w:color w:val="0070C0"/>
                <w:sz w:val="24"/>
                <w:lang w:val="en-US"/>
              </w:rPr>
            </w:rPrChange>
          </w:rPr>
          <w:tab/>
          <w:delText>Ahlmann-Eltze C (2019). tidygenomics: Tidy Verbs for Dealing with Genomic Data Frames. R package version 0.1.2,  https://CRAN.R-project.org/package=tidygenomics.</w:delText>
        </w:r>
      </w:del>
    </w:p>
    <w:p w14:paraId="2360C611" w14:textId="340C9F63" w:rsidR="005D6F09" w:rsidRPr="005D7F5A" w:rsidDel="005D7F5A" w:rsidRDefault="005D6F09" w:rsidP="005D6F09">
      <w:pPr>
        <w:pStyle w:val="Irodalomjegyzk"/>
        <w:spacing w:after="120"/>
        <w:jc w:val="both"/>
        <w:rPr>
          <w:del w:id="294" w:author="kakukb.biotech@gmail.com" w:date="2025-02-21T10:21:00Z"/>
          <w:rFonts w:ascii="Times New Roman" w:hAnsi="Times New Roman" w:cs="Times New Roman"/>
          <w:sz w:val="24"/>
          <w:lang w:val="en-US"/>
          <w:rPrChange w:id="295" w:author="kakukb.biotech@gmail.com" w:date="2025-02-21T10:21:00Z">
            <w:rPr>
              <w:del w:id="296" w:author="kakukb.biotech@gmail.com" w:date="2025-02-21T10:21:00Z"/>
              <w:rFonts w:ascii="Times New Roman" w:hAnsi="Times New Roman" w:cs="Times New Roman"/>
              <w:sz w:val="24"/>
              <w:lang w:val="en-US"/>
            </w:rPr>
          </w:rPrChange>
        </w:rPr>
      </w:pPr>
      <w:del w:id="297" w:author="kakukb.biotech@gmail.com" w:date="2025-02-21T10:21:00Z">
        <w:r w:rsidRPr="005D7F5A" w:rsidDel="005D7F5A">
          <w:rPr>
            <w:rFonts w:ascii="Times New Roman" w:hAnsi="Times New Roman" w:cs="Times New Roman"/>
            <w:sz w:val="24"/>
            <w:lang w:val="en-US"/>
            <w:rPrChange w:id="298" w:author="kakukb.biotech@gmail.com" w:date="2025-02-21T10:21:00Z">
              <w:rPr>
                <w:rFonts w:ascii="Times New Roman" w:hAnsi="Times New Roman" w:cs="Times New Roman"/>
                <w:sz w:val="24"/>
                <w:lang w:val="en-US"/>
              </w:rPr>
            </w:rPrChange>
          </w:rPr>
          <w:delText xml:space="preserve">41. </w:delText>
        </w:r>
        <w:r w:rsidRPr="005D7F5A" w:rsidDel="005D7F5A">
          <w:rPr>
            <w:rFonts w:ascii="Times New Roman" w:hAnsi="Times New Roman" w:cs="Times New Roman"/>
            <w:sz w:val="24"/>
            <w:lang w:val="en-US"/>
            <w:rPrChange w:id="299" w:author="kakukb.biotech@gmail.com" w:date="2025-02-21T10:21:00Z">
              <w:rPr>
                <w:rFonts w:ascii="Times New Roman" w:hAnsi="Times New Roman" w:cs="Times New Roman"/>
                <w:sz w:val="24"/>
                <w:lang w:val="en-US"/>
              </w:rPr>
            </w:rPrChange>
          </w:rPr>
          <w:tab/>
          <w:delText>Tombácz D, Tóth JS, Petrovszki P, Boldogkői Z. Whole-genome analysis of pseudorabies virus gene expression by real-time quantitative RT-PCR assay. BMC Genomics. 2009;10: 491. doi:10.1186/1471-2164-10-491</w:delText>
        </w:r>
      </w:del>
    </w:p>
    <w:p w14:paraId="529B4B79" w14:textId="7526CDB1" w:rsidR="005D6F09" w:rsidRPr="005D7F5A" w:rsidDel="005D7F5A" w:rsidRDefault="005D6F09" w:rsidP="005D6F09">
      <w:pPr>
        <w:pStyle w:val="Irodalomjegyzk"/>
        <w:spacing w:after="120"/>
        <w:jc w:val="both"/>
        <w:rPr>
          <w:del w:id="300" w:author="kakukb.biotech@gmail.com" w:date="2025-02-21T10:21:00Z"/>
          <w:rFonts w:ascii="Times New Roman" w:hAnsi="Times New Roman" w:cs="Times New Roman"/>
          <w:sz w:val="24"/>
          <w:lang w:val="en-US"/>
          <w:rPrChange w:id="301" w:author="kakukb.biotech@gmail.com" w:date="2025-02-21T10:21:00Z">
            <w:rPr>
              <w:del w:id="302" w:author="kakukb.biotech@gmail.com" w:date="2025-02-21T10:21:00Z"/>
              <w:rFonts w:ascii="Times New Roman" w:hAnsi="Times New Roman" w:cs="Times New Roman"/>
              <w:sz w:val="24"/>
              <w:lang w:val="en-US"/>
            </w:rPr>
          </w:rPrChange>
        </w:rPr>
      </w:pPr>
      <w:del w:id="303" w:author="kakukb.biotech@gmail.com" w:date="2025-02-21T10:21:00Z">
        <w:r w:rsidRPr="005D7F5A" w:rsidDel="005D7F5A">
          <w:rPr>
            <w:rFonts w:ascii="Times New Roman" w:hAnsi="Times New Roman" w:cs="Times New Roman"/>
            <w:sz w:val="24"/>
            <w:lang w:val="en-US"/>
            <w:rPrChange w:id="304" w:author="kakukb.biotech@gmail.com" w:date="2025-02-21T10:21:00Z">
              <w:rPr>
                <w:rFonts w:ascii="Times New Roman" w:hAnsi="Times New Roman" w:cs="Times New Roman"/>
                <w:sz w:val="24"/>
                <w:lang w:val="en-US"/>
              </w:rPr>
            </w:rPrChange>
          </w:rPr>
          <w:delText xml:space="preserve">42. </w:delText>
        </w:r>
        <w:r w:rsidRPr="005D7F5A" w:rsidDel="005D7F5A">
          <w:rPr>
            <w:rFonts w:ascii="Times New Roman" w:hAnsi="Times New Roman" w:cs="Times New Roman"/>
            <w:sz w:val="24"/>
            <w:lang w:val="en-US"/>
            <w:rPrChange w:id="305" w:author="kakukb.biotech@gmail.com" w:date="2025-02-21T10:21:00Z">
              <w:rPr>
                <w:rFonts w:ascii="Times New Roman" w:hAnsi="Times New Roman" w:cs="Times New Roman"/>
                <w:sz w:val="24"/>
                <w:lang w:val="en-US"/>
              </w:rPr>
            </w:rPrChange>
          </w:rPr>
          <w:tab/>
          <w:delText>Gawad C, Koh W, Quake SR. Single-cell genome sequencing: current state of the science. Nat Rev Genet. 2016;17: 175–188. doi:10.1038/nrg.2015.16</w:delText>
        </w:r>
      </w:del>
    </w:p>
    <w:p w14:paraId="2AAB3DDF" w14:textId="768E1A92" w:rsidR="005D6F09" w:rsidRPr="005D7F5A" w:rsidDel="005D7F5A" w:rsidRDefault="005D6F09" w:rsidP="005D6F09">
      <w:pPr>
        <w:pStyle w:val="Irodalomjegyzk"/>
        <w:spacing w:after="120"/>
        <w:jc w:val="both"/>
        <w:rPr>
          <w:del w:id="306" w:author="kakukb.biotech@gmail.com" w:date="2025-02-21T10:21:00Z"/>
          <w:rFonts w:ascii="Times New Roman" w:hAnsi="Times New Roman" w:cs="Times New Roman"/>
          <w:sz w:val="24"/>
          <w:lang w:val="es-ES"/>
          <w:rPrChange w:id="307" w:author="kakukb.biotech@gmail.com" w:date="2025-02-21T10:21:00Z">
            <w:rPr>
              <w:del w:id="308" w:author="kakukb.biotech@gmail.com" w:date="2025-02-21T10:21:00Z"/>
              <w:rFonts w:ascii="Times New Roman" w:hAnsi="Times New Roman" w:cs="Times New Roman"/>
              <w:sz w:val="24"/>
              <w:lang w:val="es-ES"/>
            </w:rPr>
          </w:rPrChange>
        </w:rPr>
      </w:pPr>
      <w:del w:id="309" w:author="kakukb.biotech@gmail.com" w:date="2025-02-21T10:21:00Z">
        <w:r w:rsidRPr="005D7F5A" w:rsidDel="005D7F5A">
          <w:rPr>
            <w:rFonts w:ascii="Times New Roman" w:hAnsi="Times New Roman" w:cs="Times New Roman"/>
            <w:sz w:val="24"/>
            <w:lang w:val="en-US"/>
            <w:rPrChange w:id="310" w:author="kakukb.biotech@gmail.com" w:date="2025-02-21T10:21:00Z">
              <w:rPr>
                <w:rFonts w:ascii="Times New Roman" w:hAnsi="Times New Roman" w:cs="Times New Roman"/>
                <w:sz w:val="24"/>
                <w:lang w:val="en-US"/>
              </w:rPr>
            </w:rPrChange>
          </w:rPr>
          <w:delText xml:space="preserve">43. </w:delText>
        </w:r>
        <w:r w:rsidRPr="005D7F5A" w:rsidDel="005D7F5A">
          <w:rPr>
            <w:rFonts w:ascii="Times New Roman" w:hAnsi="Times New Roman" w:cs="Times New Roman"/>
            <w:sz w:val="24"/>
            <w:lang w:val="en-US"/>
            <w:rPrChange w:id="311" w:author="kakukb.biotech@gmail.com" w:date="2025-02-21T10:21:00Z">
              <w:rPr>
                <w:rFonts w:ascii="Times New Roman" w:hAnsi="Times New Roman" w:cs="Times New Roman"/>
                <w:sz w:val="24"/>
                <w:lang w:val="en-US"/>
              </w:rPr>
            </w:rPrChange>
          </w:rPr>
          <w:tab/>
        </w:r>
        <w:r w:rsidRPr="005D7F5A" w:rsidDel="005D7F5A">
          <w:rPr>
            <w:rFonts w:ascii="Times New Roman" w:hAnsi="Times New Roman" w:cs="Times New Roman"/>
            <w:sz w:val="24"/>
            <w:szCs w:val="24"/>
            <w:lang w:val="en-US"/>
            <w:rPrChange w:id="312" w:author="kakukb.biotech@gmail.com" w:date="2025-02-21T10:21:00Z">
              <w:rPr>
                <w:rFonts w:ascii="Times New Roman" w:hAnsi="Times New Roman" w:cs="Times New Roman"/>
                <w:sz w:val="24"/>
                <w:szCs w:val="24"/>
                <w:lang w:val="en-US"/>
              </w:rPr>
            </w:rPrChange>
          </w:rPr>
          <w:delText xml:space="preserve">Trotman JB, Schoenberg DR. A recap of RNA recapping. </w:delText>
        </w:r>
        <w:r w:rsidRPr="005D7F5A" w:rsidDel="005D7F5A">
          <w:rPr>
            <w:rFonts w:ascii="Times New Roman" w:hAnsi="Times New Roman" w:cs="Times New Roman"/>
            <w:sz w:val="24"/>
            <w:szCs w:val="24"/>
            <w:lang w:val="es-ES"/>
            <w:rPrChange w:id="313" w:author="kakukb.biotech@gmail.com" w:date="2025-02-21T10:21:00Z">
              <w:rPr>
                <w:rFonts w:ascii="Times New Roman" w:hAnsi="Times New Roman" w:cs="Times New Roman"/>
                <w:sz w:val="24"/>
                <w:szCs w:val="24"/>
                <w:lang w:val="es-ES"/>
              </w:rPr>
            </w:rPrChange>
          </w:rPr>
          <w:delText>WIREs RNA. 2019; 10:e1504. https://doi.org/10.1002/wrna.1504</w:delText>
        </w:r>
      </w:del>
    </w:p>
    <w:p w14:paraId="0671507C" w14:textId="1E0F933A" w:rsidR="005D6F09" w:rsidRPr="005D7F5A" w:rsidDel="005D7F5A" w:rsidRDefault="005D6F09" w:rsidP="005D6F09">
      <w:pPr>
        <w:pStyle w:val="Irodalomjegyzk"/>
        <w:spacing w:after="120"/>
        <w:jc w:val="both"/>
        <w:rPr>
          <w:del w:id="314" w:author="kakukb.biotech@gmail.com" w:date="2025-02-21T10:21:00Z"/>
          <w:rFonts w:ascii="Times New Roman" w:hAnsi="Times New Roman" w:cs="Times New Roman"/>
          <w:sz w:val="24"/>
          <w:lang w:val="en-US"/>
          <w:rPrChange w:id="315" w:author="kakukb.biotech@gmail.com" w:date="2025-02-21T10:21:00Z">
            <w:rPr>
              <w:del w:id="316" w:author="kakukb.biotech@gmail.com" w:date="2025-02-21T10:21:00Z"/>
              <w:rFonts w:ascii="Times New Roman" w:hAnsi="Times New Roman" w:cs="Times New Roman"/>
              <w:sz w:val="24"/>
              <w:lang w:val="en-US"/>
            </w:rPr>
          </w:rPrChange>
        </w:rPr>
      </w:pPr>
      <w:del w:id="317" w:author="kakukb.biotech@gmail.com" w:date="2025-02-21T10:21:00Z">
        <w:r w:rsidRPr="005D7F5A" w:rsidDel="005D7F5A">
          <w:rPr>
            <w:rFonts w:ascii="Times New Roman" w:hAnsi="Times New Roman" w:cs="Times New Roman"/>
            <w:sz w:val="24"/>
            <w:lang w:val="es-ES"/>
            <w:rPrChange w:id="318" w:author="kakukb.biotech@gmail.com" w:date="2025-02-21T10:21:00Z">
              <w:rPr>
                <w:rFonts w:ascii="Times New Roman" w:hAnsi="Times New Roman" w:cs="Times New Roman"/>
                <w:sz w:val="24"/>
                <w:lang w:val="es-ES"/>
              </w:rPr>
            </w:rPrChange>
          </w:rPr>
          <w:delText xml:space="preserve">44. </w:delText>
        </w:r>
        <w:r w:rsidRPr="005D7F5A" w:rsidDel="005D7F5A">
          <w:rPr>
            <w:rFonts w:ascii="Times New Roman" w:hAnsi="Times New Roman" w:cs="Times New Roman"/>
            <w:sz w:val="24"/>
            <w:lang w:val="es-ES"/>
            <w:rPrChange w:id="319" w:author="kakukb.biotech@gmail.com" w:date="2025-02-21T10:21:00Z">
              <w:rPr>
                <w:rFonts w:ascii="Times New Roman" w:hAnsi="Times New Roman" w:cs="Times New Roman"/>
                <w:sz w:val="24"/>
                <w:lang w:val="es-ES"/>
              </w:rPr>
            </w:rPrChange>
          </w:rPr>
          <w:tab/>
          <w:delText xml:space="preserve">Prazsák I, Moldován N, Balázs Z, Tombácz D, Megyeri K, Szűcs A, et al. </w:delText>
        </w:r>
        <w:r w:rsidRPr="005D7F5A" w:rsidDel="005D7F5A">
          <w:rPr>
            <w:rFonts w:ascii="Times New Roman" w:hAnsi="Times New Roman" w:cs="Times New Roman"/>
            <w:sz w:val="24"/>
            <w:lang w:val="en-US"/>
            <w:rPrChange w:id="320" w:author="kakukb.biotech@gmail.com" w:date="2025-02-21T10:21:00Z">
              <w:rPr>
                <w:rFonts w:ascii="Times New Roman" w:hAnsi="Times New Roman" w:cs="Times New Roman"/>
                <w:sz w:val="24"/>
                <w:lang w:val="en-US"/>
              </w:rPr>
            </w:rPrChange>
          </w:rPr>
          <w:delText>Long-read sequencing uncovers a complex transcriptome topology in varicella zoster virus. BMC Genomics. 2018;19: 873. doi:10.1186/s12864-018-5267-8</w:delText>
        </w:r>
      </w:del>
    </w:p>
    <w:p w14:paraId="44294890" w14:textId="12C70D80" w:rsidR="005D6F09" w:rsidRPr="005D7F5A" w:rsidDel="005D7F5A" w:rsidRDefault="005D6F09" w:rsidP="005D6F09">
      <w:pPr>
        <w:pStyle w:val="Irodalomjegyzk"/>
        <w:spacing w:after="120"/>
        <w:jc w:val="both"/>
        <w:rPr>
          <w:del w:id="321" w:author="kakukb.biotech@gmail.com" w:date="2025-02-21T10:21:00Z"/>
          <w:rFonts w:ascii="Times New Roman" w:hAnsi="Times New Roman" w:cs="Times New Roman"/>
          <w:sz w:val="24"/>
          <w:lang w:val="en-US"/>
          <w:rPrChange w:id="322" w:author="kakukb.biotech@gmail.com" w:date="2025-02-21T10:21:00Z">
            <w:rPr>
              <w:del w:id="323" w:author="kakukb.biotech@gmail.com" w:date="2025-02-21T10:21:00Z"/>
              <w:rFonts w:ascii="Times New Roman" w:hAnsi="Times New Roman" w:cs="Times New Roman"/>
              <w:sz w:val="24"/>
              <w:lang w:val="en-US"/>
            </w:rPr>
          </w:rPrChange>
        </w:rPr>
      </w:pPr>
      <w:del w:id="324" w:author="kakukb.biotech@gmail.com" w:date="2025-02-21T10:21:00Z">
        <w:r w:rsidRPr="005D7F5A" w:rsidDel="005D7F5A">
          <w:rPr>
            <w:rFonts w:ascii="Times New Roman" w:hAnsi="Times New Roman" w:cs="Times New Roman"/>
            <w:sz w:val="24"/>
            <w:lang w:val="en-US"/>
            <w:rPrChange w:id="325" w:author="kakukb.biotech@gmail.com" w:date="2025-02-21T10:21:00Z">
              <w:rPr>
                <w:rFonts w:ascii="Times New Roman" w:hAnsi="Times New Roman" w:cs="Times New Roman"/>
                <w:sz w:val="24"/>
                <w:lang w:val="en-US"/>
              </w:rPr>
            </w:rPrChange>
          </w:rPr>
          <w:delText xml:space="preserve">45. </w:delText>
        </w:r>
        <w:r w:rsidRPr="005D7F5A" w:rsidDel="005D7F5A">
          <w:rPr>
            <w:rFonts w:ascii="Times New Roman" w:hAnsi="Times New Roman" w:cs="Times New Roman"/>
            <w:sz w:val="24"/>
            <w:lang w:val="en-US"/>
            <w:rPrChange w:id="326" w:author="kakukb.biotech@gmail.com" w:date="2025-02-21T10:21:00Z">
              <w:rPr>
                <w:rFonts w:ascii="Times New Roman" w:hAnsi="Times New Roman" w:cs="Times New Roman"/>
                <w:sz w:val="24"/>
                <w:lang w:val="en-US"/>
              </w:rPr>
            </w:rPrChange>
          </w:rPr>
          <w:tab/>
          <w:delText>Tombácz D, Torma G, Gulyás G, Moldován N, Snyder M, Boldogkői Z. Meta-analytic approach for transcriptome profiling of herpes simplex virus type 1. Sci Data. 2020;7: 223. doi:10.1038/s41597-020-0558-8</w:delText>
        </w:r>
      </w:del>
    </w:p>
    <w:p w14:paraId="7ED199E5" w14:textId="63E7BC11" w:rsidR="005D6F09" w:rsidRPr="005D7F5A" w:rsidDel="005D7F5A" w:rsidRDefault="005D6F09" w:rsidP="005D6F09">
      <w:pPr>
        <w:pStyle w:val="Irodalomjegyzk"/>
        <w:spacing w:after="120"/>
        <w:jc w:val="both"/>
        <w:rPr>
          <w:del w:id="327" w:author="kakukb.biotech@gmail.com" w:date="2025-02-21T10:21:00Z"/>
          <w:rFonts w:ascii="Times New Roman" w:hAnsi="Times New Roman" w:cs="Times New Roman"/>
          <w:sz w:val="24"/>
          <w:lang w:val="en-US"/>
          <w:rPrChange w:id="328" w:author="kakukb.biotech@gmail.com" w:date="2025-02-21T10:21:00Z">
            <w:rPr>
              <w:del w:id="329" w:author="kakukb.biotech@gmail.com" w:date="2025-02-21T10:21:00Z"/>
              <w:rFonts w:ascii="Times New Roman" w:hAnsi="Times New Roman" w:cs="Times New Roman"/>
              <w:sz w:val="24"/>
              <w:lang w:val="en-US"/>
            </w:rPr>
          </w:rPrChange>
        </w:rPr>
      </w:pPr>
      <w:del w:id="330" w:author="kakukb.biotech@gmail.com" w:date="2025-02-21T10:21:00Z">
        <w:r w:rsidRPr="005D7F5A" w:rsidDel="005D7F5A">
          <w:rPr>
            <w:rFonts w:ascii="Times New Roman" w:hAnsi="Times New Roman" w:cs="Times New Roman"/>
            <w:sz w:val="24"/>
            <w:lang w:val="en-US"/>
            <w:rPrChange w:id="331" w:author="kakukb.biotech@gmail.com" w:date="2025-02-21T10:21:00Z">
              <w:rPr>
                <w:rFonts w:ascii="Times New Roman" w:hAnsi="Times New Roman" w:cs="Times New Roman"/>
                <w:sz w:val="24"/>
                <w:lang w:val="en-US"/>
              </w:rPr>
            </w:rPrChange>
          </w:rPr>
          <w:delText xml:space="preserve">46. </w:delText>
        </w:r>
        <w:r w:rsidRPr="005D7F5A" w:rsidDel="005D7F5A">
          <w:rPr>
            <w:rFonts w:ascii="Times New Roman" w:hAnsi="Times New Roman" w:cs="Times New Roman"/>
            <w:sz w:val="24"/>
            <w:lang w:val="en-US"/>
            <w:rPrChange w:id="332" w:author="kakukb.biotech@gmail.com" w:date="2025-02-21T10:21:00Z">
              <w:rPr>
                <w:rFonts w:ascii="Times New Roman" w:hAnsi="Times New Roman" w:cs="Times New Roman"/>
                <w:sz w:val="24"/>
                <w:lang w:val="en-US"/>
              </w:rPr>
            </w:rPrChange>
          </w:rPr>
          <w:tab/>
          <w:delText>Torma G, Tombácz D, Csabai Z, Göbhardter D, Deim Z, Snyder M, et al. An Integrated Sequencing Approach for Updating the Pseudorabies Virus Transcriptome. Pathogens. 2021;10: 242. doi:10.3390/pathogens10020242</w:delText>
        </w:r>
      </w:del>
    </w:p>
    <w:p w14:paraId="4A09E160" w14:textId="69F15C34" w:rsidR="005D6F09" w:rsidRPr="005D7F5A" w:rsidDel="005D7F5A" w:rsidRDefault="005D6F09" w:rsidP="005D6F09">
      <w:pPr>
        <w:pStyle w:val="Irodalomjegyzk"/>
        <w:spacing w:after="120"/>
        <w:jc w:val="both"/>
        <w:rPr>
          <w:del w:id="333" w:author="kakukb.biotech@gmail.com" w:date="2025-02-21T10:21:00Z"/>
          <w:rFonts w:ascii="Times New Roman" w:hAnsi="Times New Roman" w:cs="Times New Roman"/>
          <w:sz w:val="24"/>
          <w:lang w:val="en-US"/>
          <w:rPrChange w:id="334" w:author="kakukb.biotech@gmail.com" w:date="2025-02-21T10:21:00Z">
            <w:rPr>
              <w:del w:id="335" w:author="kakukb.biotech@gmail.com" w:date="2025-02-21T10:21:00Z"/>
              <w:rFonts w:ascii="Times New Roman" w:hAnsi="Times New Roman" w:cs="Times New Roman"/>
              <w:sz w:val="24"/>
              <w:lang w:val="en-US"/>
            </w:rPr>
          </w:rPrChange>
        </w:rPr>
      </w:pPr>
      <w:del w:id="336" w:author="kakukb.biotech@gmail.com" w:date="2025-02-21T10:21:00Z">
        <w:r w:rsidRPr="005D7F5A" w:rsidDel="005D7F5A">
          <w:rPr>
            <w:rFonts w:ascii="Times New Roman" w:hAnsi="Times New Roman" w:cs="Times New Roman"/>
            <w:sz w:val="24"/>
            <w:lang w:val="en-US"/>
            <w:rPrChange w:id="337" w:author="kakukb.biotech@gmail.com" w:date="2025-02-21T10:21:00Z">
              <w:rPr>
                <w:rFonts w:ascii="Times New Roman" w:hAnsi="Times New Roman" w:cs="Times New Roman"/>
                <w:sz w:val="24"/>
                <w:lang w:val="en-US"/>
              </w:rPr>
            </w:rPrChange>
          </w:rPr>
          <w:delText xml:space="preserve">47. </w:delText>
        </w:r>
        <w:r w:rsidRPr="005D7F5A" w:rsidDel="005D7F5A">
          <w:rPr>
            <w:rFonts w:ascii="Times New Roman" w:hAnsi="Times New Roman" w:cs="Times New Roman"/>
            <w:sz w:val="24"/>
            <w:lang w:val="en-US"/>
            <w:rPrChange w:id="338" w:author="kakukb.biotech@gmail.com" w:date="2025-02-21T10:21:00Z">
              <w:rPr>
                <w:rFonts w:ascii="Times New Roman" w:hAnsi="Times New Roman" w:cs="Times New Roman"/>
                <w:sz w:val="24"/>
                <w:lang w:val="en-US"/>
              </w:rPr>
            </w:rPrChange>
          </w:rPr>
          <w:tab/>
          <w:delText>Tombácz D, Sharon D, Szűcs A, Moldován N, Snyder M, Boldogkői Z. Transcriptome-wide survey of pseudorabies virus using next- and third-generation sequencing platforms. Sci Data. 2018;5: 180119. doi:10.1038/sdata.2018.119</w:delText>
        </w:r>
      </w:del>
    </w:p>
    <w:p w14:paraId="7817EB06" w14:textId="6C4CBB45" w:rsidR="005D6F09" w:rsidRPr="005D7F5A" w:rsidDel="005D7F5A" w:rsidRDefault="005D6F09" w:rsidP="005D6F09">
      <w:pPr>
        <w:pStyle w:val="Irodalomjegyzk"/>
        <w:spacing w:after="120"/>
        <w:jc w:val="both"/>
        <w:rPr>
          <w:del w:id="339" w:author="kakukb.biotech@gmail.com" w:date="2025-02-21T10:21:00Z"/>
          <w:rFonts w:ascii="Times New Roman" w:hAnsi="Times New Roman" w:cs="Times New Roman"/>
          <w:sz w:val="24"/>
          <w:lang w:val="en-US"/>
          <w:rPrChange w:id="340" w:author="kakukb.biotech@gmail.com" w:date="2025-02-21T10:21:00Z">
            <w:rPr>
              <w:del w:id="341" w:author="kakukb.biotech@gmail.com" w:date="2025-02-21T10:21:00Z"/>
              <w:rFonts w:ascii="Times New Roman" w:hAnsi="Times New Roman" w:cs="Times New Roman"/>
              <w:sz w:val="24"/>
              <w:lang w:val="en-US"/>
            </w:rPr>
          </w:rPrChange>
        </w:rPr>
      </w:pPr>
      <w:del w:id="342" w:author="kakukb.biotech@gmail.com" w:date="2025-02-21T10:21:00Z">
        <w:r w:rsidRPr="005D7F5A" w:rsidDel="005D7F5A">
          <w:rPr>
            <w:rFonts w:ascii="Times New Roman" w:hAnsi="Times New Roman" w:cs="Times New Roman"/>
            <w:sz w:val="24"/>
            <w:lang w:val="en-US"/>
            <w:rPrChange w:id="343" w:author="kakukb.biotech@gmail.com" w:date="2025-02-21T10:21:00Z">
              <w:rPr>
                <w:rFonts w:ascii="Times New Roman" w:hAnsi="Times New Roman" w:cs="Times New Roman"/>
                <w:sz w:val="24"/>
                <w:lang w:val="en-US"/>
              </w:rPr>
            </w:rPrChange>
          </w:rPr>
          <w:delText xml:space="preserve">48. </w:delText>
        </w:r>
        <w:r w:rsidRPr="005D7F5A" w:rsidDel="005D7F5A">
          <w:rPr>
            <w:rFonts w:ascii="Times New Roman" w:hAnsi="Times New Roman" w:cs="Times New Roman"/>
            <w:sz w:val="24"/>
            <w:lang w:val="en-US"/>
            <w:rPrChange w:id="344" w:author="kakukb.biotech@gmail.com" w:date="2025-02-21T10:21:00Z">
              <w:rPr>
                <w:rFonts w:ascii="Times New Roman" w:hAnsi="Times New Roman" w:cs="Times New Roman"/>
                <w:sz w:val="24"/>
                <w:lang w:val="en-US"/>
              </w:rPr>
            </w:rPrChange>
          </w:rPr>
          <w:tab/>
          <w:delText>Calvo-Roitberg E, Daniels RF, Pai AA. Challenges in identifying mRNA transcript starts and ends from long-read sequencing data. bioRxiv. 2023; 2023.07.26.550536. doi:10.1101/2023.07.26.550536</w:delText>
        </w:r>
      </w:del>
    </w:p>
    <w:p w14:paraId="48A04C80" w14:textId="5C2D5E2A" w:rsidR="005D6F09" w:rsidRPr="005D7F5A" w:rsidDel="005D7F5A" w:rsidRDefault="005D6F09" w:rsidP="005D6F09">
      <w:pPr>
        <w:pStyle w:val="Irodalomjegyzk"/>
        <w:spacing w:after="120"/>
        <w:jc w:val="both"/>
        <w:rPr>
          <w:del w:id="345" w:author="kakukb.biotech@gmail.com" w:date="2025-02-21T10:21:00Z"/>
          <w:rFonts w:ascii="Times New Roman" w:hAnsi="Times New Roman" w:cs="Times New Roman"/>
          <w:sz w:val="24"/>
          <w:lang w:val="es-ES"/>
          <w:rPrChange w:id="346" w:author="kakukb.biotech@gmail.com" w:date="2025-02-21T10:21:00Z">
            <w:rPr>
              <w:del w:id="347" w:author="kakukb.biotech@gmail.com" w:date="2025-02-21T10:21:00Z"/>
              <w:rFonts w:ascii="Times New Roman" w:hAnsi="Times New Roman" w:cs="Times New Roman"/>
              <w:sz w:val="24"/>
              <w:lang w:val="es-ES"/>
            </w:rPr>
          </w:rPrChange>
        </w:rPr>
      </w:pPr>
      <w:del w:id="348" w:author="kakukb.biotech@gmail.com" w:date="2025-02-21T10:21:00Z">
        <w:r w:rsidRPr="005D7F5A" w:rsidDel="005D7F5A">
          <w:rPr>
            <w:rFonts w:ascii="Times New Roman" w:hAnsi="Times New Roman" w:cs="Times New Roman"/>
            <w:sz w:val="24"/>
            <w:lang w:val="en-US"/>
            <w:rPrChange w:id="349" w:author="kakukb.biotech@gmail.com" w:date="2025-02-21T10:21:00Z">
              <w:rPr>
                <w:rFonts w:ascii="Times New Roman" w:hAnsi="Times New Roman" w:cs="Times New Roman"/>
                <w:sz w:val="24"/>
                <w:lang w:val="en-US"/>
              </w:rPr>
            </w:rPrChange>
          </w:rPr>
          <w:delText xml:space="preserve">49. </w:delText>
        </w:r>
        <w:r w:rsidRPr="005D7F5A" w:rsidDel="005D7F5A">
          <w:rPr>
            <w:rFonts w:ascii="Times New Roman" w:hAnsi="Times New Roman" w:cs="Times New Roman"/>
            <w:sz w:val="24"/>
            <w:lang w:val="en-US"/>
            <w:rPrChange w:id="350" w:author="kakukb.biotech@gmail.com" w:date="2025-02-21T10:21:00Z">
              <w:rPr>
                <w:rFonts w:ascii="Times New Roman" w:hAnsi="Times New Roman" w:cs="Times New Roman"/>
                <w:sz w:val="24"/>
                <w:lang w:val="en-US"/>
              </w:rPr>
            </w:rPrChange>
          </w:rPr>
          <w:tab/>
          <w:delText xml:space="preserve">Trotman JB, Schoenberg DR. A recap of RNA recapping. </w:delText>
        </w:r>
        <w:r w:rsidRPr="005D7F5A" w:rsidDel="005D7F5A">
          <w:rPr>
            <w:rFonts w:ascii="Times New Roman" w:hAnsi="Times New Roman" w:cs="Times New Roman"/>
            <w:sz w:val="24"/>
            <w:lang w:val="es-ES"/>
            <w:rPrChange w:id="351" w:author="kakukb.biotech@gmail.com" w:date="2025-02-21T10:21:00Z">
              <w:rPr>
                <w:rFonts w:ascii="Times New Roman" w:hAnsi="Times New Roman" w:cs="Times New Roman"/>
                <w:sz w:val="24"/>
                <w:lang w:val="es-ES"/>
              </w:rPr>
            </w:rPrChange>
          </w:rPr>
          <w:delText>WIREs RNA. 2019;10: e1504. doi:10.1002/wrna.1504</w:delText>
        </w:r>
      </w:del>
    </w:p>
    <w:p w14:paraId="48A3A623" w14:textId="0AA4E60F" w:rsidR="005D6F09" w:rsidRPr="005D7F5A" w:rsidDel="005D7F5A" w:rsidRDefault="005D6F09" w:rsidP="005D6F09">
      <w:pPr>
        <w:pStyle w:val="Irodalomjegyzk"/>
        <w:spacing w:after="120"/>
        <w:jc w:val="both"/>
        <w:rPr>
          <w:del w:id="352" w:author="kakukb.biotech@gmail.com" w:date="2025-02-21T10:21:00Z"/>
          <w:rFonts w:ascii="Times New Roman" w:hAnsi="Times New Roman" w:cs="Times New Roman"/>
          <w:sz w:val="24"/>
          <w:lang w:val="en-US"/>
          <w:rPrChange w:id="353" w:author="kakukb.biotech@gmail.com" w:date="2025-02-21T10:21:00Z">
            <w:rPr>
              <w:del w:id="354" w:author="kakukb.biotech@gmail.com" w:date="2025-02-21T10:21:00Z"/>
              <w:rFonts w:ascii="Times New Roman" w:hAnsi="Times New Roman" w:cs="Times New Roman"/>
              <w:sz w:val="24"/>
              <w:lang w:val="en-US"/>
            </w:rPr>
          </w:rPrChange>
        </w:rPr>
      </w:pPr>
      <w:del w:id="355" w:author="kakukb.biotech@gmail.com" w:date="2025-02-21T10:21:00Z">
        <w:r w:rsidRPr="005D7F5A" w:rsidDel="005D7F5A">
          <w:rPr>
            <w:rFonts w:ascii="Times New Roman" w:hAnsi="Times New Roman" w:cs="Times New Roman"/>
            <w:sz w:val="24"/>
            <w:lang w:val="en-US"/>
            <w:rPrChange w:id="356" w:author="kakukb.biotech@gmail.com" w:date="2025-02-21T10:21:00Z">
              <w:rPr>
                <w:rFonts w:ascii="Times New Roman" w:hAnsi="Times New Roman" w:cs="Times New Roman"/>
                <w:sz w:val="24"/>
                <w:lang w:val="en-US"/>
              </w:rPr>
            </w:rPrChange>
          </w:rPr>
          <w:delText xml:space="preserve">50. </w:delText>
        </w:r>
        <w:r w:rsidRPr="005D7F5A" w:rsidDel="005D7F5A">
          <w:rPr>
            <w:rFonts w:ascii="Times New Roman" w:hAnsi="Times New Roman" w:cs="Times New Roman"/>
            <w:sz w:val="24"/>
            <w:lang w:val="en-US"/>
            <w:rPrChange w:id="357" w:author="kakukb.biotech@gmail.com" w:date="2025-02-21T10:21:00Z">
              <w:rPr>
                <w:rFonts w:ascii="Times New Roman" w:hAnsi="Times New Roman" w:cs="Times New Roman"/>
                <w:sz w:val="24"/>
                <w:lang w:val="en-US"/>
              </w:rPr>
            </w:rPrChange>
          </w:rPr>
          <w:tab/>
          <w:delText>Stacey SN, Jordan D, Williamson AJ, Brown M, Coote JH, Arrand JR. Leaky scanning is the predominant mechanism for translation of human papillomavirus type 16 E7 oncoprotein from E6/E7 bicistronic mRNA. J Virol. 2000;74: 7284–7297. doi:10.1128/jvi.74.16.7284-7297.2000</w:delText>
        </w:r>
      </w:del>
    </w:p>
    <w:p w14:paraId="49296C2C" w14:textId="7574C419" w:rsidR="005D6F09" w:rsidRPr="005D7F5A" w:rsidDel="005D7F5A" w:rsidRDefault="005D6F09" w:rsidP="005D6F09">
      <w:pPr>
        <w:pStyle w:val="Irodalomjegyzk"/>
        <w:spacing w:after="120"/>
        <w:jc w:val="both"/>
        <w:rPr>
          <w:del w:id="358" w:author="kakukb.biotech@gmail.com" w:date="2025-02-21T10:21:00Z"/>
          <w:rFonts w:ascii="Times New Roman" w:hAnsi="Times New Roman" w:cs="Times New Roman"/>
          <w:sz w:val="24"/>
          <w:lang w:val="en-US"/>
          <w:rPrChange w:id="359" w:author="kakukb.biotech@gmail.com" w:date="2025-02-21T10:21:00Z">
            <w:rPr>
              <w:del w:id="360" w:author="kakukb.biotech@gmail.com" w:date="2025-02-21T10:21:00Z"/>
              <w:rFonts w:ascii="Times New Roman" w:hAnsi="Times New Roman" w:cs="Times New Roman"/>
              <w:sz w:val="24"/>
              <w:lang w:val="en-US"/>
            </w:rPr>
          </w:rPrChange>
        </w:rPr>
      </w:pPr>
      <w:del w:id="361" w:author="kakukb.biotech@gmail.com" w:date="2025-02-21T10:21:00Z">
        <w:r w:rsidRPr="005D7F5A" w:rsidDel="005D7F5A">
          <w:rPr>
            <w:rFonts w:ascii="Times New Roman" w:hAnsi="Times New Roman" w:cs="Times New Roman"/>
            <w:sz w:val="24"/>
            <w:lang w:val="en-US"/>
            <w:rPrChange w:id="362" w:author="kakukb.biotech@gmail.com" w:date="2025-02-21T10:21:00Z">
              <w:rPr>
                <w:rFonts w:ascii="Times New Roman" w:hAnsi="Times New Roman" w:cs="Times New Roman"/>
                <w:sz w:val="24"/>
                <w:lang w:val="en-US"/>
              </w:rPr>
            </w:rPrChange>
          </w:rPr>
          <w:delText xml:space="preserve">51. </w:delText>
        </w:r>
        <w:r w:rsidRPr="005D7F5A" w:rsidDel="005D7F5A">
          <w:rPr>
            <w:rFonts w:ascii="Times New Roman" w:hAnsi="Times New Roman" w:cs="Times New Roman"/>
            <w:sz w:val="24"/>
            <w:lang w:val="en-US"/>
            <w:rPrChange w:id="363" w:author="kakukb.biotech@gmail.com" w:date="2025-02-21T10:21:00Z">
              <w:rPr>
                <w:rFonts w:ascii="Times New Roman" w:hAnsi="Times New Roman" w:cs="Times New Roman"/>
                <w:sz w:val="24"/>
                <w:lang w:val="en-US"/>
              </w:rPr>
            </w:rPrChange>
          </w:rPr>
          <w:tab/>
          <w:delText>Vilela C, McCarthy JEG. Regulation of fungal gene expression via short open reading frames in the mRNA 5’untranslated region. Mol Microbiol. 2003;49: 859–867. doi:10.1046/j.1365-2958.2003.03622.x</w:delText>
        </w:r>
      </w:del>
    </w:p>
    <w:p w14:paraId="5527BD8F" w14:textId="5902ABF6" w:rsidR="005D6F09" w:rsidRPr="005D7F5A" w:rsidDel="005D7F5A" w:rsidRDefault="005D6F09" w:rsidP="005D6F09">
      <w:pPr>
        <w:pStyle w:val="Irodalomjegyzk"/>
        <w:spacing w:after="120"/>
        <w:jc w:val="both"/>
        <w:rPr>
          <w:del w:id="364" w:author="kakukb.biotech@gmail.com" w:date="2025-02-21T10:21:00Z"/>
          <w:rFonts w:ascii="Times New Roman" w:hAnsi="Times New Roman" w:cs="Times New Roman"/>
          <w:sz w:val="24"/>
          <w:lang w:val="de-DE"/>
          <w:rPrChange w:id="365" w:author="kakukb.biotech@gmail.com" w:date="2025-02-21T10:21:00Z">
            <w:rPr>
              <w:del w:id="366" w:author="kakukb.biotech@gmail.com" w:date="2025-02-21T10:21:00Z"/>
              <w:rFonts w:ascii="Times New Roman" w:hAnsi="Times New Roman" w:cs="Times New Roman"/>
              <w:sz w:val="24"/>
              <w:lang w:val="de-DE"/>
            </w:rPr>
          </w:rPrChange>
        </w:rPr>
      </w:pPr>
      <w:del w:id="367" w:author="kakukb.biotech@gmail.com" w:date="2025-02-21T10:21:00Z">
        <w:r w:rsidRPr="005D7F5A" w:rsidDel="005D7F5A">
          <w:rPr>
            <w:rFonts w:ascii="Times New Roman" w:hAnsi="Times New Roman" w:cs="Times New Roman"/>
            <w:sz w:val="24"/>
            <w:lang w:val="en-US"/>
            <w:rPrChange w:id="368" w:author="kakukb.biotech@gmail.com" w:date="2025-02-21T10:21:00Z">
              <w:rPr>
                <w:rFonts w:ascii="Times New Roman" w:hAnsi="Times New Roman" w:cs="Times New Roman"/>
                <w:sz w:val="24"/>
                <w:lang w:val="en-US"/>
              </w:rPr>
            </w:rPrChange>
          </w:rPr>
          <w:delText xml:space="preserve">52. </w:delText>
        </w:r>
        <w:r w:rsidRPr="005D7F5A" w:rsidDel="005D7F5A">
          <w:rPr>
            <w:rFonts w:ascii="Times New Roman" w:hAnsi="Times New Roman" w:cs="Times New Roman"/>
            <w:sz w:val="24"/>
            <w:lang w:val="en-US"/>
            <w:rPrChange w:id="369" w:author="kakukb.biotech@gmail.com" w:date="2025-02-21T10:21:00Z">
              <w:rPr>
                <w:rFonts w:ascii="Times New Roman" w:hAnsi="Times New Roman" w:cs="Times New Roman"/>
                <w:sz w:val="24"/>
                <w:lang w:val="en-US"/>
              </w:rPr>
            </w:rPrChange>
          </w:rPr>
          <w:tab/>
          <w:delText xml:space="preserve">Kronstad LM, Brulois KF, Jung JU, Glaunsinger BA. Dual Short Upstream Open Reading Frames Control Translation of a Herpesviral Polycistronic mRNA. </w:delText>
        </w:r>
        <w:r w:rsidRPr="005D7F5A" w:rsidDel="005D7F5A">
          <w:rPr>
            <w:rFonts w:ascii="Times New Roman" w:hAnsi="Times New Roman" w:cs="Times New Roman"/>
            <w:sz w:val="24"/>
            <w:lang w:val="de-DE"/>
            <w:rPrChange w:id="370" w:author="kakukb.biotech@gmail.com" w:date="2025-02-21T10:21:00Z">
              <w:rPr>
                <w:rFonts w:ascii="Times New Roman" w:hAnsi="Times New Roman" w:cs="Times New Roman"/>
                <w:sz w:val="24"/>
                <w:lang w:val="de-DE"/>
              </w:rPr>
            </w:rPrChange>
          </w:rPr>
          <w:delText>PLOS Pathogens. 2013;9: e1003156. doi:10.1371/journal.ppat.1003156</w:delText>
        </w:r>
      </w:del>
    </w:p>
    <w:p w14:paraId="709FEE2A" w14:textId="0C806BEB" w:rsidR="005D6F09" w:rsidRPr="005D7F5A" w:rsidDel="005D7F5A" w:rsidRDefault="005D6F09" w:rsidP="005D6F09">
      <w:pPr>
        <w:pStyle w:val="Irodalomjegyzk"/>
        <w:spacing w:after="120"/>
        <w:jc w:val="both"/>
        <w:rPr>
          <w:del w:id="371" w:author="kakukb.biotech@gmail.com" w:date="2025-02-21T10:21:00Z"/>
          <w:rFonts w:ascii="Times New Roman" w:hAnsi="Times New Roman" w:cs="Times New Roman"/>
          <w:sz w:val="24"/>
          <w:lang w:val="en-US"/>
          <w:rPrChange w:id="372" w:author="kakukb.biotech@gmail.com" w:date="2025-02-21T10:21:00Z">
            <w:rPr>
              <w:del w:id="373" w:author="kakukb.biotech@gmail.com" w:date="2025-02-21T10:21:00Z"/>
              <w:rFonts w:ascii="Times New Roman" w:hAnsi="Times New Roman" w:cs="Times New Roman"/>
              <w:sz w:val="24"/>
              <w:lang w:val="en-US"/>
            </w:rPr>
          </w:rPrChange>
        </w:rPr>
      </w:pPr>
      <w:del w:id="374" w:author="kakukb.biotech@gmail.com" w:date="2025-02-21T10:21:00Z">
        <w:r w:rsidRPr="005D7F5A" w:rsidDel="005D7F5A">
          <w:rPr>
            <w:rFonts w:ascii="Times New Roman" w:hAnsi="Times New Roman" w:cs="Times New Roman"/>
            <w:sz w:val="24"/>
            <w:lang w:val="de-DE"/>
            <w:rPrChange w:id="375" w:author="kakukb.biotech@gmail.com" w:date="2025-02-21T10:21:00Z">
              <w:rPr>
                <w:rFonts w:ascii="Times New Roman" w:hAnsi="Times New Roman" w:cs="Times New Roman"/>
                <w:sz w:val="24"/>
                <w:lang w:val="de-DE"/>
              </w:rPr>
            </w:rPrChange>
          </w:rPr>
          <w:delText xml:space="preserve">53. </w:delText>
        </w:r>
        <w:r w:rsidRPr="005D7F5A" w:rsidDel="005D7F5A">
          <w:rPr>
            <w:rFonts w:ascii="Times New Roman" w:hAnsi="Times New Roman" w:cs="Times New Roman"/>
            <w:sz w:val="24"/>
            <w:lang w:val="de-DE"/>
            <w:rPrChange w:id="376" w:author="kakukb.biotech@gmail.com" w:date="2025-02-21T10:21:00Z">
              <w:rPr>
                <w:rFonts w:ascii="Times New Roman" w:hAnsi="Times New Roman" w:cs="Times New Roman"/>
                <w:sz w:val="24"/>
                <w:lang w:val="de-DE"/>
              </w:rPr>
            </w:rPrChange>
          </w:rPr>
          <w:tab/>
          <w:delText>Dong, X., Du, M.R.M., Gouil, Q. </w:delText>
        </w:r>
        <w:r w:rsidRPr="005D7F5A" w:rsidDel="005D7F5A">
          <w:rPr>
            <w:rFonts w:ascii="Times New Roman" w:hAnsi="Times New Roman" w:cs="Times New Roman"/>
            <w:i/>
            <w:iCs/>
            <w:sz w:val="24"/>
            <w:lang w:val="de-DE"/>
            <w:rPrChange w:id="377" w:author="kakukb.biotech@gmail.com" w:date="2025-02-21T10:21:00Z">
              <w:rPr>
                <w:rFonts w:ascii="Times New Roman" w:hAnsi="Times New Roman" w:cs="Times New Roman"/>
                <w:i/>
                <w:iCs/>
                <w:sz w:val="24"/>
                <w:lang w:val="de-DE"/>
              </w:rPr>
            </w:rPrChange>
          </w:rPr>
          <w:delText>et al.</w:delText>
        </w:r>
        <w:r w:rsidRPr="005D7F5A" w:rsidDel="005D7F5A">
          <w:rPr>
            <w:rFonts w:ascii="Times New Roman" w:hAnsi="Times New Roman" w:cs="Times New Roman"/>
            <w:sz w:val="24"/>
            <w:lang w:val="de-DE"/>
            <w:rPrChange w:id="378" w:author="kakukb.biotech@gmail.com" w:date="2025-02-21T10:21:00Z">
              <w:rPr>
                <w:rFonts w:ascii="Times New Roman" w:hAnsi="Times New Roman" w:cs="Times New Roman"/>
                <w:sz w:val="24"/>
                <w:lang w:val="de-DE"/>
              </w:rPr>
            </w:rPrChange>
          </w:rPr>
          <w:delText> </w:delText>
        </w:r>
        <w:r w:rsidRPr="005D7F5A" w:rsidDel="005D7F5A">
          <w:rPr>
            <w:rFonts w:ascii="Times New Roman" w:hAnsi="Times New Roman" w:cs="Times New Roman"/>
            <w:sz w:val="24"/>
            <w:lang w:val="en-US"/>
            <w:rPrChange w:id="379" w:author="kakukb.biotech@gmail.com" w:date="2025-02-21T10:21:00Z">
              <w:rPr>
                <w:rFonts w:ascii="Times New Roman" w:hAnsi="Times New Roman" w:cs="Times New Roman"/>
                <w:sz w:val="24"/>
                <w:lang w:val="en-US"/>
              </w:rPr>
            </w:rPrChange>
          </w:rPr>
          <w:delText>Benchmarking long-read RNA-sequencing analysis tools using in silico mixtures. </w:delText>
        </w:r>
        <w:r w:rsidRPr="005D7F5A" w:rsidDel="005D7F5A">
          <w:rPr>
            <w:rFonts w:ascii="Times New Roman" w:hAnsi="Times New Roman" w:cs="Times New Roman"/>
            <w:i/>
            <w:iCs/>
            <w:sz w:val="24"/>
            <w:lang w:val="en-US"/>
            <w:rPrChange w:id="380" w:author="kakukb.biotech@gmail.com" w:date="2025-02-21T10:21:00Z">
              <w:rPr>
                <w:rFonts w:ascii="Times New Roman" w:hAnsi="Times New Roman" w:cs="Times New Roman"/>
                <w:i/>
                <w:iCs/>
                <w:sz w:val="24"/>
                <w:lang w:val="en-US"/>
              </w:rPr>
            </w:rPrChange>
          </w:rPr>
          <w:delText>Nat Methods</w:delText>
        </w:r>
        <w:r w:rsidRPr="005D7F5A" w:rsidDel="005D7F5A">
          <w:rPr>
            <w:rFonts w:ascii="Times New Roman" w:hAnsi="Times New Roman" w:cs="Times New Roman"/>
            <w:sz w:val="24"/>
            <w:lang w:val="en-US"/>
            <w:rPrChange w:id="381" w:author="kakukb.biotech@gmail.com" w:date="2025-02-21T10:21:00Z">
              <w:rPr>
                <w:rFonts w:ascii="Times New Roman" w:hAnsi="Times New Roman" w:cs="Times New Roman"/>
                <w:sz w:val="24"/>
                <w:lang w:val="en-US"/>
              </w:rPr>
            </w:rPrChange>
          </w:rPr>
          <w:delText> </w:delText>
        </w:r>
        <w:r w:rsidRPr="005D7F5A" w:rsidDel="005D7F5A">
          <w:rPr>
            <w:rFonts w:ascii="Times New Roman" w:hAnsi="Times New Roman" w:cs="Times New Roman"/>
            <w:b/>
            <w:bCs/>
            <w:sz w:val="24"/>
            <w:lang w:val="en-US"/>
            <w:rPrChange w:id="382" w:author="kakukb.biotech@gmail.com" w:date="2025-02-21T10:21:00Z">
              <w:rPr>
                <w:rFonts w:ascii="Times New Roman" w:hAnsi="Times New Roman" w:cs="Times New Roman"/>
                <w:b/>
                <w:bCs/>
                <w:sz w:val="24"/>
                <w:lang w:val="en-US"/>
              </w:rPr>
            </w:rPrChange>
          </w:rPr>
          <w:delText>20</w:delText>
        </w:r>
        <w:r w:rsidRPr="005D7F5A" w:rsidDel="005D7F5A">
          <w:rPr>
            <w:rFonts w:ascii="Times New Roman" w:hAnsi="Times New Roman" w:cs="Times New Roman"/>
            <w:sz w:val="24"/>
            <w:lang w:val="en-US"/>
            <w:rPrChange w:id="383" w:author="kakukb.biotech@gmail.com" w:date="2025-02-21T10:21:00Z">
              <w:rPr>
                <w:rFonts w:ascii="Times New Roman" w:hAnsi="Times New Roman" w:cs="Times New Roman"/>
                <w:sz w:val="24"/>
                <w:lang w:val="en-US"/>
              </w:rPr>
            </w:rPrChange>
          </w:rPr>
          <w:delText>, 1810–1821 (2023). https://doi.org/10.1038/s41592-023-02026-3</w:delText>
        </w:r>
      </w:del>
    </w:p>
    <w:p w14:paraId="14F5FB0A" w14:textId="35B8BC5C" w:rsidR="005D6F09" w:rsidRDefault="005D6F09" w:rsidP="005D7F5A">
      <w:pPr>
        <w:pStyle w:val="Cmsor2"/>
        <w:keepNext w:val="0"/>
        <w:keepLines w:val="0"/>
        <w:shd w:val="clear" w:color="auto" w:fill="FFFFFF"/>
        <w:spacing w:before="0" w:line="240" w:lineRule="auto"/>
        <w:jc w:val="both"/>
        <w:rPr>
          <w:rStyle w:val="Hiperhivatkozs"/>
          <w:rFonts w:ascii="Times New Roman" w:hAnsi="Times New Roman" w:cs="Times New Roman"/>
          <w:color w:val="auto"/>
          <w:sz w:val="24"/>
          <w:lang w:val="en-US"/>
        </w:rPr>
        <w:pPrChange w:id="384" w:author="kakukb.biotech@gmail.com" w:date="2025-02-21T10:21:00Z">
          <w:pPr>
            <w:spacing w:after="120" w:line="240" w:lineRule="auto"/>
            <w:jc w:val="both"/>
          </w:pPr>
        </w:pPrChange>
      </w:pPr>
      <w:del w:id="385" w:author="kakukb.biotech@gmail.com" w:date="2025-02-21T10:21:00Z">
        <w:r w:rsidRPr="00E24243" w:rsidDel="005D7F5A">
          <w:rPr>
            <w:rStyle w:val="Hiperhivatkozs"/>
            <w:rFonts w:ascii="Times New Roman" w:hAnsi="Times New Roman" w:cs="Times New Roman"/>
            <w:color w:val="auto"/>
            <w:sz w:val="24"/>
            <w:lang w:val="en-US"/>
          </w:rPr>
          <w:fldChar w:fldCharType="end"/>
        </w:r>
      </w:del>
    </w:p>
    <w:p w14:paraId="650C7034" w14:textId="39BFFA66" w:rsidR="00056444" w:rsidRPr="00E24243" w:rsidRDefault="00142A6E" w:rsidP="005D6F09">
      <w:pPr>
        <w:spacing w:after="120" w:line="240" w:lineRule="auto"/>
        <w:jc w:val="both"/>
        <w:rPr>
          <w:rFonts w:ascii="Times New Roman" w:hAnsi="Times New Roman" w:cs="Times New Roman"/>
          <w:sz w:val="24"/>
          <w:lang w:val="en-US"/>
        </w:rPr>
      </w:pPr>
      <w:r w:rsidRPr="00E24243">
        <w:rPr>
          <w:rFonts w:ascii="Times New Roman" w:hAnsi="Times New Roman" w:cs="Times New Roman"/>
          <w:b/>
          <w:sz w:val="24"/>
          <w:lang w:val="en-US"/>
        </w:rPr>
        <w:t>Author Contributions:</w:t>
      </w:r>
      <w:r w:rsidRPr="00E24243">
        <w:rPr>
          <w:rFonts w:ascii="Times New Roman" w:hAnsi="Times New Roman" w:cs="Times New Roman"/>
          <w:sz w:val="24"/>
          <w:lang w:val="en-US"/>
        </w:rPr>
        <w:t xml:space="preserve"> Conceptualization, D.T</w:t>
      </w:r>
      <w:r w:rsidR="0005644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 xml:space="preserve">and Z.B.; </w:t>
      </w:r>
      <w:r w:rsidR="0002647A" w:rsidRPr="00E24243">
        <w:rPr>
          <w:rFonts w:ascii="Times New Roman" w:hAnsi="Times New Roman" w:cs="Times New Roman"/>
          <w:sz w:val="24"/>
          <w:lang w:val="en-US"/>
        </w:rPr>
        <w:t xml:space="preserve">library preparation: ZC; </w:t>
      </w:r>
      <w:r w:rsidR="00056444" w:rsidRPr="00E24243">
        <w:rPr>
          <w:rFonts w:ascii="Times New Roman" w:hAnsi="Times New Roman" w:cs="Times New Roman"/>
          <w:sz w:val="24"/>
          <w:lang w:val="en-US"/>
        </w:rPr>
        <w:t>CAGE-</w:t>
      </w:r>
      <w:proofErr w:type="spellStart"/>
      <w:r w:rsidR="00056444" w:rsidRPr="00E24243">
        <w:rPr>
          <w:rFonts w:ascii="Times New Roman" w:hAnsi="Times New Roman" w:cs="Times New Roman"/>
          <w:sz w:val="24"/>
          <w:lang w:val="en-US"/>
        </w:rPr>
        <w:t>Seq</w:t>
      </w:r>
      <w:proofErr w:type="spellEnd"/>
      <w:r w:rsidRPr="00E24243">
        <w:rPr>
          <w:rFonts w:ascii="Times New Roman" w:hAnsi="Times New Roman" w:cs="Times New Roman"/>
          <w:sz w:val="24"/>
          <w:lang w:val="en-US"/>
        </w:rPr>
        <w:t xml:space="preserve">, D.T.; </w:t>
      </w:r>
      <w:proofErr w:type="spellStart"/>
      <w:r w:rsidR="00056444" w:rsidRPr="00E24243">
        <w:rPr>
          <w:rFonts w:ascii="Times New Roman" w:hAnsi="Times New Roman" w:cs="Times New Roman"/>
          <w:sz w:val="24"/>
          <w:lang w:val="en-US"/>
        </w:rPr>
        <w:t>dcRNA-Seq</w:t>
      </w:r>
      <w:proofErr w:type="spellEnd"/>
      <w:r w:rsidR="0005644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 xml:space="preserve">D.T., </w:t>
      </w:r>
      <w:r w:rsidR="00F3658B" w:rsidRPr="00E24243">
        <w:rPr>
          <w:rFonts w:ascii="Times New Roman" w:hAnsi="Times New Roman" w:cs="Times New Roman"/>
          <w:sz w:val="24"/>
          <w:lang w:val="en-US"/>
        </w:rPr>
        <w:t xml:space="preserve">Á.D.; </w:t>
      </w:r>
      <w:proofErr w:type="spellStart"/>
      <w:r w:rsidR="00DF3532" w:rsidRPr="00E24243">
        <w:rPr>
          <w:rFonts w:ascii="Times New Roman" w:hAnsi="Times New Roman" w:cs="Times New Roman"/>
          <w:sz w:val="24"/>
          <w:lang w:val="en-US"/>
        </w:rPr>
        <w:t>Bioinformatic</w:t>
      </w:r>
      <w:proofErr w:type="spellEnd"/>
      <w:r w:rsidR="00F3658B" w:rsidRPr="00E24243">
        <w:rPr>
          <w:rFonts w:ascii="Times New Roman" w:hAnsi="Times New Roman" w:cs="Times New Roman"/>
          <w:sz w:val="24"/>
          <w:lang w:val="en-US"/>
        </w:rPr>
        <w:t xml:space="preserve"> analysis, G.T., </w:t>
      </w:r>
      <w:r w:rsidRPr="00E24243">
        <w:rPr>
          <w:rFonts w:ascii="Times New Roman" w:hAnsi="Times New Roman" w:cs="Times New Roman"/>
          <w:sz w:val="24"/>
          <w:lang w:val="en-US"/>
        </w:rPr>
        <w:t>B.K.,</w:t>
      </w:r>
      <w:r w:rsidR="00CA2BE9" w:rsidRPr="00E24243">
        <w:rPr>
          <w:rFonts w:ascii="Times New Roman" w:hAnsi="Times New Roman" w:cs="Times New Roman"/>
          <w:sz w:val="24"/>
          <w:lang w:val="en-US"/>
        </w:rPr>
        <w:t xml:space="preserve"> </w:t>
      </w:r>
      <w:r w:rsidR="00DF3532" w:rsidRPr="00E24243">
        <w:rPr>
          <w:rFonts w:ascii="Times New Roman" w:hAnsi="Times New Roman" w:cs="Times New Roman"/>
          <w:sz w:val="24"/>
          <w:lang w:val="en-US"/>
        </w:rPr>
        <w:t>Á.F</w:t>
      </w:r>
      <w:r w:rsidR="0002647A" w:rsidRPr="00E24243">
        <w:rPr>
          <w:rFonts w:ascii="Times New Roman" w:hAnsi="Times New Roman" w:cs="Times New Roman"/>
          <w:sz w:val="24"/>
          <w:lang w:val="en-US"/>
        </w:rPr>
        <w:t>, GG</w:t>
      </w:r>
      <w:r w:rsidR="00DF3532" w:rsidRPr="00E24243">
        <w:rPr>
          <w:rFonts w:ascii="Times New Roman" w:hAnsi="Times New Roman" w:cs="Times New Roman"/>
          <w:sz w:val="24"/>
          <w:lang w:val="en-US"/>
        </w:rPr>
        <w:t>.</w:t>
      </w:r>
      <w:r w:rsidRPr="00E24243">
        <w:rPr>
          <w:rFonts w:ascii="Times New Roman" w:hAnsi="Times New Roman" w:cs="Times New Roman"/>
          <w:sz w:val="24"/>
          <w:lang w:val="en-US"/>
        </w:rPr>
        <w:t xml:space="preserve"> Writing the original draft, D.T., and Z.B.; Visualization, G.T., B.K. and D.T; Supervision, Z.B.; </w:t>
      </w:r>
      <w:r w:rsidR="00E30F84" w:rsidRPr="00E24243">
        <w:rPr>
          <w:rFonts w:ascii="Times New Roman" w:hAnsi="Times New Roman" w:cs="Times New Roman"/>
          <w:sz w:val="24"/>
          <w:lang w:val="en-US"/>
        </w:rPr>
        <w:t>Writing the manuscript: Z.B.,</w:t>
      </w:r>
      <w:r w:rsidR="00CA2BE9" w:rsidRPr="00E24243">
        <w:rPr>
          <w:rFonts w:ascii="Times New Roman" w:hAnsi="Times New Roman" w:cs="Times New Roman"/>
          <w:sz w:val="24"/>
          <w:lang w:val="en-US"/>
        </w:rPr>
        <w:t xml:space="preserve"> B.K., D.T. </w:t>
      </w:r>
      <w:r w:rsidRPr="00E24243">
        <w:rPr>
          <w:rFonts w:ascii="Times New Roman" w:hAnsi="Times New Roman" w:cs="Times New Roman"/>
          <w:sz w:val="24"/>
          <w:lang w:val="en-US"/>
        </w:rPr>
        <w:t>All authors have read and agreed to the published version of the manuscript.</w:t>
      </w:r>
    </w:p>
    <w:p w14:paraId="418AABD3" w14:textId="14C209C7" w:rsidR="00FA56CA" w:rsidRPr="008814E3" w:rsidDel="00F75805" w:rsidRDefault="00142A6E" w:rsidP="00573600">
      <w:pPr>
        <w:spacing w:after="120" w:line="240" w:lineRule="auto"/>
        <w:jc w:val="both"/>
        <w:rPr>
          <w:del w:id="386" w:author="Tombácz Dóra" w:date="2025-02-20T20:56:00Z"/>
          <w:rFonts w:ascii="Times New Roman" w:hAnsi="Times New Roman" w:cs="Times New Roman"/>
          <w:sz w:val="24"/>
          <w:lang w:val="en-US"/>
        </w:rPr>
      </w:pPr>
      <w:del w:id="387" w:author="Tombácz Dóra" w:date="2025-02-20T20:56:00Z">
        <w:r w:rsidRPr="00E24243" w:rsidDel="00F75805">
          <w:rPr>
            <w:rFonts w:ascii="Times New Roman" w:hAnsi="Times New Roman" w:cs="Times New Roman"/>
            <w:b/>
            <w:sz w:val="24"/>
            <w:lang w:val="en-US"/>
          </w:rPr>
          <w:delText>Funding</w:delText>
        </w:r>
        <w:r w:rsidRPr="00E24243" w:rsidDel="00F75805">
          <w:rPr>
            <w:rFonts w:ascii="Times New Roman" w:hAnsi="Times New Roman" w:cs="Times New Roman"/>
            <w:sz w:val="24"/>
            <w:lang w:val="en-US"/>
          </w:rPr>
          <w:delText>: This study was supported by the National Research, Development and Innovation Office grant: K 1</w:delText>
        </w:r>
        <w:r w:rsidR="009C5946" w:rsidRPr="00E24243" w:rsidDel="00F75805">
          <w:rPr>
            <w:rFonts w:ascii="Times New Roman" w:hAnsi="Times New Roman" w:cs="Times New Roman"/>
            <w:sz w:val="24"/>
            <w:lang w:val="en-US"/>
          </w:rPr>
          <w:delText>42674</w:delText>
        </w:r>
        <w:r w:rsidRPr="00E24243" w:rsidDel="00F75805">
          <w:rPr>
            <w:rFonts w:ascii="Times New Roman" w:hAnsi="Times New Roman" w:cs="Times New Roman"/>
            <w:sz w:val="24"/>
            <w:lang w:val="en-US"/>
          </w:rPr>
          <w:delText xml:space="preserve"> to ZB and FK 1</w:delText>
        </w:r>
        <w:r w:rsidR="009C5946" w:rsidRPr="00E24243" w:rsidDel="00F75805">
          <w:rPr>
            <w:rFonts w:ascii="Times New Roman" w:hAnsi="Times New Roman" w:cs="Times New Roman"/>
            <w:sz w:val="24"/>
            <w:lang w:val="en-US"/>
          </w:rPr>
          <w:delText>42676</w:delText>
        </w:r>
        <w:r w:rsidRPr="00E24243" w:rsidDel="00F75805">
          <w:rPr>
            <w:rFonts w:ascii="Times New Roman" w:hAnsi="Times New Roman" w:cs="Times New Roman"/>
            <w:sz w:val="24"/>
            <w:lang w:val="en-US"/>
          </w:rPr>
          <w:delText xml:space="preserve"> to DT. The APC charge was covered by the University of Szeged Open Access Fund: </w:delText>
        </w:r>
        <w:r w:rsidR="009D36B3" w:rsidRPr="00E24243" w:rsidDel="00F75805">
          <w:rPr>
            <w:rFonts w:ascii="Times New Roman" w:hAnsi="Times New Roman" w:cs="Times New Roman"/>
            <w:sz w:val="24"/>
            <w:lang w:val="en-US"/>
          </w:rPr>
          <w:delText>7214</w:delText>
        </w:r>
        <w:r w:rsidRPr="00E24243" w:rsidDel="00F75805">
          <w:rPr>
            <w:rFonts w:ascii="Times New Roman" w:hAnsi="Times New Roman" w:cs="Times New Roman"/>
            <w:sz w:val="24"/>
            <w:lang w:val="en-US"/>
          </w:rPr>
          <w:delText xml:space="preserve">. The funders had no role in study design, data collection and interpretation, or the decision </w:delText>
        </w:r>
        <w:r w:rsidRPr="008814E3" w:rsidDel="00F75805">
          <w:rPr>
            <w:rFonts w:ascii="Times New Roman" w:hAnsi="Times New Roman" w:cs="Times New Roman"/>
            <w:sz w:val="24"/>
            <w:lang w:val="en-US"/>
          </w:rPr>
          <w:delText>to submit the work for publication.</w:delText>
        </w:r>
      </w:del>
    </w:p>
    <w:p w14:paraId="3C018363" w14:textId="77777777" w:rsidR="006D3EDA" w:rsidRPr="008814E3" w:rsidRDefault="006D3EDA" w:rsidP="00573600">
      <w:pPr>
        <w:spacing w:after="120" w:line="240" w:lineRule="auto"/>
        <w:jc w:val="both"/>
        <w:rPr>
          <w:rFonts w:ascii="Times New Roman" w:hAnsi="Times New Roman" w:cs="Times New Roman"/>
          <w:sz w:val="24"/>
          <w:lang w:val="en-US"/>
        </w:rPr>
      </w:pPr>
    </w:p>
    <w:p w14:paraId="16D38AF7" w14:textId="331AB198" w:rsidR="00142A6E" w:rsidRPr="008814E3" w:rsidDel="00F75805" w:rsidRDefault="00142A6E" w:rsidP="00573600">
      <w:pPr>
        <w:spacing w:after="120" w:line="240" w:lineRule="auto"/>
        <w:jc w:val="both"/>
        <w:rPr>
          <w:del w:id="388" w:author="Tombácz Dóra" w:date="2025-02-20T20:56:00Z"/>
          <w:rFonts w:ascii="Times New Roman" w:hAnsi="Times New Roman" w:cs="Times New Roman"/>
          <w:sz w:val="24"/>
          <w:lang w:val="en-US"/>
        </w:rPr>
      </w:pPr>
      <w:del w:id="389" w:author="Tombácz Dóra" w:date="2025-02-20T20:56:00Z">
        <w:r w:rsidRPr="008814E3" w:rsidDel="00F75805">
          <w:rPr>
            <w:rFonts w:ascii="Times New Roman" w:hAnsi="Times New Roman" w:cs="Times New Roman"/>
            <w:b/>
            <w:sz w:val="24"/>
            <w:lang w:val="en-US"/>
          </w:rPr>
          <w:delText>Conflicts of Interest</w:delText>
        </w:r>
        <w:r w:rsidRPr="008814E3" w:rsidDel="00F75805">
          <w:rPr>
            <w:rFonts w:ascii="Times New Roman" w:hAnsi="Times New Roman" w:cs="Times New Roman"/>
            <w:sz w:val="24"/>
            <w:lang w:val="en-US"/>
          </w:rPr>
          <w:delText>: The authors declare no conflict of interest.</w:delText>
        </w:r>
      </w:del>
    </w:p>
    <w:p w14:paraId="56B97DDD" w14:textId="77777777" w:rsidR="00054036" w:rsidRPr="008814E3" w:rsidRDefault="00054036" w:rsidP="00573600">
      <w:pPr>
        <w:spacing w:after="120" w:line="240" w:lineRule="auto"/>
        <w:jc w:val="both"/>
        <w:rPr>
          <w:rFonts w:ascii="Times New Roman" w:hAnsi="Times New Roman" w:cs="Times New Roman"/>
          <w:color w:val="0070C0"/>
          <w:sz w:val="24"/>
          <w:lang w:val="en-US"/>
        </w:rPr>
      </w:pPr>
    </w:p>
    <w:p w14:paraId="173431F9" w14:textId="0B54DACA" w:rsidR="00541032" w:rsidRPr="008814E3" w:rsidRDefault="00541032" w:rsidP="00573600">
      <w:pPr>
        <w:pStyle w:val="Cmsor2"/>
        <w:keepNext w:val="0"/>
        <w:keepLines w:val="0"/>
        <w:shd w:val="clear" w:color="auto" w:fill="FFFFFF"/>
        <w:spacing w:before="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Legends to Figures</w:t>
      </w:r>
    </w:p>
    <w:p w14:paraId="486DE936" w14:textId="0D681B45" w:rsidR="00541032" w:rsidRPr="008814E3" w:rsidRDefault="00541032"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b/>
          <w:sz w:val="24"/>
          <w:lang w:val="en-US"/>
        </w:rPr>
        <w:t xml:space="preserve">Figure 1. Kinetics of </w:t>
      </w:r>
      <w:r w:rsidR="006D3EDA" w:rsidRPr="008814E3">
        <w:rPr>
          <w:rFonts w:ascii="Times New Roman" w:hAnsi="Times New Roman" w:cs="Times New Roman"/>
          <w:b/>
          <w:sz w:val="24"/>
          <w:lang w:val="en-US"/>
        </w:rPr>
        <w:t>t</w:t>
      </w:r>
      <w:r w:rsidRPr="008814E3">
        <w:rPr>
          <w:rFonts w:ascii="Times New Roman" w:hAnsi="Times New Roman" w:cs="Times New Roman"/>
          <w:b/>
          <w:sz w:val="24"/>
          <w:lang w:val="en-US"/>
        </w:rPr>
        <w:t xml:space="preserve">ranscription </w:t>
      </w:r>
      <w:r w:rsidR="006D3EDA" w:rsidRPr="008814E3">
        <w:rPr>
          <w:rFonts w:ascii="Times New Roman" w:hAnsi="Times New Roman" w:cs="Times New Roman"/>
          <w:b/>
          <w:sz w:val="24"/>
          <w:lang w:val="en-US"/>
        </w:rPr>
        <w:t>start s</w:t>
      </w:r>
      <w:r w:rsidRPr="008814E3">
        <w:rPr>
          <w:rFonts w:ascii="Times New Roman" w:hAnsi="Times New Roman" w:cs="Times New Roman"/>
          <w:b/>
          <w:sz w:val="24"/>
          <w:lang w:val="en-US"/>
        </w:rPr>
        <w:t xml:space="preserve">ites of EHV-1 </w:t>
      </w:r>
      <w:r w:rsidR="006D3EDA" w:rsidRPr="008814E3">
        <w:rPr>
          <w:rFonts w:ascii="Times New Roman" w:hAnsi="Times New Roman" w:cs="Times New Roman"/>
          <w:b/>
          <w:sz w:val="24"/>
          <w:lang w:val="en-US"/>
        </w:rPr>
        <w:t>d</w:t>
      </w:r>
      <w:r w:rsidRPr="008814E3">
        <w:rPr>
          <w:rFonts w:ascii="Times New Roman" w:hAnsi="Times New Roman" w:cs="Times New Roman"/>
          <w:b/>
          <w:sz w:val="24"/>
          <w:lang w:val="en-US"/>
        </w:rPr>
        <w:t xml:space="preserve">etected by </w:t>
      </w:r>
      <w:proofErr w:type="spellStart"/>
      <w:r w:rsidRPr="008814E3">
        <w:rPr>
          <w:rFonts w:ascii="Times New Roman" w:hAnsi="Times New Roman" w:cs="Times New Roman"/>
          <w:b/>
          <w:sz w:val="24"/>
          <w:lang w:val="en-US"/>
        </w:rPr>
        <w:t>dcDNA-Seq</w:t>
      </w:r>
      <w:proofErr w:type="spellEnd"/>
      <w:r w:rsidRPr="008814E3">
        <w:rPr>
          <w:rFonts w:ascii="Times New Roman" w:hAnsi="Times New Roman" w:cs="Times New Roman"/>
          <w:b/>
          <w:sz w:val="24"/>
          <w:lang w:val="en-US"/>
        </w:rPr>
        <w:t xml:space="preserve"> and </w:t>
      </w:r>
      <w:r w:rsidR="006D3EDA" w:rsidRPr="008814E3">
        <w:rPr>
          <w:rFonts w:ascii="Times New Roman" w:hAnsi="Times New Roman" w:cs="Times New Roman"/>
          <w:b/>
          <w:sz w:val="24"/>
          <w:lang w:val="en-US"/>
        </w:rPr>
        <w:t>v</w:t>
      </w:r>
      <w:r w:rsidRPr="008814E3">
        <w:rPr>
          <w:rFonts w:ascii="Times New Roman" w:hAnsi="Times New Roman" w:cs="Times New Roman"/>
          <w:b/>
          <w:sz w:val="24"/>
          <w:lang w:val="en-US"/>
        </w:rPr>
        <w:t xml:space="preserve">alidated by CAGE-Seq. </w:t>
      </w:r>
    </w:p>
    <w:p w14:paraId="3B988898" w14:textId="549FD8CC" w:rsidR="00541032" w:rsidRPr="001A12EC" w:rsidRDefault="00541032"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sz w:val="24"/>
          <w:lang w:val="en-US"/>
        </w:rPr>
        <w:t xml:space="preserve">The time-course experiment utilizing </w:t>
      </w:r>
      <w:proofErr w:type="spellStart"/>
      <w:r w:rsidRPr="008814E3">
        <w:rPr>
          <w:rFonts w:ascii="Times New Roman" w:hAnsi="Times New Roman" w:cs="Times New Roman"/>
          <w:sz w:val="24"/>
          <w:lang w:val="en-US"/>
        </w:rPr>
        <w:t>dcDNA-Seq</w:t>
      </w:r>
      <w:proofErr w:type="spellEnd"/>
      <w:r w:rsidRPr="008814E3">
        <w:rPr>
          <w:rFonts w:ascii="Times New Roman" w:hAnsi="Times New Roman" w:cs="Times New Roman"/>
          <w:sz w:val="24"/>
          <w:lang w:val="en-US"/>
        </w:rPr>
        <w:t xml:space="preserve"> spanned 8 </w:t>
      </w:r>
      <w:proofErr w:type="spellStart"/>
      <w:r w:rsidRPr="008814E3">
        <w:rPr>
          <w:rFonts w:ascii="Times New Roman" w:hAnsi="Times New Roman" w:cs="Times New Roman"/>
          <w:sz w:val="24"/>
          <w:lang w:val="en-US"/>
        </w:rPr>
        <w:t>timepoints</w:t>
      </w:r>
      <w:proofErr w:type="spellEnd"/>
      <w:r w:rsidRPr="008814E3">
        <w:rPr>
          <w:rFonts w:ascii="Times New Roman" w:hAnsi="Times New Roman" w:cs="Times New Roman"/>
          <w:sz w:val="24"/>
          <w:lang w:val="en-US"/>
        </w:rPr>
        <w:t>, ranging from 1 hour to 24 hours. TSSs were identified through LRS analysis and confirmed via CAGE-Seq. For each nucleotide, we counted the number of reads beginning</w:t>
      </w:r>
      <w:r w:rsidR="00010030">
        <w:rPr>
          <w:rFonts w:ascii="Times New Roman" w:hAnsi="Times New Roman" w:cs="Times New Roman"/>
          <w:sz w:val="24"/>
          <w:lang w:val="en-US"/>
        </w:rPr>
        <w:t xml:space="preserve"> at that position with their 5'-</w:t>
      </w:r>
      <w:r w:rsidRPr="008814E3">
        <w:rPr>
          <w:rFonts w:ascii="Times New Roman" w:hAnsi="Times New Roman" w:cs="Times New Roman"/>
          <w:sz w:val="24"/>
          <w:lang w:val="en-US"/>
        </w:rPr>
        <w:t>ends. We included only those reads that had clear directionality, which was determined</w:t>
      </w:r>
      <w:r w:rsidR="00010030">
        <w:rPr>
          <w:rFonts w:ascii="Times New Roman" w:hAnsi="Times New Roman" w:cs="Times New Roman"/>
          <w:sz w:val="24"/>
          <w:lang w:val="en-US"/>
        </w:rPr>
        <w:t xml:space="preserve"> by the presence of 5'-or 3'-</w:t>
      </w:r>
      <w:r w:rsidRPr="008814E3">
        <w:rPr>
          <w:rFonts w:ascii="Times New Roman" w:hAnsi="Times New Roman" w:cs="Times New Roman"/>
          <w:sz w:val="24"/>
          <w:lang w:val="en-US"/>
        </w:rPr>
        <w:t xml:space="preserve">adapters. </w:t>
      </w:r>
      <w:r w:rsidRPr="001A12EC">
        <w:rPr>
          <w:rFonts w:ascii="Times New Roman" w:hAnsi="Times New Roman" w:cs="Times New Roman"/>
          <w:sz w:val="24"/>
          <w:lang w:val="en-US"/>
        </w:rPr>
        <w:t>Data from all three replicates were combined.</w:t>
      </w:r>
    </w:p>
    <w:p w14:paraId="65BD1019" w14:textId="3BF8CAFA"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 xml:space="preserve">We then grouped the TSS signal strength values into 50-nt segments to illustrate the distribution of TSSs. The y-axis of the graph was automatically scaled to accommodate up to 500 read counts. </w:t>
      </w:r>
      <w:r w:rsidR="00BE3FE9" w:rsidRPr="001A12EC">
        <w:rPr>
          <w:rFonts w:ascii="Times New Roman" w:hAnsi="Times New Roman" w:cs="Times New Roman"/>
          <w:sz w:val="24"/>
          <w:lang w:val="en-US"/>
        </w:rPr>
        <w:t>An image with lower-</w:t>
      </w:r>
      <w:r w:rsidRPr="001A12EC">
        <w:rPr>
          <w:rFonts w:ascii="Times New Roman" w:hAnsi="Times New Roman" w:cs="Times New Roman"/>
          <w:sz w:val="24"/>
          <w:lang w:val="en-US"/>
        </w:rPr>
        <w:t xml:space="preserve">resolution details </w:t>
      </w:r>
      <w:r w:rsidR="00CE6496" w:rsidRPr="001A12EC">
        <w:rPr>
          <w:rFonts w:ascii="Times New Roman" w:hAnsi="Times New Roman" w:cs="Times New Roman"/>
          <w:sz w:val="24"/>
          <w:lang w:val="en-US"/>
        </w:rPr>
        <w:t>is available</w:t>
      </w:r>
      <w:r w:rsidRPr="001A12EC">
        <w:rPr>
          <w:rFonts w:ascii="Times New Roman" w:hAnsi="Times New Roman" w:cs="Times New Roman"/>
          <w:sz w:val="24"/>
          <w:lang w:val="en-US"/>
        </w:rPr>
        <w:t xml:space="preserve"> in </w:t>
      </w:r>
      <w:r w:rsidR="004764C8" w:rsidRPr="001A12EC">
        <w:rPr>
          <w:rFonts w:ascii="Times New Roman" w:hAnsi="Times New Roman" w:cs="Times New Roman"/>
          <w:b/>
          <w:sz w:val="24"/>
          <w:lang w:val="en-US"/>
        </w:rPr>
        <w:t>Supplementary Figure 2</w:t>
      </w:r>
      <w:r w:rsidRPr="001A12EC">
        <w:rPr>
          <w:rFonts w:ascii="Times New Roman" w:hAnsi="Times New Roman" w:cs="Times New Roman"/>
          <w:sz w:val="24"/>
          <w:lang w:val="en-US"/>
        </w:rPr>
        <w:t>. In the representation, genes are indicated by arrows, and the distribution of T</w:t>
      </w:r>
      <w:r w:rsidR="00EC547B" w:rsidRPr="001A12EC">
        <w:rPr>
          <w:rFonts w:ascii="Times New Roman" w:hAnsi="Times New Roman" w:cs="Times New Roman"/>
          <w:sz w:val="24"/>
          <w:lang w:val="en-US"/>
        </w:rPr>
        <w:t>SSs is shown in different color</w:t>
      </w:r>
      <w:r w:rsidRPr="001A12EC">
        <w:rPr>
          <w:rFonts w:ascii="Times New Roman" w:hAnsi="Times New Roman" w:cs="Times New Roman"/>
          <w:sz w:val="24"/>
          <w:lang w:val="en-US"/>
        </w:rPr>
        <w:t>: red for the positive strand and blue for the negative strand. The bottom row of the image displays the CAGE-</w:t>
      </w:r>
      <w:proofErr w:type="spellStart"/>
      <w:r w:rsidRPr="001A12EC">
        <w:rPr>
          <w:rFonts w:ascii="Times New Roman" w:hAnsi="Times New Roman" w:cs="Times New Roman"/>
          <w:sz w:val="24"/>
          <w:lang w:val="en-US"/>
        </w:rPr>
        <w:t>Seq</w:t>
      </w:r>
      <w:proofErr w:type="spellEnd"/>
      <w:r w:rsidRPr="001A12EC">
        <w:rPr>
          <w:rFonts w:ascii="Times New Roman" w:hAnsi="Times New Roman" w:cs="Times New Roman"/>
          <w:sz w:val="24"/>
          <w:lang w:val="en-US"/>
        </w:rPr>
        <w:t xml:space="preserve"> counts.</w:t>
      </w:r>
    </w:p>
    <w:p w14:paraId="51FC9E5F" w14:textId="405444D9" w:rsidR="00541032" w:rsidRPr="001A12EC" w:rsidRDefault="00541032" w:rsidP="00573600">
      <w:pPr>
        <w:spacing w:after="120" w:line="240" w:lineRule="auto"/>
        <w:jc w:val="both"/>
        <w:rPr>
          <w:rFonts w:ascii="Times New Roman" w:hAnsi="Times New Roman" w:cs="Times New Roman"/>
          <w:b/>
          <w:sz w:val="24"/>
          <w:lang w:val="en-US"/>
        </w:rPr>
      </w:pPr>
      <w:r w:rsidRPr="001A12EC">
        <w:rPr>
          <w:rFonts w:ascii="Times New Roman" w:hAnsi="Times New Roman" w:cs="Times New Roman"/>
          <w:b/>
          <w:sz w:val="24"/>
          <w:lang w:val="en-US"/>
        </w:rPr>
        <w:t xml:space="preserve">Figure 2. Kinetics of </w:t>
      </w:r>
      <w:r w:rsidR="006D3EDA" w:rsidRPr="001A12EC">
        <w:rPr>
          <w:rFonts w:ascii="Times New Roman" w:hAnsi="Times New Roman" w:cs="Times New Roman"/>
          <w:b/>
          <w:sz w:val="24"/>
          <w:lang w:val="en-US"/>
        </w:rPr>
        <w:t>t</w:t>
      </w:r>
      <w:r w:rsidRPr="001A12EC">
        <w:rPr>
          <w:rFonts w:ascii="Times New Roman" w:hAnsi="Times New Roman" w:cs="Times New Roman"/>
          <w:b/>
          <w:sz w:val="24"/>
          <w:lang w:val="en-US"/>
        </w:rPr>
        <w:t xml:space="preserve">ranscription </w:t>
      </w:r>
      <w:r w:rsidR="006D3EDA" w:rsidRPr="001A12EC">
        <w:rPr>
          <w:rFonts w:ascii="Times New Roman" w:hAnsi="Times New Roman" w:cs="Times New Roman"/>
          <w:b/>
          <w:sz w:val="24"/>
          <w:lang w:val="en-US"/>
        </w:rPr>
        <w:t>e</w:t>
      </w:r>
      <w:r w:rsidRPr="001A12EC">
        <w:rPr>
          <w:rFonts w:ascii="Times New Roman" w:hAnsi="Times New Roman" w:cs="Times New Roman"/>
          <w:b/>
          <w:sz w:val="24"/>
          <w:lang w:val="en-US"/>
        </w:rPr>
        <w:t xml:space="preserve">nd </w:t>
      </w:r>
      <w:r w:rsidR="006D3EDA" w:rsidRPr="001A12EC">
        <w:rPr>
          <w:rFonts w:ascii="Times New Roman" w:hAnsi="Times New Roman" w:cs="Times New Roman"/>
          <w:b/>
          <w:sz w:val="24"/>
          <w:lang w:val="en-US"/>
        </w:rPr>
        <w:t>s</w:t>
      </w:r>
      <w:r w:rsidRPr="001A12EC">
        <w:rPr>
          <w:rFonts w:ascii="Times New Roman" w:hAnsi="Times New Roman" w:cs="Times New Roman"/>
          <w:b/>
          <w:sz w:val="24"/>
          <w:lang w:val="en-US"/>
        </w:rPr>
        <w:t xml:space="preserve">ites of EHV-1 </w:t>
      </w:r>
      <w:r w:rsidR="006D3EDA" w:rsidRPr="001A12EC">
        <w:rPr>
          <w:rFonts w:ascii="Times New Roman" w:hAnsi="Times New Roman" w:cs="Times New Roman"/>
          <w:b/>
          <w:sz w:val="24"/>
          <w:lang w:val="en-US"/>
        </w:rPr>
        <w:t>d</w:t>
      </w:r>
      <w:r w:rsidRPr="001A12EC">
        <w:rPr>
          <w:rFonts w:ascii="Times New Roman" w:hAnsi="Times New Roman" w:cs="Times New Roman"/>
          <w:b/>
          <w:sz w:val="24"/>
          <w:lang w:val="en-US"/>
        </w:rPr>
        <w:t xml:space="preserve">etected by </w:t>
      </w:r>
      <w:proofErr w:type="spellStart"/>
      <w:r w:rsidRPr="001A12EC">
        <w:rPr>
          <w:rFonts w:ascii="Times New Roman" w:hAnsi="Times New Roman" w:cs="Times New Roman"/>
          <w:b/>
          <w:sz w:val="24"/>
          <w:lang w:val="en-US"/>
        </w:rPr>
        <w:t>dcDNA-Seq</w:t>
      </w:r>
      <w:proofErr w:type="spellEnd"/>
      <w:r w:rsidRPr="001A12EC">
        <w:rPr>
          <w:rFonts w:ascii="Times New Roman" w:hAnsi="Times New Roman" w:cs="Times New Roman"/>
          <w:b/>
          <w:sz w:val="24"/>
          <w:lang w:val="en-US"/>
        </w:rPr>
        <w:t xml:space="preserve"> and </w:t>
      </w:r>
      <w:r w:rsidR="006D3EDA" w:rsidRPr="001A12EC">
        <w:rPr>
          <w:rFonts w:ascii="Times New Roman" w:hAnsi="Times New Roman" w:cs="Times New Roman"/>
          <w:b/>
          <w:sz w:val="24"/>
          <w:lang w:val="en-US"/>
        </w:rPr>
        <w:t>v</w:t>
      </w:r>
      <w:r w:rsidRPr="001A12EC">
        <w:rPr>
          <w:rFonts w:ascii="Times New Roman" w:hAnsi="Times New Roman" w:cs="Times New Roman"/>
          <w:b/>
          <w:sz w:val="24"/>
          <w:lang w:val="en-US"/>
        </w:rPr>
        <w:t xml:space="preserve">alidated by </w:t>
      </w:r>
      <w:proofErr w:type="spellStart"/>
      <w:r w:rsidRPr="001A12EC">
        <w:rPr>
          <w:rFonts w:ascii="Times New Roman" w:hAnsi="Times New Roman" w:cs="Times New Roman"/>
          <w:b/>
          <w:sz w:val="24"/>
          <w:lang w:val="en-US"/>
        </w:rPr>
        <w:t>dRNA</w:t>
      </w:r>
      <w:proofErr w:type="spellEnd"/>
      <w:r w:rsidRPr="001A12EC">
        <w:rPr>
          <w:rFonts w:ascii="Times New Roman" w:hAnsi="Times New Roman" w:cs="Times New Roman"/>
          <w:b/>
          <w:sz w:val="24"/>
          <w:lang w:val="en-US"/>
        </w:rPr>
        <w:t>-Seq.</w:t>
      </w:r>
    </w:p>
    <w:p w14:paraId="635493F4" w14:textId="00254C94"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The time-course study covered 8 intervals, from 1 to 24 hours. The TESs were detected using oligo(</w:t>
      </w:r>
      <w:proofErr w:type="spellStart"/>
      <w:r w:rsidRPr="001A12EC">
        <w:rPr>
          <w:rFonts w:ascii="Times New Roman" w:hAnsi="Times New Roman" w:cs="Times New Roman"/>
          <w:sz w:val="24"/>
          <w:lang w:val="en-US"/>
        </w:rPr>
        <w:t>dT</w:t>
      </w:r>
      <w:proofErr w:type="spellEnd"/>
      <w:r w:rsidRPr="001A12EC">
        <w:rPr>
          <w:rFonts w:ascii="Times New Roman" w:hAnsi="Times New Roman" w:cs="Times New Roman"/>
          <w:sz w:val="24"/>
          <w:lang w:val="en-US"/>
        </w:rPr>
        <w:t xml:space="preserve">) priming-based </w:t>
      </w:r>
      <w:proofErr w:type="spellStart"/>
      <w:r w:rsidRPr="001A12EC">
        <w:rPr>
          <w:rFonts w:ascii="Times New Roman" w:hAnsi="Times New Roman" w:cs="Times New Roman"/>
          <w:sz w:val="24"/>
          <w:lang w:val="en-US"/>
        </w:rPr>
        <w:t>dcDNA</w:t>
      </w:r>
      <w:proofErr w:type="spellEnd"/>
      <w:r w:rsidRPr="001A12EC">
        <w:rPr>
          <w:rFonts w:ascii="Times New Roman" w:hAnsi="Times New Roman" w:cs="Times New Roman"/>
          <w:sz w:val="24"/>
          <w:lang w:val="en-US"/>
        </w:rPr>
        <w:t xml:space="preserve"> sequencing, which subsequently were confirmed with </w:t>
      </w:r>
      <w:proofErr w:type="spellStart"/>
      <w:r w:rsidRPr="001A12EC">
        <w:rPr>
          <w:rFonts w:ascii="Times New Roman" w:hAnsi="Times New Roman" w:cs="Times New Roman"/>
          <w:sz w:val="24"/>
          <w:lang w:val="en-US"/>
        </w:rPr>
        <w:t>dRNA</w:t>
      </w:r>
      <w:proofErr w:type="spellEnd"/>
      <w:r w:rsidRPr="001A12EC">
        <w:rPr>
          <w:rFonts w:ascii="Times New Roman" w:hAnsi="Times New Roman" w:cs="Times New Roman"/>
          <w:sz w:val="24"/>
          <w:lang w:val="en-US"/>
        </w:rPr>
        <w:t>-Seq. We counted the reads initiating from each nu</w:t>
      </w:r>
      <w:r w:rsidR="00010030" w:rsidRPr="001A12EC">
        <w:rPr>
          <w:rFonts w:ascii="Times New Roman" w:hAnsi="Times New Roman" w:cs="Times New Roman"/>
          <w:sz w:val="24"/>
          <w:lang w:val="en-US"/>
        </w:rPr>
        <w:t>cleotide position with their 3'-</w:t>
      </w:r>
      <w:r w:rsidRPr="001A12EC">
        <w:rPr>
          <w:rFonts w:ascii="Times New Roman" w:hAnsi="Times New Roman" w:cs="Times New Roman"/>
          <w:sz w:val="24"/>
          <w:lang w:val="en-US"/>
        </w:rPr>
        <w:t>ends, focusing only on those with clear directional cues identified by the presence of 5'</w:t>
      </w:r>
      <w:r w:rsidR="00010030" w:rsidRPr="001A12EC">
        <w:rPr>
          <w:rFonts w:ascii="Times New Roman" w:hAnsi="Times New Roman" w:cs="Times New Roman"/>
          <w:sz w:val="24"/>
          <w:lang w:val="en-US"/>
        </w:rPr>
        <w:t>-</w:t>
      </w:r>
      <w:r w:rsidRPr="001A12EC">
        <w:rPr>
          <w:rFonts w:ascii="Times New Roman" w:hAnsi="Times New Roman" w:cs="Times New Roman"/>
          <w:sz w:val="24"/>
          <w:lang w:val="en-US"/>
        </w:rPr>
        <w:t xml:space="preserve"> or 3'</w:t>
      </w:r>
      <w:r w:rsidR="00010030" w:rsidRPr="001A12EC">
        <w:rPr>
          <w:rFonts w:ascii="Times New Roman" w:hAnsi="Times New Roman" w:cs="Times New Roman"/>
          <w:sz w:val="24"/>
          <w:lang w:val="en-US"/>
        </w:rPr>
        <w:t>-</w:t>
      </w:r>
      <w:r w:rsidRPr="001A12EC">
        <w:rPr>
          <w:rFonts w:ascii="Times New Roman" w:hAnsi="Times New Roman" w:cs="Times New Roman"/>
          <w:sz w:val="24"/>
          <w:lang w:val="en-US"/>
        </w:rPr>
        <w:t xml:space="preserve">adapters. Data from all three </w:t>
      </w:r>
      <w:proofErr w:type="spellStart"/>
      <w:r w:rsidRPr="001A12EC">
        <w:rPr>
          <w:rFonts w:ascii="Times New Roman" w:hAnsi="Times New Roman" w:cs="Times New Roman"/>
          <w:sz w:val="24"/>
          <w:lang w:val="en-US"/>
        </w:rPr>
        <w:t>dcDNA-Seq</w:t>
      </w:r>
      <w:proofErr w:type="spellEnd"/>
      <w:r w:rsidRPr="001A12EC">
        <w:rPr>
          <w:rFonts w:ascii="Times New Roman" w:hAnsi="Times New Roman" w:cs="Times New Roman"/>
          <w:sz w:val="24"/>
          <w:lang w:val="en-US"/>
        </w:rPr>
        <w:t xml:space="preserve"> replicates were merged.</w:t>
      </w:r>
    </w:p>
    <w:p w14:paraId="3EBCD1A1" w14:textId="4A309BD5"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The aggregated read counts were then summed into 50-nt blocks to illustrate the TES distributions. The graph's y-axis was set to automatically adjust, sup</w:t>
      </w:r>
      <w:r w:rsidR="00CC7596" w:rsidRPr="001A12EC">
        <w:rPr>
          <w:rFonts w:ascii="Times New Roman" w:hAnsi="Times New Roman" w:cs="Times New Roman"/>
          <w:sz w:val="24"/>
          <w:lang w:val="en-US"/>
        </w:rPr>
        <w:t xml:space="preserve">porting up to 500 read counts. </w:t>
      </w:r>
      <w:r w:rsidR="00561D05" w:rsidRPr="001A12EC">
        <w:rPr>
          <w:rFonts w:ascii="Times New Roman" w:hAnsi="Times New Roman" w:cs="Times New Roman"/>
          <w:sz w:val="24"/>
          <w:lang w:val="en-US"/>
        </w:rPr>
        <w:t xml:space="preserve">An image with a lower-resolution view is available in </w:t>
      </w:r>
      <w:r w:rsidR="004764C8" w:rsidRPr="001A12EC">
        <w:rPr>
          <w:rFonts w:ascii="Times New Roman" w:hAnsi="Times New Roman" w:cs="Times New Roman"/>
          <w:b/>
          <w:sz w:val="24"/>
          <w:lang w:val="en-US"/>
        </w:rPr>
        <w:t>Supplementary Figure 5</w:t>
      </w:r>
      <w:r w:rsidRPr="001A12EC">
        <w:rPr>
          <w:rFonts w:ascii="Times New Roman" w:hAnsi="Times New Roman" w:cs="Times New Roman"/>
          <w:sz w:val="24"/>
          <w:lang w:val="en-US"/>
        </w:rPr>
        <w:t xml:space="preserve">. </w:t>
      </w:r>
      <w:r w:rsidR="00561D05" w:rsidRPr="001A12EC">
        <w:rPr>
          <w:rFonts w:ascii="Times New Roman" w:hAnsi="Times New Roman" w:cs="Times New Roman"/>
          <w:sz w:val="24"/>
          <w:lang w:val="en-US"/>
        </w:rPr>
        <w:t>The diagram</w:t>
      </w:r>
      <w:r w:rsidRPr="001A12EC">
        <w:rPr>
          <w:rFonts w:ascii="Times New Roman" w:hAnsi="Times New Roman" w:cs="Times New Roman"/>
          <w:sz w:val="24"/>
          <w:lang w:val="en-US"/>
        </w:rPr>
        <w:t xml:space="preserve"> mark</w:t>
      </w:r>
      <w:r w:rsidR="00561D05" w:rsidRPr="001A12EC">
        <w:rPr>
          <w:rFonts w:ascii="Times New Roman" w:hAnsi="Times New Roman" w:cs="Times New Roman"/>
          <w:sz w:val="24"/>
          <w:lang w:val="en-US"/>
        </w:rPr>
        <w:t>s</w:t>
      </w:r>
      <w:r w:rsidRPr="001A12EC">
        <w:rPr>
          <w:rFonts w:ascii="Times New Roman" w:hAnsi="Times New Roman" w:cs="Times New Roman"/>
          <w:sz w:val="24"/>
          <w:lang w:val="en-US"/>
        </w:rPr>
        <w:t xml:space="preserve"> genes with arrows and color-code</w:t>
      </w:r>
      <w:r w:rsidR="00EC547B" w:rsidRPr="001A12EC">
        <w:rPr>
          <w:rFonts w:ascii="Times New Roman" w:hAnsi="Times New Roman" w:cs="Times New Roman"/>
          <w:sz w:val="24"/>
          <w:lang w:val="en-US"/>
        </w:rPr>
        <w:t>s</w:t>
      </w:r>
      <w:r w:rsidRPr="001A12EC">
        <w:rPr>
          <w:rFonts w:ascii="Times New Roman" w:hAnsi="Times New Roman" w:cs="Times New Roman"/>
          <w:sz w:val="24"/>
          <w:lang w:val="en-US"/>
        </w:rPr>
        <w:t xml:space="preserve"> the TSS distribution, using red for the positive strand and blue for the negative strand. </w:t>
      </w:r>
    </w:p>
    <w:p w14:paraId="191D304A" w14:textId="0D1ED9D4" w:rsidR="00255C4E" w:rsidRPr="001A12EC" w:rsidRDefault="00255C4E" w:rsidP="00573600">
      <w:pPr>
        <w:spacing w:after="120" w:line="240" w:lineRule="auto"/>
        <w:jc w:val="both"/>
        <w:rPr>
          <w:rFonts w:ascii="Times New Roman" w:hAnsi="Times New Roman" w:cs="Times New Roman"/>
          <w:b/>
          <w:sz w:val="24"/>
          <w:lang w:val="en-US"/>
        </w:rPr>
      </w:pPr>
      <w:r w:rsidRPr="001A12EC">
        <w:rPr>
          <w:rFonts w:ascii="Times New Roman" w:hAnsi="Times New Roman" w:cs="Times New Roman"/>
          <w:b/>
          <w:sz w:val="24"/>
          <w:lang w:val="en-US"/>
        </w:rPr>
        <w:lastRenderedPageBreak/>
        <w:t>Figure 3</w:t>
      </w:r>
      <w:r w:rsidR="006D3EDA" w:rsidRPr="001A12EC">
        <w:rPr>
          <w:rFonts w:ascii="Times New Roman" w:hAnsi="Times New Roman" w:cs="Times New Roman"/>
          <w:b/>
          <w:sz w:val="24"/>
          <w:lang w:val="en-US"/>
        </w:rPr>
        <w:t>. Kinetic profiling of c</w:t>
      </w:r>
      <w:r w:rsidRPr="001A12EC">
        <w:rPr>
          <w:rFonts w:ascii="Times New Roman" w:hAnsi="Times New Roman" w:cs="Times New Roman"/>
          <w:b/>
          <w:sz w:val="24"/>
          <w:lang w:val="en-US"/>
        </w:rPr>
        <w:t xml:space="preserve">anonical </w:t>
      </w:r>
      <w:r w:rsidR="006D3EDA" w:rsidRPr="001A12EC">
        <w:rPr>
          <w:rFonts w:ascii="Times New Roman" w:hAnsi="Times New Roman" w:cs="Times New Roman"/>
          <w:b/>
          <w:sz w:val="24"/>
          <w:lang w:val="en-US"/>
        </w:rPr>
        <w:t>EHV-1 transcripts using total viral read counts for n</w:t>
      </w:r>
      <w:r w:rsidRPr="001A12EC">
        <w:rPr>
          <w:rFonts w:ascii="Times New Roman" w:hAnsi="Times New Roman" w:cs="Times New Roman"/>
          <w:b/>
          <w:sz w:val="24"/>
          <w:lang w:val="en-US"/>
        </w:rPr>
        <w:t>ormalization</w:t>
      </w:r>
      <w:r w:rsidR="006D3EDA" w:rsidRPr="001A12EC">
        <w:rPr>
          <w:rFonts w:ascii="Times New Roman" w:hAnsi="Times New Roman" w:cs="Times New Roman"/>
          <w:b/>
          <w:sz w:val="24"/>
          <w:lang w:val="en-US"/>
        </w:rPr>
        <w:t xml:space="preserve"> according to kinetic c</w:t>
      </w:r>
      <w:r w:rsidRPr="001A12EC">
        <w:rPr>
          <w:rFonts w:ascii="Times New Roman" w:hAnsi="Times New Roman" w:cs="Times New Roman"/>
          <w:b/>
          <w:sz w:val="24"/>
          <w:lang w:val="en-US"/>
        </w:rPr>
        <w:t>lasses</w:t>
      </w:r>
    </w:p>
    <w:p w14:paraId="0FD23BB6" w14:textId="4AE51F1D" w:rsidR="00255C4E" w:rsidRPr="0075606C" w:rsidRDefault="00255C4E"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 xml:space="preserve">This figure illustrates the kinetic profiling of canonical EHV-1 transcripts, utilizing the total viral read counts </w:t>
      </w:r>
      <w:r w:rsidRPr="0075606C">
        <w:rPr>
          <w:rFonts w:ascii="Times New Roman" w:hAnsi="Times New Roman" w:cs="Times New Roman"/>
          <w:sz w:val="24"/>
          <w:lang w:val="en-US"/>
        </w:rPr>
        <w:t>per sample for normalization. The analysis included only those reads that aligned with both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ends and the can</w:t>
      </w:r>
      <w:r w:rsidR="00010030" w:rsidRPr="0075606C">
        <w:rPr>
          <w:rFonts w:ascii="Times New Roman" w:hAnsi="Times New Roman" w:cs="Times New Roman"/>
          <w:sz w:val="24"/>
          <w:lang w:val="en-US"/>
        </w:rPr>
        <w:t>onical TES of genes at their 3'-</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nucleotide</w:t>
      </w:r>
      <w:r w:rsidRPr="0075606C">
        <w:rPr>
          <w:rFonts w:ascii="Times New Roman" w:hAnsi="Times New Roman" w:cs="Times New Roman"/>
          <w:sz w:val="24"/>
          <w:lang w:val="en-US"/>
        </w:rPr>
        <w:t xml:space="preserve"> for both alignments). This method aggregated the counts of canonical transcripts for each gene in every sample. The mean values are represented as points, and standard deviations (SD) as lines, plotted on the y-axis as the ratio of transcript abundance for each gene. The x-axis represents time post-infection (hours). The panels are color-coded based on kinetic transcription phases: blue for immediate early (IE), orange for early (E), green for late (L), and red for unknown phases. This provides a visual distinction among different transcriptional dynamics throughout the infection.</w:t>
      </w:r>
    </w:p>
    <w:p w14:paraId="57190A3C" w14:textId="13B8EEDC" w:rsidR="00AC14ED" w:rsidRPr="0075606C" w:rsidRDefault="00AC14E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b/>
          <w:sz w:val="24"/>
          <w:lang w:val="en-US"/>
        </w:rPr>
        <w:t xml:space="preserve">Figure </w:t>
      </w:r>
      <w:r w:rsidR="00255C4E" w:rsidRPr="0075606C">
        <w:rPr>
          <w:rFonts w:ascii="Times New Roman" w:hAnsi="Times New Roman" w:cs="Times New Roman"/>
          <w:b/>
          <w:sz w:val="24"/>
          <w:lang w:val="en-US"/>
        </w:rPr>
        <w:t>4</w:t>
      </w:r>
      <w:r w:rsidR="00DF530A" w:rsidRPr="0075606C">
        <w:rPr>
          <w:rFonts w:ascii="Times New Roman" w:hAnsi="Times New Roman" w:cs="Times New Roman"/>
          <w:b/>
          <w:sz w:val="24"/>
          <w:lang w:val="en-US"/>
        </w:rPr>
        <w:t>. Dynamics of t</w:t>
      </w:r>
      <w:r w:rsidRPr="0075606C">
        <w:rPr>
          <w:rFonts w:ascii="Times New Roman" w:hAnsi="Times New Roman" w:cs="Times New Roman"/>
          <w:b/>
          <w:sz w:val="24"/>
          <w:lang w:val="en-US"/>
        </w:rPr>
        <w:t xml:space="preserve">ranscript </w:t>
      </w:r>
      <w:r w:rsidR="00DF530A" w:rsidRPr="0075606C">
        <w:rPr>
          <w:rFonts w:ascii="Times New Roman" w:hAnsi="Times New Roman" w:cs="Times New Roman"/>
          <w:b/>
          <w:sz w:val="24"/>
          <w:lang w:val="en-US"/>
        </w:rPr>
        <w:t>isoform u</w:t>
      </w:r>
      <w:r w:rsidR="00182309" w:rsidRPr="0075606C">
        <w:rPr>
          <w:rFonts w:ascii="Times New Roman" w:hAnsi="Times New Roman" w:cs="Times New Roman"/>
          <w:b/>
          <w:sz w:val="24"/>
          <w:lang w:val="en-US"/>
        </w:rPr>
        <w:t xml:space="preserve">sage </w:t>
      </w:r>
      <w:r w:rsidR="00DF530A" w:rsidRPr="0075606C">
        <w:rPr>
          <w:rFonts w:ascii="Times New Roman" w:hAnsi="Times New Roman" w:cs="Times New Roman"/>
          <w:b/>
          <w:sz w:val="24"/>
          <w:lang w:val="en-US"/>
        </w:rPr>
        <w:t>in s</w:t>
      </w:r>
      <w:r w:rsidRPr="0075606C">
        <w:rPr>
          <w:rFonts w:ascii="Times New Roman" w:hAnsi="Times New Roman" w:cs="Times New Roman"/>
          <w:b/>
          <w:sz w:val="24"/>
          <w:lang w:val="en-US"/>
        </w:rPr>
        <w:t>plice</w:t>
      </w:r>
      <w:r w:rsidR="00182309" w:rsidRPr="0075606C">
        <w:rPr>
          <w:rFonts w:ascii="Times New Roman" w:hAnsi="Times New Roman" w:cs="Times New Roman"/>
          <w:b/>
          <w:sz w:val="24"/>
          <w:lang w:val="en-US"/>
        </w:rPr>
        <w:t>-containing</w:t>
      </w:r>
      <w:r w:rsidR="00DF530A" w:rsidRPr="0075606C">
        <w:rPr>
          <w:rFonts w:ascii="Times New Roman" w:hAnsi="Times New Roman" w:cs="Times New Roman"/>
          <w:b/>
          <w:sz w:val="24"/>
          <w:lang w:val="en-US"/>
        </w:rPr>
        <w:t xml:space="preserve"> EHV-1 genes over the course of i</w:t>
      </w:r>
      <w:r w:rsidRPr="0075606C">
        <w:rPr>
          <w:rFonts w:ascii="Times New Roman" w:hAnsi="Times New Roman" w:cs="Times New Roman"/>
          <w:b/>
          <w:sz w:val="24"/>
          <w:lang w:val="en-US"/>
        </w:rPr>
        <w:t xml:space="preserve">nfection </w:t>
      </w:r>
    </w:p>
    <w:p w14:paraId="0C7FC911" w14:textId="1DE45BB4" w:rsidR="001D1AE3" w:rsidRPr="0075606C" w:rsidRDefault="00AC14ED"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presents the splicing dynami</w:t>
      </w:r>
      <w:r w:rsidR="00307A5C" w:rsidRPr="0075606C">
        <w:rPr>
          <w:rFonts w:ascii="Times New Roman" w:hAnsi="Times New Roman" w:cs="Times New Roman"/>
          <w:sz w:val="24"/>
          <w:lang w:val="en-US"/>
        </w:rPr>
        <w:t>cs within EHV-1 for the genes (</w:t>
      </w:r>
      <w:r w:rsidR="001556DD" w:rsidRPr="0075606C">
        <w:rPr>
          <w:rFonts w:ascii="Times New Roman" w:hAnsi="Times New Roman" w:cs="Times New Roman"/>
          <w:sz w:val="24"/>
          <w:lang w:val="en-US"/>
        </w:rPr>
        <w:t>A</w:t>
      </w:r>
      <w:r w:rsidR="00307A5C"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38</w:t>
      </w:r>
      <w:r w:rsidR="001556DD" w:rsidRPr="0075606C">
        <w:rPr>
          <w:rFonts w:ascii="Times New Roman" w:hAnsi="Times New Roman" w:cs="Times New Roman"/>
          <w:sz w:val="24"/>
          <w:lang w:val="en-US"/>
        </w:rPr>
        <w:t>, (B) ORF8, (C</w:t>
      </w:r>
      <w:r w:rsidR="00307A5C"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 xml:space="preserve">ORF9, </w:t>
      </w:r>
      <w:r w:rsidR="001556DD" w:rsidRPr="0075606C">
        <w:rPr>
          <w:rFonts w:ascii="Times New Roman" w:hAnsi="Times New Roman" w:cs="Times New Roman"/>
          <w:sz w:val="24"/>
          <w:lang w:val="en-US"/>
        </w:rPr>
        <w:t>(D</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NOIR</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w:t>
      </w:r>
      <w:r w:rsidR="001556DD" w:rsidRPr="0075606C">
        <w:rPr>
          <w:rFonts w:ascii="Times New Roman" w:hAnsi="Times New Roman" w:cs="Times New Roman"/>
          <w:sz w:val="24"/>
          <w:lang w:val="en-US"/>
        </w:rPr>
        <w:t>E</w:t>
      </w:r>
      <w:r w:rsidR="001D1AE3" w:rsidRPr="0075606C">
        <w:rPr>
          <w:rFonts w:ascii="Times New Roman" w:hAnsi="Times New Roman" w:cs="Times New Roman"/>
          <w:sz w:val="24"/>
          <w:lang w:val="en-US"/>
        </w:rPr>
        <w:t>)</w:t>
      </w:r>
      <w:r w:rsidR="007B50EC" w:rsidRPr="0075606C">
        <w:rPr>
          <w:rFonts w:ascii="Times New Roman" w:hAnsi="Times New Roman" w:cs="Times New Roman"/>
          <w:sz w:val="24"/>
          <w:lang w:val="en-US"/>
        </w:rPr>
        <w:t xml:space="preserve"> ORF58 and (</w:t>
      </w:r>
      <w:r w:rsidR="001556DD" w:rsidRPr="0075606C">
        <w:rPr>
          <w:rFonts w:ascii="Times New Roman" w:hAnsi="Times New Roman" w:cs="Times New Roman"/>
          <w:sz w:val="24"/>
          <w:lang w:val="en-US"/>
        </w:rPr>
        <w:t>F</w:t>
      </w:r>
      <w:r w:rsidR="007B50EC" w:rsidRPr="0075606C">
        <w:rPr>
          <w:rFonts w:ascii="Times New Roman" w:hAnsi="Times New Roman" w:cs="Times New Roman"/>
          <w:sz w:val="24"/>
          <w:lang w:val="en-US"/>
        </w:rPr>
        <w:t>) ORF53</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w:t>
      </w:r>
      <w:proofErr w:type="spellStart"/>
      <w:r w:rsidR="001D1AE3" w:rsidRPr="0075606C">
        <w:rPr>
          <w:rFonts w:ascii="Times New Roman" w:hAnsi="Times New Roman" w:cs="Times New Roman"/>
          <w:sz w:val="24"/>
          <w:lang w:val="en-US"/>
        </w:rPr>
        <w:t>nt</w:t>
      </w:r>
      <w:proofErr w:type="spellEnd"/>
      <w:r w:rsidR="001D1AE3" w:rsidRPr="0075606C">
        <w:rPr>
          <w:rFonts w:ascii="Times New Roman" w:hAnsi="Times New Roman" w:cs="Times New Roman"/>
          <w:sz w:val="24"/>
          <w:lang w:val="en-US"/>
        </w:rPr>
        <w:t>) for splice junctions and +/- 10</w:t>
      </w:r>
      <w:r w:rsidR="002E4D90" w:rsidRPr="0075606C">
        <w:rPr>
          <w:rFonts w:ascii="Times New Roman" w:hAnsi="Times New Roman" w:cs="Times New Roman"/>
          <w:sz w:val="24"/>
          <w:lang w:val="en-US"/>
        </w:rPr>
        <w:t xml:space="preserve"> nucleotides</w:t>
      </w:r>
      <w:r w:rsidR="001D1AE3" w:rsidRPr="0075606C">
        <w:rPr>
          <w:rFonts w:ascii="Times New Roman" w:hAnsi="Times New Roman" w:cs="Times New Roman"/>
          <w:sz w:val="24"/>
          <w:lang w:val="en-US"/>
        </w:rPr>
        <w:t xml:space="preserve"> for the start and end positions of transcripts. Asterisks indicate the CAGE-</w:t>
      </w:r>
      <w:proofErr w:type="spellStart"/>
      <w:r w:rsidR="001D1AE3" w:rsidRPr="0075606C">
        <w:rPr>
          <w:rFonts w:ascii="Times New Roman" w:hAnsi="Times New Roman" w:cs="Times New Roman"/>
          <w:sz w:val="24"/>
          <w:lang w:val="en-US"/>
        </w:rPr>
        <w:t>Seq</w:t>
      </w:r>
      <w:proofErr w:type="spellEnd"/>
      <w:r w:rsidR="001D1AE3" w:rsidRPr="0075606C">
        <w:rPr>
          <w:rFonts w:ascii="Times New Roman" w:hAnsi="Times New Roman" w:cs="Times New Roman"/>
          <w:sz w:val="24"/>
          <w:lang w:val="en-US"/>
        </w:rPr>
        <w:t xml:space="preserve"> significance level for each reference transcript. </w:t>
      </w:r>
      <w:r w:rsidRPr="0075606C">
        <w:rPr>
          <w:rFonts w:ascii="Times New Roman" w:hAnsi="Times New Roman" w:cs="Times New Roman"/>
          <w:sz w:val="24"/>
          <w:lang w:val="en-US"/>
        </w:rPr>
        <w:t xml:space="preserve">On the left side of each plot, the temporal trends of these transcript </w:t>
      </w:r>
      <w:r w:rsidR="00182309" w:rsidRPr="0075606C">
        <w:rPr>
          <w:rFonts w:ascii="Times New Roman" w:hAnsi="Times New Roman" w:cs="Times New Roman"/>
          <w:sz w:val="24"/>
          <w:lang w:val="en-US"/>
        </w:rPr>
        <w:t xml:space="preserve">isoforms </w:t>
      </w:r>
      <w:r w:rsidRPr="0075606C">
        <w:rPr>
          <w:rFonts w:ascii="Times New Roman" w:hAnsi="Times New Roman" w:cs="Times New Roman"/>
          <w:sz w:val="24"/>
          <w:lang w:val="en-US"/>
        </w:rPr>
        <w:t xml:space="preserve">are depicted, with averages and standard deviations (SD) calculated for each time point post-infection, based on read count data from the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-Seq. </w:t>
      </w:r>
      <w:r w:rsidR="001D1AE3" w:rsidRPr="0075606C">
        <w:rPr>
          <w:rFonts w:ascii="Times New Roman" w:hAnsi="Times New Roman" w:cs="Times New Roman"/>
          <w:sz w:val="24"/>
          <w:lang w:val="en-US"/>
        </w:rPr>
        <w:t xml:space="preserve">Each data point is linked by lines to demonstrate the progression over time. </w:t>
      </w:r>
      <w:r w:rsidR="00182309" w:rsidRPr="0075606C">
        <w:rPr>
          <w:rFonts w:ascii="Times New Roman" w:hAnsi="Times New Roman" w:cs="Times New Roman"/>
          <w:sz w:val="24"/>
          <w:lang w:val="en-US"/>
        </w:rPr>
        <w:t>The transcript isoforms, are color-coded according to their dist</w:t>
      </w:r>
      <w:r w:rsidR="00EC547B" w:rsidRPr="0075606C">
        <w:rPr>
          <w:rFonts w:ascii="Times New Roman" w:hAnsi="Times New Roman" w:cs="Times New Roman"/>
          <w:sz w:val="24"/>
          <w:lang w:val="en-US"/>
        </w:rPr>
        <w:t>inct isoforms, with these color</w:t>
      </w:r>
      <w:r w:rsidR="00182309"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the isoform ratio calculation. </w:t>
      </w:r>
    </w:p>
    <w:p w14:paraId="28FF2668" w14:textId="7D1C50C0" w:rsidR="00182309" w:rsidRPr="0075606C" w:rsidRDefault="0018230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Figure 5. </w:t>
      </w:r>
      <w:r w:rsidR="00DF530A" w:rsidRPr="0075606C">
        <w:rPr>
          <w:rFonts w:ascii="Times New Roman" w:hAnsi="Times New Roman" w:cs="Times New Roman"/>
          <w:b/>
          <w:sz w:val="24"/>
          <w:lang w:val="en-US"/>
        </w:rPr>
        <w:t>Kinetic profiling of canonical EHV-1 transcripts using total viral read counts for n</w:t>
      </w:r>
      <w:r w:rsidRPr="0075606C">
        <w:rPr>
          <w:rFonts w:ascii="Times New Roman" w:hAnsi="Times New Roman" w:cs="Times New Roman"/>
          <w:b/>
          <w:sz w:val="24"/>
          <w:lang w:val="en-US"/>
        </w:rPr>
        <w:t>ormalization</w:t>
      </w:r>
      <w:r w:rsidR="00DF530A" w:rsidRPr="0075606C">
        <w:rPr>
          <w:rFonts w:ascii="Times New Roman" w:hAnsi="Times New Roman" w:cs="Times New Roman"/>
          <w:b/>
          <w:sz w:val="24"/>
          <w:lang w:val="en-US"/>
        </w:rPr>
        <w:t xml:space="preserve"> according to </w:t>
      </w:r>
      <w:r w:rsidR="00DF530A" w:rsidRPr="0075606C">
        <w:rPr>
          <w:rFonts w:ascii="Times New Roman" w:hAnsi="Times New Roman" w:cs="Times New Roman"/>
          <w:b/>
          <w:i/>
          <w:sz w:val="24"/>
          <w:lang w:val="en-US"/>
        </w:rPr>
        <w:t>de novo</w:t>
      </w:r>
      <w:r w:rsidR="00DF530A" w:rsidRPr="0075606C">
        <w:rPr>
          <w:rFonts w:ascii="Times New Roman" w:hAnsi="Times New Roman" w:cs="Times New Roman"/>
          <w:b/>
          <w:sz w:val="24"/>
          <w:lang w:val="en-US"/>
        </w:rPr>
        <w:t xml:space="preserve"> kinetic c</w:t>
      </w:r>
      <w:r w:rsidRPr="0075606C">
        <w:rPr>
          <w:rFonts w:ascii="Times New Roman" w:hAnsi="Times New Roman" w:cs="Times New Roman"/>
          <w:b/>
          <w:sz w:val="24"/>
          <w:lang w:val="en-US"/>
        </w:rPr>
        <w:t>lusters</w:t>
      </w:r>
    </w:p>
    <w:p w14:paraId="5C447860" w14:textId="5918AA4B" w:rsidR="001D1AE3" w:rsidRPr="0075606C" w:rsidRDefault="0018230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transcripts, utilizing the total viral read counts per sample for normalization. The analysis included only those reads that aligned with both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ends and the can</w:t>
      </w:r>
      <w:r w:rsidR="00010030" w:rsidRPr="0075606C">
        <w:rPr>
          <w:rFonts w:ascii="Times New Roman" w:hAnsi="Times New Roman" w:cs="Times New Roman"/>
          <w:sz w:val="24"/>
          <w:lang w:val="en-US"/>
        </w:rPr>
        <w:t>onical TES of genes at their 3'-</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 xml:space="preserve">nucleotides </w:t>
      </w:r>
      <w:r w:rsidRPr="0075606C">
        <w:rPr>
          <w:rFonts w:ascii="Times New Roman" w:hAnsi="Times New Roman" w:cs="Times New Roman"/>
          <w:sz w:val="24"/>
          <w:lang w:val="en-US"/>
        </w:rPr>
        <w:t xml:space="preserve">for both alignments). This method aggregated the counts of canonical transcripts for each gene in every sample. The mean values are represented as points, and standard deviations (SD) as lines, plotted on the y-axis as the ratio of transcript abundance for each gene. The x-axis represents time post-infection (hours). Each cluster is colored according to its </w:t>
      </w:r>
      <w:r w:rsidR="00231016" w:rsidRPr="0075606C">
        <w:rPr>
          <w:rFonts w:ascii="Times New Roman" w:hAnsi="Times New Roman" w:cs="Times New Roman"/>
          <w:i/>
          <w:sz w:val="24"/>
          <w:lang w:val="en-US"/>
        </w:rPr>
        <w:t xml:space="preserve">de </w:t>
      </w:r>
      <w:r w:rsidRPr="0075606C">
        <w:rPr>
          <w:rFonts w:ascii="Times New Roman" w:hAnsi="Times New Roman" w:cs="Times New Roman"/>
          <w:i/>
          <w:sz w:val="24"/>
          <w:lang w:val="en-US"/>
        </w:rPr>
        <w:t>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abundance throughout the infection.</w:t>
      </w:r>
    </w:p>
    <w:p w14:paraId="7AFC83DE" w14:textId="2E8273ED" w:rsidR="00182309" w:rsidRPr="0075606C" w:rsidRDefault="0018230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Figure 6</w:t>
      </w:r>
      <w:r w:rsidR="00DF530A" w:rsidRPr="0075606C">
        <w:rPr>
          <w:rFonts w:ascii="Times New Roman" w:hAnsi="Times New Roman" w:cs="Times New Roman"/>
          <w:b/>
          <w:sz w:val="24"/>
          <w:lang w:val="en-US"/>
        </w:rPr>
        <w:t>. Kinetics of transcript variants</w:t>
      </w:r>
      <w:r w:rsidRPr="0075606C">
        <w:rPr>
          <w:rFonts w:ascii="Times New Roman" w:hAnsi="Times New Roman" w:cs="Times New Roman"/>
          <w:b/>
          <w:sz w:val="24"/>
          <w:lang w:val="en-US"/>
        </w:rPr>
        <w:t xml:space="preserve"> </w:t>
      </w:r>
      <w:r w:rsidR="00DF530A" w:rsidRPr="0075606C">
        <w:rPr>
          <w:rFonts w:ascii="Times New Roman" w:hAnsi="Times New Roman" w:cs="Times New Roman"/>
          <w:b/>
          <w:sz w:val="24"/>
          <w:lang w:val="en-US"/>
        </w:rPr>
        <w:t>for isoform switching g</w:t>
      </w:r>
      <w:r w:rsidRPr="0075606C">
        <w:rPr>
          <w:rFonts w:ascii="Times New Roman" w:hAnsi="Times New Roman" w:cs="Times New Roman"/>
          <w:b/>
          <w:sz w:val="24"/>
          <w:lang w:val="en-US"/>
        </w:rPr>
        <w:t>enes</w:t>
      </w:r>
    </w:p>
    <w:p w14:paraId="445BC4C6" w14:textId="3E21C4E1" w:rsidR="00182309" w:rsidRPr="0075606C" w:rsidRDefault="0018230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dynamics of different transcript isoforms</w:t>
      </w:r>
      <w:r w:rsidR="001556DD" w:rsidRPr="0075606C">
        <w:rPr>
          <w:rFonts w:ascii="Times New Roman" w:hAnsi="Times New Roman" w:cs="Times New Roman"/>
          <w:sz w:val="24"/>
          <w:lang w:val="en-US"/>
        </w:rPr>
        <w:t xml:space="preserve"> for the selected EHV-1 genes (A) ORF11, (B</w:t>
      </w:r>
      <w:r w:rsidRPr="0075606C">
        <w:rPr>
          <w:rFonts w:ascii="Times New Roman" w:hAnsi="Times New Roman" w:cs="Times New Roman"/>
          <w:sz w:val="24"/>
          <w:lang w:val="en-US"/>
        </w:rPr>
        <w:t>) ORF1</w:t>
      </w:r>
      <w:r w:rsidR="001D1AE3" w:rsidRPr="0075606C">
        <w:rPr>
          <w:rFonts w:ascii="Times New Roman" w:hAnsi="Times New Roman" w:cs="Times New Roman"/>
          <w:sz w:val="24"/>
          <w:lang w:val="en-US"/>
        </w:rPr>
        <w:t>9</w:t>
      </w:r>
      <w:r w:rsidR="001556DD" w:rsidRPr="0075606C">
        <w:rPr>
          <w:rFonts w:ascii="Times New Roman" w:hAnsi="Times New Roman" w:cs="Times New Roman"/>
          <w:sz w:val="24"/>
          <w:lang w:val="en-US"/>
        </w:rPr>
        <w:t>, (C</w:t>
      </w:r>
      <w:r w:rsidRPr="0075606C">
        <w:rPr>
          <w:rFonts w:ascii="Times New Roman" w:hAnsi="Times New Roman" w:cs="Times New Roman"/>
          <w:sz w:val="24"/>
          <w:lang w:val="en-US"/>
        </w:rPr>
        <w:t>) ORF1</w:t>
      </w:r>
      <w:r w:rsidR="001D1AE3" w:rsidRPr="0075606C">
        <w:rPr>
          <w:rFonts w:ascii="Times New Roman" w:hAnsi="Times New Roman" w:cs="Times New Roman"/>
          <w:sz w:val="24"/>
          <w:lang w:val="en-US"/>
        </w:rPr>
        <w:t>3</w:t>
      </w:r>
      <w:r w:rsidR="001556DD" w:rsidRPr="0075606C">
        <w:rPr>
          <w:rFonts w:ascii="Times New Roman" w:hAnsi="Times New Roman" w:cs="Times New Roman"/>
          <w:sz w:val="24"/>
          <w:lang w:val="en-US"/>
        </w:rPr>
        <w:t>, (D</w:t>
      </w:r>
      <w:r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40</w:t>
      </w:r>
      <w:r w:rsidRPr="0075606C">
        <w:rPr>
          <w:rFonts w:ascii="Times New Roman" w:hAnsi="Times New Roman" w:cs="Times New Roman"/>
          <w:sz w:val="24"/>
          <w:lang w:val="en-US"/>
        </w:rPr>
        <w:t>, (</w:t>
      </w:r>
      <w:r w:rsidR="001556DD" w:rsidRPr="0075606C">
        <w:rPr>
          <w:rFonts w:ascii="Times New Roman" w:hAnsi="Times New Roman" w:cs="Times New Roman"/>
          <w:sz w:val="24"/>
          <w:lang w:val="en-US"/>
        </w:rPr>
        <w:t>E</w:t>
      </w:r>
      <w:r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1</w:t>
      </w:r>
      <w:r w:rsidRPr="0075606C">
        <w:rPr>
          <w:rFonts w:ascii="Times New Roman" w:hAnsi="Times New Roman" w:cs="Times New Roman"/>
          <w:sz w:val="24"/>
          <w:lang w:val="en-US"/>
        </w:rPr>
        <w:t>4, and (</w:t>
      </w:r>
      <w:r w:rsidR="001556DD" w:rsidRPr="0075606C">
        <w:rPr>
          <w:rFonts w:ascii="Times New Roman" w:hAnsi="Times New Roman" w:cs="Times New Roman"/>
          <w:sz w:val="24"/>
          <w:lang w:val="en-US"/>
        </w:rPr>
        <w:t>F</w:t>
      </w:r>
      <w:r w:rsidRPr="0075606C">
        <w:rPr>
          <w:rFonts w:ascii="Times New Roman" w:hAnsi="Times New Roman" w:cs="Times New Roman"/>
          <w:sz w:val="24"/>
          <w:lang w:val="en-US"/>
        </w:rPr>
        <w:t xml:space="preserve">) ORF54. </w:t>
      </w:r>
    </w:p>
    <w:p w14:paraId="065985B4" w14:textId="2FA2AA99" w:rsidR="0034144A" w:rsidRPr="0075606C" w:rsidRDefault="001D1AE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w:t>
      </w:r>
      <w:proofErr w:type="spellStart"/>
      <w:r w:rsidRPr="0075606C">
        <w:rPr>
          <w:rFonts w:ascii="Times New Roman" w:hAnsi="Times New Roman" w:cs="Times New Roman"/>
          <w:sz w:val="24"/>
          <w:lang w:val="en-US"/>
        </w:rPr>
        <w:t>nt</w:t>
      </w:r>
      <w:proofErr w:type="spellEnd"/>
      <w:r w:rsidRPr="0075606C">
        <w:rPr>
          <w:rFonts w:ascii="Times New Roman" w:hAnsi="Times New Roman" w:cs="Times New Roman"/>
          <w:sz w:val="24"/>
          <w:lang w:val="en-US"/>
        </w:rPr>
        <w:t xml:space="preserve">) for splice junctions and +/- 10 </w:t>
      </w:r>
      <w:r w:rsidR="002E4D90" w:rsidRPr="0075606C">
        <w:rPr>
          <w:rFonts w:ascii="Times New Roman" w:hAnsi="Times New Roman" w:cs="Times New Roman"/>
          <w:sz w:val="24"/>
          <w:lang w:val="en-US"/>
        </w:rPr>
        <w:t xml:space="preserve">nucleotides </w:t>
      </w:r>
      <w:r w:rsidRPr="0075606C">
        <w:rPr>
          <w:rFonts w:ascii="Times New Roman" w:hAnsi="Times New Roman" w:cs="Times New Roman"/>
          <w:sz w:val="24"/>
          <w:lang w:val="en-US"/>
        </w:rPr>
        <w:t xml:space="preserve">for the start </w:t>
      </w:r>
      <w:r w:rsidRPr="0075606C">
        <w:rPr>
          <w:rFonts w:ascii="Times New Roman" w:hAnsi="Times New Roman" w:cs="Times New Roman"/>
          <w:sz w:val="24"/>
          <w:lang w:val="en-US"/>
        </w:rPr>
        <w:lastRenderedPageBreak/>
        <w:t>and end positions of transcripts. Asterisks indicate the CAGE-</w:t>
      </w:r>
      <w:proofErr w:type="spellStart"/>
      <w:r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 xml:space="preserve"> significance level for each reference transcript. On the left side of each plot, the temporal trends of these transcript isoforms are depicted, with averages and standard deviations (SD) calculated for each time point post-infection, based on read count data from the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-Seq. Each data point is linked by lines to demonstrate the progression over time. The transcript isoforms, are color-coded according to their distinct isoforms, with these </w:t>
      </w:r>
      <w:r w:rsidR="00EC547B" w:rsidRPr="0075606C">
        <w:rPr>
          <w:rFonts w:ascii="Times New Roman" w:hAnsi="Times New Roman" w:cs="Times New Roman"/>
          <w:sz w:val="24"/>
          <w:lang w:val="en-US"/>
        </w:rPr>
        <w:t>color</w:t>
      </w:r>
      <w:r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w:t>
      </w:r>
      <w:r w:rsidR="00837265" w:rsidRPr="0075606C">
        <w:rPr>
          <w:rFonts w:ascii="Times New Roman" w:hAnsi="Times New Roman" w:cs="Times New Roman"/>
          <w:sz w:val="24"/>
          <w:lang w:val="en-US"/>
        </w:rPr>
        <w:t xml:space="preserve">the isoform ratio calculation. </w:t>
      </w:r>
    </w:p>
    <w:p w14:paraId="22108A2D" w14:textId="77777777" w:rsidR="00837265" w:rsidRPr="0075606C" w:rsidRDefault="00837265" w:rsidP="00573600">
      <w:pPr>
        <w:spacing w:after="120" w:line="240" w:lineRule="auto"/>
        <w:rPr>
          <w:lang w:val="en-US"/>
        </w:rPr>
      </w:pPr>
    </w:p>
    <w:p w14:paraId="656D5948" w14:textId="19007F51" w:rsidR="00541032" w:rsidRPr="0075606C" w:rsidRDefault="0054103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Legends to Supplementary Figures</w:t>
      </w:r>
    </w:p>
    <w:p w14:paraId="245FBBD5" w14:textId="728E0814" w:rsidR="00787260" w:rsidRPr="0075606C" w:rsidRDefault="00787260"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S1. Comparison of replication origin-associated transcripts </w:t>
      </w:r>
    </w:p>
    <w:p w14:paraId="07B599FF" w14:textId="27202F21" w:rsidR="00787260" w:rsidRPr="0075606C" w:rsidRDefault="0078726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This illustration compares the sequences of </w:t>
      </w:r>
      <w:proofErr w:type="spellStart"/>
      <w:r w:rsidRPr="0075606C">
        <w:rPr>
          <w:rFonts w:ascii="Times New Roman" w:hAnsi="Times New Roman" w:cs="Times New Roman"/>
          <w:sz w:val="24"/>
          <w:lang w:val="en-US"/>
        </w:rPr>
        <w:t>raRNAs</w:t>
      </w:r>
      <w:proofErr w:type="spellEnd"/>
      <w:r w:rsidRPr="0075606C">
        <w:rPr>
          <w:rFonts w:ascii="Times New Roman" w:hAnsi="Times New Roman" w:cs="Times New Roman"/>
          <w:sz w:val="24"/>
          <w:lang w:val="en-US"/>
        </w:rPr>
        <w:t xml:space="preserve"> </w:t>
      </w:r>
      <w:r w:rsidR="001556DD" w:rsidRPr="0075606C">
        <w:rPr>
          <w:rFonts w:ascii="Times New Roman" w:hAnsi="Times New Roman" w:cs="Times New Roman"/>
          <w:sz w:val="24"/>
          <w:lang w:val="en-US"/>
        </w:rPr>
        <w:t>[(A) CTO-S; (B</w:t>
      </w:r>
      <w:r w:rsidRPr="0075606C">
        <w:rPr>
          <w:rFonts w:ascii="Times New Roman" w:hAnsi="Times New Roman" w:cs="Times New Roman"/>
          <w:sz w:val="24"/>
          <w:lang w:val="en-US"/>
        </w:rPr>
        <w:t xml:space="preserve">) NOIR] from EHV-1 with those of two PRV strains (Kaplan and </w:t>
      </w:r>
      <w:proofErr w:type="spellStart"/>
      <w:r w:rsidRPr="0075606C">
        <w:rPr>
          <w:rFonts w:ascii="Times New Roman" w:hAnsi="Times New Roman" w:cs="Times New Roman"/>
          <w:sz w:val="24"/>
          <w:lang w:val="en-US"/>
        </w:rPr>
        <w:t>MdBio</w:t>
      </w:r>
      <w:proofErr w:type="spellEnd"/>
      <w:r w:rsidRPr="0075606C">
        <w:rPr>
          <w:rFonts w:ascii="Times New Roman" w:hAnsi="Times New Roman" w:cs="Times New Roman"/>
          <w:sz w:val="24"/>
          <w:lang w:val="en-US"/>
        </w:rPr>
        <w:t>).</w:t>
      </w:r>
    </w:p>
    <w:p w14:paraId="763805D4" w14:textId="5B10DEF6" w:rsidR="00BB32B5" w:rsidRPr="0075606C" w:rsidRDefault="00BB32B5" w:rsidP="00573600">
      <w:pPr>
        <w:spacing w:after="120" w:line="240" w:lineRule="auto"/>
        <w:jc w:val="both"/>
        <w:rPr>
          <w:rFonts w:ascii="Times New Roman" w:hAnsi="Times New Roman" w:cs="Times New Roman"/>
          <w:b/>
          <w:sz w:val="24"/>
          <w:szCs w:val="24"/>
          <w:lang w:val="en-US"/>
        </w:rPr>
      </w:pPr>
      <w:r w:rsidRPr="0075606C">
        <w:rPr>
          <w:rFonts w:ascii="Times New Roman" w:hAnsi="Times New Roman" w:cs="Times New Roman"/>
          <w:b/>
          <w:sz w:val="24"/>
          <w:szCs w:val="24"/>
          <w:lang w:val="en-US"/>
        </w:rPr>
        <w:t xml:space="preserve">Supplementary Figure S2: </w:t>
      </w:r>
      <w:proofErr w:type="spellStart"/>
      <w:r w:rsidRPr="0075606C">
        <w:rPr>
          <w:rFonts w:ascii="Times New Roman" w:hAnsi="Times New Roman" w:cs="Times New Roman"/>
          <w:b/>
          <w:sz w:val="24"/>
          <w:szCs w:val="24"/>
          <w:lang w:val="en-US"/>
        </w:rPr>
        <w:t>raRNAs</w:t>
      </w:r>
      <w:proofErr w:type="spellEnd"/>
      <w:r w:rsidRPr="0075606C">
        <w:rPr>
          <w:rFonts w:ascii="Times New Roman" w:hAnsi="Times New Roman" w:cs="Times New Roman"/>
          <w:b/>
          <w:sz w:val="24"/>
          <w:szCs w:val="24"/>
          <w:lang w:val="en-US"/>
        </w:rPr>
        <w:t xml:space="preserve"> of the </w:t>
      </w:r>
      <w:proofErr w:type="spellStart"/>
      <w:r w:rsidRPr="0075606C">
        <w:rPr>
          <w:rFonts w:ascii="Times New Roman" w:hAnsi="Times New Roman" w:cs="Times New Roman"/>
          <w:b/>
          <w:sz w:val="24"/>
          <w:szCs w:val="24"/>
          <w:lang w:val="en-US"/>
        </w:rPr>
        <w:t>OriL</w:t>
      </w:r>
      <w:proofErr w:type="spellEnd"/>
      <w:r w:rsidRPr="0075606C">
        <w:rPr>
          <w:rFonts w:ascii="Times New Roman" w:hAnsi="Times New Roman" w:cs="Times New Roman"/>
          <w:b/>
          <w:sz w:val="24"/>
          <w:szCs w:val="24"/>
          <w:lang w:val="en-US"/>
        </w:rPr>
        <w:t xml:space="preserve"> and </w:t>
      </w:r>
      <w:proofErr w:type="spellStart"/>
      <w:r w:rsidRPr="0075606C">
        <w:rPr>
          <w:rFonts w:ascii="Times New Roman" w:hAnsi="Times New Roman" w:cs="Times New Roman"/>
          <w:b/>
          <w:sz w:val="24"/>
          <w:szCs w:val="24"/>
          <w:lang w:val="en-US"/>
        </w:rPr>
        <w:t>OriS</w:t>
      </w:r>
      <w:proofErr w:type="spellEnd"/>
      <w:r w:rsidRPr="0075606C">
        <w:rPr>
          <w:rFonts w:ascii="Times New Roman" w:hAnsi="Times New Roman" w:cs="Times New Roman"/>
          <w:b/>
          <w:sz w:val="24"/>
          <w:szCs w:val="24"/>
          <w:lang w:val="en-US"/>
        </w:rPr>
        <w:t xml:space="preserve"> replication origins of EHV-1</w:t>
      </w:r>
    </w:p>
    <w:p w14:paraId="67BEE310" w14:textId="3892FFFE" w:rsidR="001F03E0" w:rsidRPr="0075606C" w:rsidRDefault="001F03E0"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szCs w:val="24"/>
          <w:lang w:val="en-US"/>
        </w:rPr>
        <w:t xml:space="preserve">The </w:t>
      </w:r>
      <w:proofErr w:type="spellStart"/>
      <w:r w:rsidRPr="0075606C">
        <w:rPr>
          <w:rFonts w:ascii="Times New Roman" w:hAnsi="Times New Roman" w:cs="Times New Roman"/>
          <w:sz w:val="24"/>
          <w:szCs w:val="24"/>
          <w:lang w:val="en-US"/>
        </w:rPr>
        <w:t>OriL</w:t>
      </w:r>
      <w:proofErr w:type="spellEnd"/>
      <w:r w:rsidRPr="0075606C">
        <w:rPr>
          <w:rFonts w:ascii="Times New Roman" w:hAnsi="Times New Roman" w:cs="Times New Roman"/>
          <w:sz w:val="24"/>
          <w:szCs w:val="24"/>
          <w:lang w:val="en-US"/>
        </w:rPr>
        <w:t xml:space="preserve"> (upper panel) and </w:t>
      </w:r>
      <w:proofErr w:type="spellStart"/>
      <w:r w:rsidRPr="0075606C">
        <w:rPr>
          <w:rFonts w:ascii="Times New Roman" w:hAnsi="Times New Roman" w:cs="Times New Roman"/>
          <w:sz w:val="24"/>
          <w:szCs w:val="24"/>
          <w:lang w:val="en-US"/>
        </w:rPr>
        <w:t>OriS</w:t>
      </w:r>
      <w:proofErr w:type="spellEnd"/>
      <w:r w:rsidRPr="0075606C">
        <w:rPr>
          <w:rFonts w:ascii="Times New Roman" w:hAnsi="Times New Roman" w:cs="Times New Roman"/>
          <w:sz w:val="24"/>
          <w:szCs w:val="24"/>
          <w:lang w:val="en-US"/>
        </w:rPr>
        <w:t xml:space="preserve"> (lower panel) replication origins of equid </w:t>
      </w:r>
      <w:proofErr w:type="spellStart"/>
      <w:r w:rsidRPr="0075606C">
        <w:rPr>
          <w:rFonts w:ascii="Times New Roman" w:hAnsi="Times New Roman" w:cs="Times New Roman"/>
          <w:sz w:val="24"/>
          <w:szCs w:val="24"/>
          <w:lang w:val="en-US"/>
        </w:rPr>
        <w:t>alphaherpesvirus</w:t>
      </w:r>
      <w:proofErr w:type="spellEnd"/>
      <w:r w:rsidRPr="0075606C">
        <w:rPr>
          <w:rFonts w:ascii="Times New Roman" w:hAnsi="Times New Roman" w:cs="Times New Roman"/>
          <w:sz w:val="24"/>
          <w:szCs w:val="24"/>
          <w:lang w:val="en-US"/>
        </w:rPr>
        <w:t xml:space="preserve"> 1 and the genes located in their surrounding regions are shown. In the figure, transcripts and genes from the forward strand are shown in red, while those from the reverse strand are shown in blue. The replication-associated RNA (</w:t>
      </w:r>
      <w:proofErr w:type="spellStart"/>
      <w:r w:rsidRPr="0075606C">
        <w:rPr>
          <w:rFonts w:ascii="Times New Roman" w:hAnsi="Times New Roman" w:cs="Times New Roman"/>
          <w:sz w:val="24"/>
          <w:szCs w:val="24"/>
          <w:lang w:val="en-US"/>
        </w:rPr>
        <w:t>raRNA</w:t>
      </w:r>
      <w:proofErr w:type="spellEnd"/>
      <w:r w:rsidRPr="0075606C">
        <w:rPr>
          <w:rFonts w:ascii="Times New Roman" w:hAnsi="Times New Roman" w:cs="Times New Roman"/>
          <w:sz w:val="24"/>
          <w:szCs w:val="24"/>
          <w:lang w:val="en-US"/>
        </w:rPr>
        <w:t>) molecules overlapping the replication origin are highlighted in green, while the Ori site is highlighted in purple.</w:t>
      </w:r>
    </w:p>
    <w:p w14:paraId="07693DEC" w14:textId="486A59C0" w:rsidR="00BB32B5" w:rsidRPr="0075606C" w:rsidRDefault="00BB32B5" w:rsidP="00573600">
      <w:pPr>
        <w:spacing w:after="120" w:line="240" w:lineRule="auto"/>
        <w:jc w:val="both"/>
        <w:rPr>
          <w:rFonts w:ascii="Times New Roman" w:hAnsi="Times New Roman" w:cs="Times New Roman"/>
          <w:b/>
          <w:sz w:val="24"/>
          <w:szCs w:val="24"/>
          <w:lang w:val="en-US"/>
        </w:rPr>
      </w:pPr>
      <w:r w:rsidRPr="0075606C">
        <w:rPr>
          <w:rFonts w:ascii="Times New Roman" w:hAnsi="Times New Roman" w:cs="Times New Roman"/>
          <w:b/>
          <w:sz w:val="24"/>
          <w:szCs w:val="24"/>
          <w:lang w:val="en-US"/>
        </w:rPr>
        <w:t xml:space="preserve">Supplementary Figure S3: </w:t>
      </w:r>
      <w:proofErr w:type="spellStart"/>
      <w:r w:rsidRPr="0075606C">
        <w:rPr>
          <w:rFonts w:ascii="Times New Roman" w:hAnsi="Times New Roman" w:cs="Times New Roman"/>
          <w:b/>
          <w:sz w:val="24"/>
          <w:szCs w:val="24"/>
          <w:lang w:val="en-US"/>
        </w:rPr>
        <w:t>raRNAs</w:t>
      </w:r>
      <w:proofErr w:type="spellEnd"/>
      <w:r w:rsidRPr="0075606C">
        <w:rPr>
          <w:rFonts w:ascii="Times New Roman" w:hAnsi="Times New Roman" w:cs="Times New Roman"/>
          <w:b/>
          <w:sz w:val="24"/>
          <w:szCs w:val="24"/>
          <w:lang w:val="en-US"/>
        </w:rPr>
        <w:t xml:space="preserve"> of the </w:t>
      </w:r>
      <w:proofErr w:type="spellStart"/>
      <w:r w:rsidRPr="0075606C">
        <w:rPr>
          <w:rFonts w:ascii="Times New Roman" w:hAnsi="Times New Roman" w:cs="Times New Roman"/>
          <w:b/>
          <w:sz w:val="24"/>
          <w:szCs w:val="24"/>
          <w:lang w:val="en-US"/>
        </w:rPr>
        <w:t>OriL</w:t>
      </w:r>
      <w:proofErr w:type="spellEnd"/>
      <w:r w:rsidRPr="0075606C">
        <w:rPr>
          <w:rFonts w:ascii="Times New Roman" w:hAnsi="Times New Roman" w:cs="Times New Roman"/>
          <w:b/>
          <w:sz w:val="24"/>
          <w:szCs w:val="24"/>
          <w:lang w:val="en-US"/>
        </w:rPr>
        <w:t xml:space="preserve"> and </w:t>
      </w:r>
      <w:proofErr w:type="spellStart"/>
      <w:r w:rsidRPr="0075606C">
        <w:rPr>
          <w:rFonts w:ascii="Times New Roman" w:hAnsi="Times New Roman" w:cs="Times New Roman"/>
          <w:b/>
          <w:sz w:val="24"/>
          <w:szCs w:val="24"/>
          <w:lang w:val="en-US"/>
        </w:rPr>
        <w:t>OriS</w:t>
      </w:r>
      <w:proofErr w:type="spellEnd"/>
      <w:r w:rsidRPr="0075606C">
        <w:rPr>
          <w:rFonts w:ascii="Times New Roman" w:hAnsi="Times New Roman" w:cs="Times New Roman"/>
          <w:b/>
          <w:sz w:val="24"/>
          <w:szCs w:val="24"/>
          <w:lang w:val="en-US"/>
        </w:rPr>
        <w:t xml:space="preserve"> replication origins of </w:t>
      </w:r>
      <w:r w:rsidR="002B4736" w:rsidRPr="0075606C">
        <w:rPr>
          <w:rFonts w:ascii="Times New Roman" w:hAnsi="Times New Roman" w:cs="Times New Roman"/>
          <w:b/>
          <w:sz w:val="24"/>
          <w:szCs w:val="24"/>
          <w:lang w:val="en-US"/>
        </w:rPr>
        <w:t>PRV</w:t>
      </w:r>
    </w:p>
    <w:p w14:paraId="1718143E" w14:textId="77777777" w:rsidR="00221BDE" w:rsidRPr="0075606C" w:rsidRDefault="00221BDE"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szCs w:val="24"/>
          <w:lang w:val="en-US"/>
        </w:rPr>
        <w:t xml:space="preserve">The </w:t>
      </w:r>
      <w:proofErr w:type="spellStart"/>
      <w:r w:rsidRPr="0075606C">
        <w:rPr>
          <w:rFonts w:ascii="Times New Roman" w:hAnsi="Times New Roman" w:cs="Times New Roman"/>
          <w:sz w:val="24"/>
          <w:szCs w:val="24"/>
          <w:lang w:val="en-US"/>
        </w:rPr>
        <w:t>OriL</w:t>
      </w:r>
      <w:proofErr w:type="spellEnd"/>
      <w:r w:rsidRPr="0075606C">
        <w:rPr>
          <w:rFonts w:ascii="Times New Roman" w:hAnsi="Times New Roman" w:cs="Times New Roman"/>
          <w:sz w:val="24"/>
          <w:szCs w:val="24"/>
          <w:lang w:val="en-US"/>
        </w:rPr>
        <w:t xml:space="preserve"> (upper panel) and </w:t>
      </w:r>
      <w:proofErr w:type="spellStart"/>
      <w:r w:rsidRPr="0075606C">
        <w:rPr>
          <w:rFonts w:ascii="Times New Roman" w:hAnsi="Times New Roman" w:cs="Times New Roman"/>
          <w:sz w:val="24"/>
          <w:szCs w:val="24"/>
          <w:lang w:val="en-US"/>
        </w:rPr>
        <w:t>OriS</w:t>
      </w:r>
      <w:proofErr w:type="spellEnd"/>
      <w:r w:rsidRPr="0075606C">
        <w:rPr>
          <w:rFonts w:ascii="Times New Roman" w:hAnsi="Times New Roman" w:cs="Times New Roman"/>
          <w:sz w:val="24"/>
          <w:szCs w:val="24"/>
          <w:lang w:val="en-US"/>
        </w:rPr>
        <w:t xml:space="preserve"> (lower panel) replication origins of pseudorabies virus, along with the genes in their surrounding regions, are depicted. In the figure, transcripts and genes on the forward strand are displayed in red, while those on the reverse strand appear in blue. The replication-associated RNA (</w:t>
      </w:r>
      <w:proofErr w:type="spellStart"/>
      <w:r w:rsidRPr="0075606C">
        <w:rPr>
          <w:rFonts w:ascii="Times New Roman" w:hAnsi="Times New Roman" w:cs="Times New Roman"/>
          <w:sz w:val="24"/>
          <w:szCs w:val="24"/>
          <w:lang w:val="en-US"/>
        </w:rPr>
        <w:t>raRNA</w:t>
      </w:r>
      <w:proofErr w:type="spellEnd"/>
      <w:r w:rsidRPr="0075606C">
        <w:rPr>
          <w:rFonts w:ascii="Times New Roman" w:hAnsi="Times New Roman" w:cs="Times New Roman"/>
          <w:sz w:val="24"/>
          <w:szCs w:val="24"/>
          <w:lang w:val="en-US"/>
        </w:rPr>
        <w:t>) molecules that overlap the replication origin are highlighted in green, while the Ori site is marked in purple.</w:t>
      </w:r>
    </w:p>
    <w:p w14:paraId="2F06FED7" w14:textId="6F6F2CD7" w:rsidR="00541032" w:rsidRPr="0075606C" w:rsidRDefault="00541032"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4</w:t>
      </w:r>
      <w:r w:rsidRPr="0075606C">
        <w:rPr>
          <w:rFonts w:ascii="Times New Roman" w:hAnsi="Times New Roman" w:cs="Times New Roman"/>
          <w:b/>
          <w:sz w:val="24"/>
          <w:lang w:val="en-US"/>
        </w:rPr>
        <w:t xml:space="preserve">. Kinetics of </w:t>
      </w:r>
      <w:r w:rsidR="00DF530A" w:rsidRPr="0075606C">
        <w:rPr>
          <w:rFonts w:ascii="Times New Roman" w:hAnsi="Times New Roman" w:cs="Times New Roman"/>
          <w:b/>
          <w:sz w:val="24"/>
          <w:lang w:val="en-US"/>
        </w:rPr>
        <w:t>t</w:t>
      </w:r>
      <w:r w:rsidRPr="0075606C">
        <w:rPr>
          <w:rFonts w:ascii="Times New Roman" w:hAnsi="Times New Roman" w:cs="Times New Roman"/>
          <w:b/>
          <w:sz w:val="24"/>
          <w:lang w:val="en-US"/>
        </w:rPr>
        <w:t xml:space="preserve">ranscription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tart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ites of EHV-1 </w:t>
      </w:r>
      <w:r w:rsidR="00DF530A" w:rsidRPr="0075606C">
        <w:rPr>
          <w:rFonts w:ascii="Times New Roman" w:hAnsi="Times New Roman" w:cs="Times New Roman"/>
          <w:b/>
          <w:sz w:val="24"/>
          <w:lang w:val="en-US"/>
        </w:rPr>
        <w:t>d</w:t>
      </w:r>
      <w:r w:rsidRPr="0075606C">
        <w:rPr>
          <w:rFonts w:ascii="Times New Roman" w:hAnsi="Times New Roman" w:cs="Times New Roman"/>
          <w:b/>
          <w:sz w:val="24"/>
          <w:lang w:val="en-US"/>
        </w:rPr>
        <w:t xml:space="preserve">etected by </w:t>
      </w:r>
      <w:proofErr w:type="spellStart"/>
      <w:r w:rsidRPr="0075606C">
        <w:rPr>
          <w:rFonts w:ascii="Times New Roman" w:hAnsi="Times New Roman" w:cs="Times New Roman"/>
          <w:b/>
          <w:sz w:val="24"/>
          <w:lang w:val="en-US"/>
        </w:rPr>
        <w:t>dcDNA-Seq</w:t>
      </w:r>
      <w:proofErr w:type="spellEnd"/>
      <w:r w:rsidRPr="0075606C">
        <w:rPr>
          <w:rFonts w:ascii="Times New Roman" w:hAnsi="Times New Roman" w:cs="Times New Roman"/>
          <w:b/>
          <w:sz w:val="24"/>
          <w:lang w:val="en-US"/>
        </w:rPr>
        <w:t xml:space="preserve"> and </w:t>
      </w:r>
      <w:r w:rsidR="00DF530A" w:rsidRPr="0075606C">
        <w:rPr>
          <w:rFonts w:ascii="Times New Roman" w:hAnsi="Times New Roman" w:cs="Times New Roman"/>
          <w:b/>
          <w:sz w:val="24"/>
          <w:lang w:val="en-US"/>
        </w:rPr>
        <w:t>v</w:t>
      </w:r>
      <w:r w:rsidRPr="0075606C">
        <w:rPr>
          <w:rFonts w:ascii="Times New Roman" w:hAnsi="Times New Roman" w:cs="Times New Roman"/>
          <w:b/>
          <w:sz w:val="24"/>
          <w:lang w:val="en-US"/>
        </w:rPr>
        <w:t xml:space="preserve">alidated by CAGE-Seq. </w:t>
      </w:r>
    </w:p>
    <w:p w14:paraId="396F3F71" w14:textId="314FAF4F" w:rsidR="003B32D9" w:rsidRPr="0075606C" w:rsidRDefault="003B32D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Similar to Figure 1</w:t>
      </w:r>
      <w:r w:rsidRPr="0075606C">
        <w:rPr>
          <w:rFonts w:ascii="Times New Roman" w:hAnsi="Times New Roman" w:cs="Times New Roman"/>
          <w:sz w:val="24"/>
          <w:lang w:val="en-US"/>
        </w:rPr>
        <w:t>, this plot shows the 5'</w:t>
      </w:r>
      <w:r w:rsidR="00010030" w:rsidRPr="0075606C">
        <w:rPr>
          <w:rFonts w:ascii="Times New Roman" w:hAnsi="Times New Roman" w:cs="Times New Roman"/>
          <w:sz w:val="24"/>
          <w:lang w:val="en-US"/>
        </w:rPr>
        <w:t>-</w:t>
      </w:r>
      <w:r w:rsidRPr="0075606C">
        <w:rPr>
          <w:rFonts w:ascii="Times New Roman" w:hAnsi="Times New Roman" w:cs="Times New Roman"/>
          <w:sz w:val="24"/>
          <w:lang w:val="en-US"/>
        </w:rPr>
        <w:t xml:space="preserve">end distribution along the viral genome for each time-point group. The mean values for each time-point group were calculated and merged into 50-nt sized bins for visualization. </w:t>
      </w:r>
      <w:r w:rsidR="00404A41" w:rsidRPr="0075606C">
        <w:rPr>
          <w:rFonts w:ascii="Times New Roman" w:hAnsi="Times New Roman" w:cs="Times New Roman"/>
          <w:sz w:val="24"/>
          <w:lang w:val="en-US"/>
        </w:rPr>
        <w:t>Each facet corresponds to a time-point group, and the y-axis scale is determined independently (scale="</w:t>
      </w:r>
      <w:proofErr w:type="spellStart"/>
      <w:r w:rsidR="00404A41" w:rsidRPr="0075606C">
        <w:rPr>
          <w:rFonts w:ascii="Times New Roman" w:hAnsi="Times New Roman" w:cs="Times New Roman"/>
          <w:sz w:val="24"/>
          <w:lang w:val="en-US"/>
        </w:rPr>
        <w:t>free_y</w:t>
      </w:r>
      <w:proofErr w:type="spellEnd"/>
      <w:r w:rsidR="00404A41" w:rsidRPr="0075606C">
        <w:rPr>
          <w:rFonts w:ascii="Times New Roman" w:hAnsi="Times New Roman" w:cs="Times New Roman"/>
          <w:sz w:val="24"/>
          <w:lang w:val="en-US"/>
        </w:rPr>
        <w:t xml:space="preserve">" in </w:t>
      </w:r>
      <w:proofErr w:type="spellStart"/>
      <w:r w:rsidR="00404A41" w:rsidRPr="0075606C">
        <w:rPr>
          <w:rFonts w:ascii="Times New Roman" w:hAnsi="Times New Roman" w:cs="Times New Roman"/>
          <w:sz w:val="24"/>
          <w:lang w:val="en-US"/>
        </w:rPr>
        <w:t>ggplot</w:t>
      </w:r>
      <w:proofErr w:type="spellEnd"/>
      <w:r w:rsidR="00404A41" w:rsidRPr="0075606C">
        <w:rPr>
          <w:rFonts w:ascii="Times New Roman" w:hAnsi="Times New Roman" w:cs="Times New Roman"/>
          <w:sz w:val="24"/>
          <w:lang w:val="en-US"/>
        </w:rPr>
        <w:t>).</w:t>
      </w:r>
    </w:p>
    <w:p w14:paraId="653BAF0C" w14:textId="1FEBB510" w:rsidR="00B646D0" w:rsidRPr="0075606C" w:rsidRDefault="00B646D0"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5</w:t>
      </w:r>
      <w:r w:rsidRPr="0075606C">
        <w:rPr>
          <w:rFonts w:ascii="Times New Roman" w:hAnsi="Times New Roman" w:cs="Times New Roman"/>
          <w:b/>
          <w:sz w:val="24"/>
          <w:lang w:val="en-US"/>
        </w:rPr>
        <w:t>. Kinetic profiling of canonical EHV-1 TSSs according to kinetic classes</w:t>
      </w:r>
    </w:p>
    <w:p w14:paraId="3DB74556" w14:textId="77777777" w:rsidR="00B646D0" w:rsidRPr="0075606C" w:rsidRDefault="00B646D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TSSs, utilizing the total viral read counts per sample for normalization. The analysis included only those reads that aligned with the canonical TSS of genes at their 5'-ends (allowing a deviation of +/- 10 nucleotides). The mean values are represented as points, and standard deviations (SD) as lines, plotted on the y-axis as the ratio of TSS abundance for each gene. The x-axis represents time post-infection (hours). The panels are color-coded based on kinetic transcription phases: blue for immediate early (IE), orange for early (E), green for late (L), and red for unknown phases. This provides a visual distinction among different TSS dynamics throughout the infection.</w:t>
      </w:r>
    </w:p>
    <w:p w14:paraId="1380F208" w14:textId="3B6F067A" w:rsidR="001D1AE3" w:rsidRPr="0075606C" w:rsidRDefault="001D1AE3"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6</w:t>
      </w:r>
      <w:r w:rsidR="00DF530A" w:rsidRPr="0075606C">
        <w:rPr>
          <w:rFonts w:ascii="Times New Roman" w:hAnsi="Times New Roman" w:cs="Times New Roman"/>
          <w:b/>
          <w:sz w:val="24"/>
          <w:lang w:val="en-US"/>
        </w:rPr>
        <w:t>. Kinetic profiling of c</w:t>
      </w:r>
      <w:r w:rsidRPr="0075606C">
        <w:rPr>
          <w:rFonts w:ascii="Times New Roman" w:hAnsi="Times New Roman" w:cs="Times New Roman"/>
          <w:b/>
          <w:sz w:val="24"/>
          <w:lang w:val="en-US"/>
        </w:rPr>
        <w:t xml:space="preserve">anonical EHV-1 TSSs </w:t>
      </w:r>
      <w:r w:rsidR="00DF530A" w:rsidRPr="0075606C">
        <w:rPr>
          <w:rFonts w:ascii="Times New Roman" w:hAnsi="Times New Roman" w:cs="Times New Roman"/>
          <w:b/>
          <w:sz w:val="24"/>
          <w:lang w:val="en-US"/>
        </w:rPr>
        <w:t>a</w:t>
      </w:r>
      <w:r w:rsidR="00231016" w:rsidRPr="0075606C">
        <w:rPr>
          <w:rFonts w:ascii="Times New Roman" w:hAnsi="Times New Roman" w:cs="Times New Roman"/>
          <w:b/>
          <w:sz w:val="24"/>
          <w:lang w:val="en-US"/>
        </w:rPr>
        <w:t xml:space="preserve">ccording to </w:t>
      </w:r>
      <w:r w:rsidR="00231016" w:rsidRPr="0075606C">
        <w:rPr>
          <w:rFonts w:ascii="Times New Roman" w:hAnsi="Times New Roman" w:cs="Times New Roman"/>
          <w:b/>
          <w:i/>
          <w:sz w:val="24"/>
          <w:lang w:val="en-US"/>
        </w:rPr>
        <w:t xml:space="preserve">de </w:t>
      </w:r>
      <w:r w:rsidR="00DF530A" w:rsidRPr="0075606C">
        <w:rPr>
          <w:rFonts w:ascii="Times New Roman" w:hAnsi="Times New Roman" w:cs="Times New Roman"/>
          <w:b/>
          <w:i/>
          <w:sz w:val="24"/>
          <w:lang w:val="en-US"/>
        </w:rPr>
        <w:t>novo</w:t>
      </w:r>
      <w:r w:rsidR="00DF530A" w:rsidRPr="0075606C">
        <w:rPr>
          <w:rFonts w:ascii="Times New Roman" w:hAnsi="Times New Roman" w:cs="Times New Roman"/>
          <w:b/>
          <w:sz w:val="24"/>
          <w:lang w:val="en-US"/>
        </w:rPr>
        <w:t xml:space="preserve"> kinetic c</w:t>
      </w:r>
      <w:r w:rsidRPr="0075606C">
        <w:rPr>
          <w:rFonts w:ascii="Times New Roman" w:hAnsi="Times New Roman" w:cs="Times New Roman"/>
          <w:b/>
          <w:sz w:val="24"/>
          <w:lang w:val="en-US"/>
        </w:rPr>
        <w:t>lusters</w:t>
      </w:r>
    </w:p>
    <w:p w14:paraId="54D1EA88" w14:textId="4869D3D7" w:rsidR="001D1AE3" w:rsidRPr="0075606C" w:rsidRDefault="001D1AE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lastRenderedPageBreak/>
        <w:t>This figure illustrates the kinetic profiling of canonical EHV-1 TSSs, utilizing the total viral read counts per sample for normalization. The analysis included only those reads that aligned with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nucleotides</w:t>
      </w:r>
      <w:r w:rsidRPr="0075606C">
        <w:rPr>
          <w:rFonts w:ascii="Times New Roman" w:hAnsi="Times New Roman" w:cs="Times New Roman"/>
          <w:sz w:val="24"/>
          <w:lang w:val="en-US"/>
        </w:rPr>
        <w:t xml:space="preserve">). The mean values are represented as points, and standard deviations (SD) as lines, plotted on the y-axis as the ratio of TSS abundance for each gene. The x-axis represents time post-infection (hours). Each cluster is colored according to its </w:t>
      </w:r>
      <w:r w:rsidR="00231016" w:rsidRPr="0075606C">
        <w:rPr>
          <w:rFonts w:ascii="Times New Roman" w:hAnsi="Times New Roman" w:cs="Times New Roman"/>
          <w:i/>
          <w:sz w:val="24"/>
          <w:lang w:val="en-US"/>
        </w:rPr>
        <w:t xml:space="preserve">de </w:t>
      </w:r>
      <w:r w:rsidRPr="0075606C">
        <w:rPr>
          <w:rFonts w:ascii="Times New Roman" w:hAnsi="Times New Roman" w:cs="Times New Roman"/>
          <w:i/>
          <w:sz w:val="24"/>
          <w:lang w:val="en-US"/>
        </w:rPr>
        <w:t>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w:t>
      </w:r>
      <w:r w:rsidR="00CC79A6" w:rsidRPr="0075606C">
        <w:rPr>
          <w:rFonts w:ascii="Times New Roman" w:hAnsi="Times New Roman" w:cs="Times New Roman"/>
          <w:sz w:val="24"/>
          <w:lang w:val="en-US"/>
        </w:rPr>
        <w:t xml:space="preserve">TSS </w:t>
      </w:r>
      <w:r w:rsidRPr="0075606C">
        <w:rPr>
          <w:rFonts w:ascii="Times New Roman" w:hAnsi="Times New Roman" w:cs="Times New Roman"/>
          <w:sz w:val="24"/>
          <w:lang w:val="en-US"/>
        </w:rPr>
        <w:t>abundance throughout the infection.</w:t>
      </w:r>
    </w:p>
    <w:p w14:paraId="6344C065" w14:textId="0AF3F38D" w:rsidR="00541032" w:rsidRPr="0075606C" w:rsidRDefault="00541032"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BB32B5" w:rsidRPr="0075606C">
        <w:rPr>
          <w:rFonts w:ascii="Times New Roman" w:hAnsi="Times New Roman" w:cs="Times New Roman"/>
          <w:b/>
          <w:sz w:val="24"/>
          <w:lang w:val="en-US"/>
        </w:rPr>
        <w:t>S7</w:t>
      </w:r>
      <w:r w:rsidRPr="0075606C">
        <w:rPr>
          <w:rFonts w:ascii="Times New Roman" w:hAnsi="Times New Roman" w:cs="Times New Roman"/>
          <w:b/>
          <w:sz w:val="24"/>
          <w:lang w:val="en-US"/>
        </w:rPr>
        <w:t xml:space="preserve">. Kinetics of </w:t>
      </w:r>
      <w:r w:rsidR="00DF530A" w:rsidRPr="0075606C">
        <w:rPr>
          <w:rFonts w:ascii="Times New Roman" w:hAnsi="Times New Roman" w:cs="Times New Roman"/>
          <w:b/>
          <w:sz w:val="24"/>
          <w:lang w:val="en-US"/>
        </w:rPr>
        <w:t>t</w:t>
      </w:r>
      <w:r w:rsidRPr="0075606C">
        <w:rPr>
          <w:rFonts w:ascii="Times New Roman" w:hAnsi="Times New Roman" w:cs="Times New Roman"/>
          <w:b/>
          <w:sz w:val="24"/>
          <w:lang w:val="en-US"/>
        </w:rPr>
        <w:t xml:space="preserve">ranscription </w:t>
      </w:r>
      <w:r w:rsidR="00DF530A" w:rsidRPr="0075606C">
        <w:rPr>
          <w:rFonts w:ascii="Times New Roman" w:hAnsi="Times New Roman" w:cs="Times New Roman"/>
          <w:b/>
          <w:sz w:val="24"/>
          <w:lang w:val="en-US"/>
        </w:rPr>
        <w:t>e</w:t>
      </w:r>
      <w:r w:rsidRPr="0075606C">
        <w:rPr>
          <w:rFonts w:ascii="Times New Roman" w:hAnsi="Times New Roman" w:cs="Times New Roman"/>
          <w:b/>
          <w:sz w:val="24"/>
          <w:lang w:val="en-US"/>
        </w:rPr>
        <w:t xml:space="preserve">nd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ites of EHV-1 </w:t>
      </w:r>
      <w:r w:rsidR="00DF530A" w:rsidRPr="0075606C">
        <w:rPr>
          <w:rFonts w:ascii="Times New Roman" w:hAnsi="Times New Roman" w:cs="Times New Roman"/>
          <w:b/>
          <w:sz w:val="24"/>
          <w:lang w:val="en-US"/>
        </w:rPr>
        <w:t>d</w:t>
      </w:r>
      <w:r w:rsidRPr="0075606C">
        <w:rPr>
          <w:rFonts w:ascii="Times New Roman" w:hAnsi="Times New Roman" w:cs="Times New Roman"/>
          <w:b/>
          <w:sz w:val="24"/>
          <w:lang w:val="en-US"/>
        </w:rPr>
        <w:t xml:space="preserve">etected by </w:t>
      </w:r>
      <w:proofErr w:type="spellStart"/>
      <w:r w:rsidRPr="0075606C">
        <w:rPr>
          <w:rFonts w:ascii="Times New Roman" w:hAnsi="Times New Roman" w:cs="Times New Roman"/>
          <w:b/>
          <w:sz w:val="24"/>
          <w:lang w:val="en-US"/>
        </w:rPr>
        <w:t>dcDNA-Seq</w:t>
      </w:r>
      <w:proofErr w:type="spellEnd"/>
      <w:r w:rsidRPr="0075606C">
        <w:rPr>
          <w:rFonts w:ascii="Times New Roman" w:hAnsi="Times New Roman" w:cs="Times New Roman"/>
          <w:b/>
          <w:sz w:val="24"/>
          <w:lang w:val="en-US"/>
        </w:rPr>
        <w:t xml:space="preserve"> and </w:t>
      </w:r>
      <w:r w:rsidR="00DF530A" w:rsidRPr="0075606C">
        <w:rPr>
          <w:rFonts w:ascii="Times New Roman" w:hAnsi="Times New Roman" w:cs="Times New Roman"/>
          <w:b/>
          <w:sz w:val="24"/>
          <w:lang w:val="en-US"/>
        </w:rPr>
        <w:t>v</w:t>
      </w:r>
      <w:r w:rsidRPr="0075606C">
        <w:rPr>
          <w:rFonts w:ascii="Times New Roman" w:hAnsi="Times New Roman" w:cs="Times New Roman"/>
          <w:b/>
          <w:sz w:val="24"/>
          <w:lang w:val="en-US"/>
        </w:rPr>
        <w:t xml:space="preserve">alidated by </w:t>
      </w:r>
      <w:proofErr w:type="spellStart"/>
      <w:r w:rsidRPr="0075606C">
        <w:rPr>
          <w:rFonts w:ascii="Times New Roman" w:hAnsi="Times New Roman" w:cs="Times New Roman"/>
          <w:b/>
          <w:sz w:val="24"/>
          <w:lang w:val="en-US"/>
        </w:rPr>
        <w:t>dRNA</w:t>
      </w:r>
      <w:proofErr w:type="spellEnd"/>
      <w:r w:rsidRPr="0075606C">
        <w:rPr>
          <w:rFonts w:ascii="Times New Roman" w:hAnsi="Times New Roman" w:cs="Times New Roman"/>
          <w:b/>
          <w:sz w:val="24"/>
          <w:lang w:val="en-US"/>
        </w:rPr>
        <w:t>-Seq.</w:t>
      </w:r>
    </w:p>
    <w:p w14:paraId="59523264" w14:textId="16C8D3CD" w:rsidR="005B337E" w:rsidRPr="0075606C" w:rsidRDefault="00150D9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Similar</w:t>
      </w:r>
      <w:r w:rsidR="001559CC" w:rsidRPr="0075606C">
        <w:rPr>
          <w:rFonts w:ascii="Times New Roman" w:hAnsi="Times New Roman" w:cs="Times New Roman"/>
          <w:sz w:val="24"/>
          <w:lang w:val="en-US"/>
        </w:rPr>
        <w:t xml:space="preserve"> to Figure 2, this </w:t>
      </w:r>
      <w:r w:rsidR="003B32D9" w:rsidRPr="0075606C">
        <w:rPr>
          <w:rFonts w:ascii="Times New Roman" w:hAnsi="Times New Roman" w:cs="Times New Roman"/>
          <w:sz w:val="24"/>
          <w:lang w:val="en-US"/>
        </w:rPr>
        <w:t>plot shows the 5'</w:t>
      </w:r>
      <w:r w:rsidR="00010030" w:rsidRPr="0075606C">
        <w:rPr>
          <w:rFonts w:ascii="Times New Roman" w:hAnsi="Times New Roman" w:cs="Times New Roman"/>
          <w:sz w:val="24"/>
          <w:lang w:val="en-US"/>
        </w:rPr>
        <w:t>-</w:t>
      </w:r>
      <w:r w:rsidR="001559CC" w:rsidRPr="0075606C">
        <w:rPr>
          <w:rFonts w:ascii="Times New Roman" w:hAnsi="Times New Roman" w:cs="Times New Roman"/>
          <w:sz w:val="24"/>
          <w:lang w:val="en-US"/>
        </w:rPr>
        <w:t xml:space="preserve">end distribution along the viral genome in each time-point groups. The mean values for each time-point group was calculated and merged into 50-nt sized bins for the visualization. </w:t>
      </w:r>
      <w:r w:rsidR="009C7B78" w:rsidRPr="0075606C">
        <w:rPr>
          <w:rFonts w:ascii="Times New Roman" w:hAnsi="Times New Roman" w:cs="Times New Roman"/>
          <w:sz w:val="24"/>
          <w:lang w:val="en-US"/>
        </w:rPr>
        <w:t>Each facet represents a time-point group, with the y-axis scale set independently using scale="</w:t>
      </w:r>
      <w:proofErr w:type="spellStart"/>
      <w:r w:rsidR="009C7B78" w:rsidRPr="0075606C">
        <w:rPr>
          <w:rFonts w:ascii="Times New Roman" w:hAnsi="Times New Roman" w:cs="Times New Roman"/>
          <w:sz w:val="24"/>
          <w:lang w:val="en-US"/>
        </w:rPr>
        <w:t>free_y</w:t>
      </w:r>
      <w:proofErr w:type="spellEnd"/>
      <w:r w:rsidR="009C7B78" w:rsidRPr="0075606C">
        <w:rPr>
          <w:rFonts w:ascii="Times New Roman" w:hAnsi="Times New Roman" w:cs="Times New Roman"/>
          <w:sz w:val="24"/>
          <w:lang w:val="en-US"/>
        </w:rPr>
        <w:t xml:space="preserve">" in </w:t>
      </w:r>
      <w:proofErr w:type="spellStart"/>
      <w:r w:rsidR="009C7B78" w:rsidRPr="0075606C">
        <w:rPr>
          <w:rFonts w:ascii="Times New Roman" w:hAnsi="Times New Roman" w:cs="Times New Roman"/>
          <w:sz w:val="24"/>
          <w:lang w:val="en-US"/>
        </w:rPr>
        <w:t>ggplot</w:t>
      </w:r>
      <w:proofErr w:type="spellEnd"/>
      <w:r w:rsidR="009C7B78" w:rsidRPr="0075606C">
        <w:rPr>
          <w:rFonts w:ascii="Times New Roman" w:hAnsi="Times New Roman" w:cs="Times New Roman"/>
          <w:sz w:val="24"/>
          <w:lang w:val="en-US"/>
        </w:rPr>
        <w:t>.</w:t>
      </w:r>
    </w:p>
    <w:p w14:paraId="2E22AA5E" w14:textId="46D113ED" w:rsidR="00CC79A6" w:rsidRPr="0075606C" w:rsidRDefault="00CC79A6"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8</w:t>
      </w:r>
      <w:r w:rsidR="00DF530A" w:rsidRPr="0075606C">
        <w:rPr>
          <w:rFonts w:ascii="Times New Roman" w:hAnsi="Times New Roman" w:cs="Times New Roman"/>
          <w:b/>
          <w:sz w:val="24"/>
          <w:lang w:val="en-US"/>
        </w:rPr>
        <w:t>. Kinetic profiling of c</w:t>
      </w:r>
      <w:r w:rsidRPr="0075606C">
        <w:rPr>
          <w:rFonts w:ascii="Times New Roman" w:hAnsi="Times New Roman" w:cs="Times New Roman"/>
          <w:b/>
          <w:sz w:val="24"/>
          <w:lang w:val="en-US"/>
        </w:rPr>
        <w:t xml:space="preserve">anonical EHV-1 TESs </w:t>
      </w:r>
      <w:r w:rsidR="00DF530A" w:rsidRPr="0075606C">
        <w:rPr>
          <w:rFonts w:ascii="Times New Roman" w:hAnsi="Times New Roman" w:cs="Times New Roman"/>
          <w:b/>
          <w:sz w:val="24"/>
          <w:lang w:val="en-US"/>
        </w:rPr>
        <w:t>According to kinetic c</w:t>
      </w:r>
      <w:r w:rsidRPr="0075606C">
        <w:rPr>
          <w:rFonts w:ascii="Times New Roman" w:hAnsi="Times New Roman" w:cs="Times New Roman"/>
          <w:b/>
          <w:sz w:val="24"/>
          <w:lang w:val="en-US"/>
        </w:rPr>
        <w:t>lasses</w:t>
      </w:r>
    </w:p>
    <w:p w14:paraId="6E4673EF" w14:textId="6767BE96" w:rsidR="001445BA"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TESs, utilizing the total viral read counts per sample for normalization. The analysis included only those reads that aligned with the can</w:t>
      </w:r>
      <w:r w:rsidR="00010030" w:rsidRPr="0075606C">
        <w:rPr>
          <w:rFonts w:ascii="Times New Roman" w:hAnsi="Times New Roman" w:cs="Times New Roman"/>
          <w:sz w:val="24"/>
          <w:lang w:val="en-US"/>
        </w:rPr>
        <w:t>onical TES of genes at their 5'-</w:t>
      </w:r>
      <w:r w:rsidRPr="0075606C">
        <w:rPr>
          <w:rFonts w:ascii="Times New Roman" w:hAnsi="Times New Roman" w:cs="Times New Roman"/>
          <w:sz w:val="24"/>
          <w:lang w:val="en-US"/>
        </w:rPr>
        <w:t>ends (allowing a deviation of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The mean values are represented as points, and standard deviations (SD) as lines, plotted on the y-axis as the ratio of TES abundance for each gene. The x-axis represents time post-infection (hours). The panels are color-coded based on kinetic transcription phases: blue for immediate early (IE), orange for early (E), green for late (L), and red for unknown phases. This provides a visual distinction among different TSS dynamics throughout the infection.</w:t>
      </w:r>
    </w:p>
    <w:p w14:paraId="60D499A9" w14:textId="74DF0AB6" w:rsidR="00403927" w:rsidRPr="0075606C" w:rsidRDefault="00403927"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9</w:t>
      </w:r>
      <w:r w:rsidRPr="0075606C">
        <w:rPr>
          <w:rFonts w:ascii="Times New Roman" w:hAnsi="Times New Roman" w:cs="Times New Roman"/>
          <w:b/>
          <w:sz w:val="24"/>
          <w:lang w:val="en-US"/>
        </w:rPr>
        <w:t xml:space="preserve">. Kinetic profiling of canonical EHV-1 TESs according to </w:t>
      </w:r>
      <w:r w:rsidRPr="0075606C">
        <w:rPr>
          <w:rFonts w:ascii="Times New Roman" w:hAnsi="Times New Roman" w:cs="Times New Roman"/>
          <w:b/>
          <w:i/>
          <w:sz w:val="24"/>
          <w:lang w:val="en-US"/>
        </w:rPr>
        <w:t>de novo</w:t>
      </w:r>
      <w:r w:rsidRPr="0075606C">
        <w:rPr>
          <w:rFonts w:ascii="Times New Roman" w:hAnsi="Times New Roman" w:cs="Times New Roman"/>
          <w:b/>
          <w:sz w:val="24"/>
          <w:lang w:val="en-US"/>
        </w:rPr>
        <w:t xml:space="preserve"> kinetic clusters</w:t>
      </w:r>
    </w:p>
    <w:p w14:paraId="5717C754" w14:textId="77777777" w:rsidR="00403927" w:rsidRPr="0075606C" w:rsidRDefault="0040392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This figure illustrates the kinetic profiling of canonical EHV-1 TESs, utilizing the total viral read counts per sample for normalization. The analysis included only those reads that aligned with the canonical TSS of genes at their 5'-ends (allowing a deviation of +/- 10 nucleotides). The mean values are represented as points, and standard deviations (SD) as lines, plotted on the y-axis as the ratio of TES abundance for each gene. The x-axis represents time post-infection (hours). Each cluster is colored according to its </w:t>
      </w:r>
      <w:r w:rsidRPr="0075606C">
        <w:rPr>
          <w:rFonts w:ascii="Times New Roman" w:hAnsi="Times New Roman" w:cs="Times New Roman"/>
          <w:i/>
          <w:sz w:val="24"/>
          <w:lang w:val="en-US"/>
        </w:rPr>
        <w:t>de 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TES abundance throughout the infection.</w:t>
      </w:r>
    </w:p>
    <w:p w14:paraId="4FF83770" w14:textId="557695D8" w:rsidR="00CC79A6" w:rsidRPr="0075606C" w:rsidRDefault="00CC79A6"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10</w:t>
      </w:r>
      <w:r w:rsidR="00DF530A" w:rsidRPr="0075606C">
        <w:rPr>
          <w:rFonts w:ascii="Times New Roman" w:hAnsi="Times New Roman" w:cs="Times New Roman"/>
          <w:b/>
          <w:sz w:val="24"/>
          <w:lang w:val="en-US"/>
        </w:rPr>
        <w:t>. Kinetics of transcript i</w:t>
      </w:r>
      <w:r w:rsidRPr="0075606C">
        <w:rPr>
          <w:rFonts w:ascii="Times New Roman" w:hAnsi="Times New Roman" w:cs="Times New Roman"/>
          <w:b/>
          <w:sz w:val="24"/>
          <w:lang w:val="en-US"/>
        </w:rPr>
        <w:t xml:space="preserve">soforms for </w:t>
      </w:r>
      <w:r w:rsidR="00DF530A" w:rsidRPr="0075606C">
        <w:rPr>
          <w:rFonts w:ascii="Times New Roman" w:hAnsi="Times New Roman" w:cs="Times New Roman"/>
          <w:b/>
          <w:sz w:val="24"/>
          <w:lang w:val="en-US"/>
        </w:rPr>
        <w:t>selected g</w:t>
      </w:r>
      <w:r w:rsidR="00F63839" w:rsidRPr="0075606C">
        <w:rPr>
          <w:rFonts w:ascii="Times New Roman" w:hAnsi="Times New Roman" w:cs="Times New Roman"/>
          <w:b/>
          <w:sz w:val="24"/>
          <w:lang w:val="en-US"/>
        </w:rPr>
        <w:t>enes</w:t>
      </w:r>
    </w:p>
    <w:p w14:paraId="0073A639" w14:textId="100D95EF" w:rsidR="00CC79A6"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dynamics of different transcript isoforms</w:t>
      </w:r>
      <w:r w:rsidR="001556DD" w:rsidRPr="0075606C">
        <w:rPr>
          <w:rFonts w:ascii="Times New Roman" w:hAnsi="Times New Roman" w:cs="Times New Roman"/>
          <w:sz w:val="24"/>
          <w:lang w:val="en-US"/>
        </w:rPr>
        <w:t xml:space="preserve"> for the selected EHV-1 genes (A</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23</w:t>
      </w:r>
      <w:r w:rsidR="001556DD" w:rsidRPr="0075606C">
        <w:rPr>
          <w:rFonts w:ascii="Times New Roman" w:hAnsi="Times New Roman" w:cs="Times New Roman"/>
          <w:sz w:val="24"/>
          <w:lang w:val="en-US"/>
        </w:rPr>
        <w:t>, (B</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5</w:t>
      </w:r>
      <w:r w:rsidRPr="0075606C">
        <w:rPr>
          <w:rFonts w:ascii="Times New Roman" w:hAnsi="Times New Roman" w:cs="Times New Roman"/>
          <w:sz w:val="24"/>
          <w:lang w:val="en-US"/>
        </w:rPr>
        <w:t>1, (</w:t>
      </w:r>
      <w:r w:rsidR="001556DD" w:rsidRPr="0075606C">
        <w:rPr>
          <w:rFonts w:ascii="Times New Roman" w:hAnsi="Times New Roman" w:cs="Times New Roman"/>
          <w:sz w:val="24"/>
          <w:lang w:val="en-US"/>
        </w:rPr>
        <w:t>C</w:t>
      </w:r>
      <w:r w:rsidR="00F63839" w:rsidRPr="0075606C">
        <w:rPr>
          <w:rFonts w:ascii="Times New Roman" w:hAnsi="Times New Roman" w:cs="Times New Roman"/>
          <w:sz w:val="24"/>
          <w:lang w:val="en-US"/>
        </w:rPr>
        <w:t>) ORF67</w:t>
      </w:r>
      <w:r w:rsidRPr="0075606C">
        <w:rPr>
          <w:rFonts w:ascii="Times New Roman" w:hAnsi="Times New Roman" w:cs="Times New Roman"/>
          <w:sz w:val="24"/>
          <w:lang w:val="en-US"/>
        </w:rPr>
        <w:t>, (</w:t>
      </w:r>
      <w:r w:rsidR="001556DD" w:rsidRPr="0075606C">
        <w:rPr>
          <w:rFonts w:ascii="Times New Roman" w:hAnsi="Times New Roman" w:cs="Times New Roman"/>
          <w:sz w:val="24"/>
          <w:lang w:val="en-US"/>
        </w:rPr>
        <w:t>D</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64.</w:t>
      </w:r>
      <w:r w:rsidRPr="0075606C">
        <w:rPr>
          <w:rFonts w:ascii="Times New Roman" w:hAnsi="Times New Roman" w:cs="Times New Roman"/>
          <w:sz w:val="24"/>
          <w:lang w:val="en-US"/>
        </w:rPr>
        <w:t xml:space="preserve"> </w:t>
      </w:r>
    </w:p>
    <w:p w14:paraId="74C47199" w14:textId="649E5CC7" w:rsidR="00F63839"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w:t>
      </w:r>
      <w:proofErr w:type="spellStart"/>
      <w:r w:rsidRPr="0075606C">
        <w:rPr>
          <w:rFonts w:ascii="Times New Roman" w:hAnsi="Times New Roman" w:cs="Times New Roman"/>
          <w:sz w:val="24"/>
          <w:lang w:val="en-US"/>
        </w:rPr>
        <w:t>nt</w:t>
      </w:r>
      <w:proofErr w:type="spellEnd"/>
      <w:r w:rsidRPr="0075606C">
        <w:rPr>
          <w:rFonts w:ascii="Times New Roman" w:hAnsi="Times New Roman" w:cs="Times New Roman"/>
          <w:sz w:val="24"/>
          <w:lang w:val="en-US"/>
        </w:rPr>
        <w:t>) for splice junctions and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for the start and end positions of transcripts. Asterisks indicate the CAGE-</w:t>
      </w:r>
      <w:proofErr w:type="spellStart"/>
      <w:r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 xml:space="preserve"> significance level for each reference transcript. On the left side of each plot, the temporal trends of these transcript isoforms are depicted, with averages and standard deviations (SD) calculated for each time point post-infection, based on read count data from the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-Seq. Each data point is linked by lines to demonstrate the progression over time. The transcript isoforms, are color-coded according to their distinct isoforms, with these </w:t>
      </w:r>
      <w:r w:rsidR="00EC547B" w:rsidRPr="0075606C">
        <w:rPr>
          <w:rFonts w:ascii="Times New Roman" w:hAnsi="Times New Roman" w:cs="Times New Roman"/>
          <w:sz w:val="24"/>
          <w:lang w:val="en-US"/>
        </w:rPr>
        <w:t>color</w:t>
      </w:r>
      <w:r w:rsidRPr="0075606C">
        <w:rPr>
          <w:rFonts w:ascii="Times New Roman" w:hAnsi="Times New Roman" w:cs="Times New Roman"/>
          <w:sz w:val="24"/>
          <w:lang w:val="en-US"/>
        </w:rPr>
        <w:t xml:space="preserve"> matching those used for the points and lines in the left panel. The </w:t>
      </w:r>
      <w:r w:rsidRPr="0075606C">
        <w:rPr>
          <w:rFonts w:ascii="Times New Roman" w:hAnsi="Times New Roman" w:cs="Times New Roman"/>
          <w:sz w:val="24"/>
          <w:lang w:val="en-US"/>
        </w:rPr>
        <w:lastRenderedPageBreak/>
        <w:t xml:space="preserve">isoform counts were normalized against the total number of isoform counts for each gene in each sample to calculate the ratio of each isoform. Isoforms on the right side are colored grey, if they not originate from the given gene and thus were not included in the isoform ratio calculation. </w:t>
      </w:r>
    </w:p>
    <w:p w14:paraId="7FE94157" w14:textId="6EC3C779" w:rsidR="00F63839" w:rsidRPr="0075606C" w:rsidRDefault="00F6383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78726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11</w:t>
      </w:r>
      <w:r w:rsidRPr="0075606C">
        <w:rPr>
          <w:rFonts w:ascii="Times New Roman" w:hAnsi="Times New Roman" w:cs="Times New Roman"/>
          <w:b/>
          <w:sz w:val="24"/>
          <w:lang w:val="en-US"/>
        </w:rPr>
        <w:t>.</w:t>
      </w:r>
      <w:r w:rsidR="00DF530A" w:rsidRPr="0075606C">
        <w:rPr>
          <w:rFonts w:ascii="Times New Roman" w:hAnsi="Times New Roman" w:cs="Times New Roman"/>
          <w:b/>
          <w:sz w:val="24"/>
          <w:lang w:val="en-US"/>
        </w:rPr>
        <w:t xml:space="preserve"> </w:t>
      </w:r>
      <w:r w:rsidR="008A301C" w:rsidRPr="0075606C">
        <w:rPr>
          <w:rFonts w:ascii="Times New Roman" w:hAnsi="Times New Roman" w:cs="Times New Roman"/>
          <w:b/>
          <w:i/>
          <w:sz w:val="24"/>
          <w:lang w:val="en-US"/>
        </w:rPr>
        <w:t>D</w:t>
      </w:r>
      <w:r w:rsidR="00446E78" w:rsidRPr="0075606C">
        <w:rPr>
          <w:rFonts w:ascii="Times New Roman" w:hAnsi="Times New Roman" w:cs="Times New Roman"/>
          <w:b/>
          <w:i/>
          <w:sz w:val="24"/>
          <w:lang w:val="en-US"/>
        </w:rPr>
        <w:t>e novo</w:t>
      </w:r>
      <w:r w:rsidR="00446E78" w:rsidRPr="0075606C">
        <w:rPr>
          <w:rFonts w:ascii="Times New Roman" w:hAnsi="Times New Roman" w:cs="Times New Roman"/>
          <w:b/>
          <w:sz w:val="24"/>
          <w:lang w:val="en-US"/>
        </w:rPr>
        <w:t xml:space="preserve"> clustering </w:t>
      </w:r>
      <w:r w:rsidR="00DF530A" w:rsidRPr="0075606C">
        <w:rPr>
          <w:rFonts w:ascii="Times New Roman" w:hAnsi="Times New Roman" w:cs="Times New Roman"/>
          <w:b/>
          <w:sz w:val="24"/>
          <w:lang w:val="en-US"/>
        </w:rPr>
        <w:t xml:space="preserve">of </w:t>
      </w:r>
      <w:r w:rsidR="008A301C" w:rsidRPr="0075606C">
        <w:rPr>
          <w:rFonts w:ascii="Times New Roman" w:hAnsi="Times New Roman" w:cs="Times New Roman"/>
          <w:b/>
          <w:sz w:val="24"/>
          <w:lang w:val="en-US"/>
        </w:rPr>
        <w:t xml:space="preserve">EHV-1 </w:t>
      </w:r>
      <w:r w:rsidR="00DF530A" w:rsidRPr="0075606C">
        <w:rPr>
          <w:rFonts w:ascii="Times New Roman" w:hAnsi="Times New Roman" w:cs="Times New Roman"/>
          <w:b/>
          <w:sz w:val="24"/>
          <w:lang w:val="en-US"/>
        </w:rPr>
        <w:t>g</w:t>
      </w:r>
      <w:r w:rsidRPr="0075606C">
        <w:rPr>
          <w:rFonts w:ascii="Times New Roman" w:hAnsi="Times New Roman" w:cs="Times New Roman"/>
          <w:b/>
          <w:sz w:val="24"/>
          <w:lang w:val="en-US"/>
        </w:rPr>
        <w:t>enes</w:t>
      </w:r>
    </w:p>
    <w:p w14:paraId="52B52EC8" w14:textId="1F2F9F3E" w:rsidR="001445BA" w:rsidRPr="0075606C" w:rsidRDefault="008A301C"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clustering of EHV genes is</w:t>
      </w:r>
      <w:r w:rsidR="00F63839" w:rsidRPr="0075606C">
        <w:rPr>
          <w:rFonts w:ascii="Times New Roman" w:hAnsi="Times New Roman" w:cs="Times New Roman"/>
          <w:sz w:val="24"/>
          <w:lang w:val="en-US"/>
        </w:rPr>
        <w:t xml:space="preserve"> based on the normalized </w:t>
      </w:r>
      <w:r w:rsidR="00446E78" w:rsidRPr="0075606C">
        <w:rPr>
          <w:rFonts w:ascii="Times New Roman" w:hAnsi="Times New Roman" w:cs="Times New Roman"/>
          <w:sz w:val="24"/>
          <w:lang w:val="en-US"/>
        </w:rPr>
        <w:t>canonical</w:t>
      </w:r>
      <w:r w:rsidR="00F63839" w:rsidRPr="0075606C">
        <w:rPr>
          <w:rFonts w:ascii="Times New Roman" w:hAnsi="Times New Roman" w:cs="Times New Roman"/>
          <w:sz w:val="24"/>
          <w:lang w:val="en-US"/>
        </w:rPr>
        <w:t xml:space="preserve"> transcript counts (reads spanning from the canonic</w:t>
      </w:r>
      <w:r w:rsidR="00446E78" w:rsidRPr="0075606C">
        <w:rPr>
          <w:rFonts w:ascii="Times New Roman" w:hAnsi="Times New Roman" w:cs="Times New Roman"/>
          <w:sz w:val="24"/>
          <w:lang w:val="en-US"/>
        </w:rPr>
        <w:t>al</w:t>
      </w:r>
      <w:r w:rsidR="00F63839" w:rsidRPr="0075606C">
        <w:rPr>
          <w:rFonts w:ascii="Times New Roman" w:hAnsi="Times New Roman" w:cs="Times New Roman"/>
          <w:sz w:val="24"/>
          <w:lang w:val="en-US"/>
        </w:rPr>
        <w:t xml:space="preserve"> TSS tot the TES), compared to the traditional kinetic classification. The rows show the </w:t>
      </w:r>
      <w:r w:rsidR="00231016" w:rsidRPr="0075606C">
        <w:rPr>
          <w:rFonts w:ascii="Times New Roman" w:hAnsi="Times New Roman" w:cs="Times New Roman"/>
          <w:i/>
          <w:sz w:val="24"/>
          <w:lang w:val="en-US"/>
        </w:rPr>
        <w:t xml:space="preserve">de </w:t>
      </w:r>
      <w:r w:rsidR="00F63839" w:rsidRPr="0075606C">
        <w:rPr>
          <w:rFonts w:ascii="Times New Roman" w:hAnsi="Times New Roman" w:cs="Times New Roman"/>
          <w:i/>
          <w:sz w:val="24"/>
          <w:lang w:val="en-US"/>
        </w:rPr>
        <w:t>novo</w:t>
      </w:r>
      <w:r w:rsidR="00F63839" w:rsidRPr="0075606C">
        <w:rPr>
          <w:rFonts w:ascii="Times New Roman" w:hAnsi="Times New Roman" w:cs="Times New Roman"/>
          <w:sz w:val="24"/>
          <w:lang w:val="en-US"/>
        </w:rPr>
        <w:t xml:space="preserve"> cluster memberships, while the </w:t>
      </w:r>
      <w:r w:rsidR="00EC547B" w:rsidRPr="0075606C">
        <w:rPr>
          <w:rFonts w:ascii="Times New Roman" w:hAnsi="Times New Roman" w:cs="Times New Roman"/>
          <w:sz w:val="24"/>
          <w:lang w:val="en-US"/>
        </w:rPr>
        <w:t>color</w:t>
      </w:r>
      <w:r w:rsidR="00F63839" w:rsidRPr="0075606C">
        <w:rPr>
          <w:rFonts w:ascii="Times New Roman" w:hAnsi="Times New Roman" w:cs="Times New Roman"/>
          <w:sz w:val="24"/>
          <w:lang w:val="en-US"/>
        </w:rPr>
        <w:t xml:space="preserve"> represent the kinetic classes.</w:t>
      </w:r>
    </w:p>
    <w:p w14:paraId="325E3C76" w14:textId="7818F4B2" w:rsidR="00F63839" w:rsidRPr="0075606C" w:rsidRDefault="00F63839"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787260" w:rsidRPr="0075606C">
        <w:rPr>
          <w:rFonts w:ascii="Times New Roman" w:hAnsi="Times New Roman" w:cs="Times New Roman"/>
          <w:b/>
          <w:sz w:val="24"/>
          <w:lang w:val="en-US"/>
        </w:rPr>
        <w:t>1</w:t>
      </w:r>
      <w:r w:rsidR="00BB32B5" w:rsidRPr="0075606C">
        <w:rPr>
          <w:rFonts w:ascii="Times New Roman" w:hAnsi="Times New Roman" w:cs="Times New Roman"/>
          <w:b/>
          <w:sz w:val="24"/>
          <w:lang w:val="en-US"/>
        </w:rPr>
        <w:t>2</w:t>
      </w:r>
      <w:r w:rsidR="00DF530A" w:rsidRPr="0075606C">
        <w:rPr>
          <w:rFonts w:ascii="Times New Roman" w:hAnsi="Times New Roman" w:cs="Times New Roman"/>
          <w:b/>
          <w:sz w:val="24"/>
          <w:lang w:val="en-US"/>
        </w:rPr>
        <w:t xml:space="preserve">. Dynamics of </w:t>
      </w:r>
      <w:r w:rsidR="008A301C" w:rsidRPr="0075606C">
        <w:rPr>
          <w:rFonts w:ascii="Times New Roman" w:hAnsi="Times New Roman" w:cs="Times New Roman"/>
          <w:b/>
          <w:sz w:val="24"/>
          <w:lang w:val="en-US"/>
        </w:rPr>
        <w:t xml:space="preserve">splice </w:t>
      </w:r>
      <w:r w:rsidR="00DF530A" w:rsidRPr="0075606C">
        <w:rPr>
          <w:rFonts w:ascii="Times New Roman" w:hAnsi="Times New Roman" w:cs="Times New Roman"/>
          <w:b/>
          <w:sz w:val="24"/>
          <w:lang w:val="en-US"/>
        </w:rPr>
        <w:t>isoform</w:t>
      </w:r>
      <w:r w:rsidR="008A301C" w:rsidRPr="0075606C">
        <w:rPr>
          <w:rFonts w:ascii="Times New Roman" w:hAnsi="Times New Roman" w:cs="Times New Roman"/>
          <w:b/>
          <w:sz w:val="24"/>
          <w:lang w:val="en-US"/>
        </w:rPr>
        <w:t>s</w:t>
      </w:r>
    </w:p>
    <w:p w14:paraId="4DCDCF27" w14:textId="084D65E5" w:rsidR="00C5656D" w:rsidRPr="0075606C" w:rsidRDefault="00F63839"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lang w:val="en-US"/>
        </w:rPr>
        <w:t>This figure presents the splicing dynamics within EHV-1 for the genes (a) ORF65, (b) ORF44. 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w:t>
      </w:r>
      <w:proofErr w:type="spellStart"/>
      <w:r w:rsidRPr="0075606C">
        <w:rPr>
          <w:rFonts w:ascii="Times New Roman" w:hAnsi="Times New Roman" w:cs="Times New Roman"/>
          <w:sz w:val="24"/>
          <w:lang w:val="en-US"/>
        </w:rPr>
        <w:t>nt</w:t>
      </w:r>
      <w:proofErr w:type="spellEnd"/>
      <w:r w:rsidRPr="0075606C">
        <w:rPr>
          <w:rFonts w:ascii="Times New Roman" w:hAnsi="Times New Roman" w:cs="Times New Roman"/>
          <w:sz w:val="24"/>
          <w:lang w:val="en-US"/>
        </w:rPr>
        <w:t>) for splice junctions and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for the start and end positions of transcripts. Asterisks indicate the CAGE-</w:t>
      </w:r>
      <w:proofErr w:type="spellStart"/>
      <w:r w:rsidRPr="0075606C">
        <w:rPr>
          <w:rFonts w:ascii="Times New Roman" w:hAnsi="Times New Roman" w:cs="Times New Roman"/>
          <w:sz w:val="24"/>
          <w:lang w:val="en-US"/>
        </w:rPr>
        <w:t>Seq</w:t>
      </w:r>
      <w:proofErr w:type="spellEnd"/>
      <w:r w:rsidRPr="0075606C">
        <w:rPr>
          <w:rFonts w:ascii="Times New Roman" w:hAnsi="Times New Roman" w:cs="Times New Roman"/>
          <w:sz w:val="24"/>
          <w:lang w:val="en-US"/>
        </w:rPr>
        <w:t xml:space="preserve"> significance level for each reference transcript. On the left side of each plot, the temporal trends of these transcript isoforms are depicted, with averages and standard deviations (SD) calculated for each time point post-infection, based on read count data from the </w:t>
      </w:r>
      <w:proofErr w:type="spellStart"/>
      <w:r w:rsidRPr="0075606C">
        <w:rPr>
          <w:rFonts w:ascii="Times New Roman" w:hAnsi="Times New Roman" w:cs="Times New Roman"/>
          <w:sz w:val="24"/>
          <w:lang w:val="en-US"/>
        </w:rPr>
        <w:t>dcDNA</w:t>
      </w:r>
      <w:proofErr w:type="spellEnd"/>
      <w:r w:rsidRPr="0075606C">
        <w:rPr>
          <w:rFonts w:ascii="Times New Roman" w:hAnsi="Times New Roman" w:cs="Times New Roman"/>
          <w:sz w:val="24"/>
          <w:lang w:val="en-US"/>
        </w:rPr>
        <w:t xml:space="preserve">-Seq. Each data point is linked by lines to demonstrate the progression over time. The transcript isoforms, are color-coded according to their distinct isoforms, with these colors matching those used for the points and lines in the left panel. The isoform counts were normalized against the total number of isoform counts for each gene in each sample to calculate the ratio of each isoform. Isoforms on the right side are colored grey, if they </w:t>
      </w:r>
      <w:r w:rsidR="003F7E41" w:rsidRPr="0075606C">
        <w:rPr>
          <w:rFonts w:ascii="Times New Roman" w:hAnsi="Times New Roman" w:cs="Times New Roman"/>
          <w:sz w:val="24"/>
          <w:lang w:val="en-US"/>
        </w:rPr>
        <w:t>don’t</w:t>
      </w:r>
      <w:r w:rsidR="003F7E41" w:rsidRPr="0075606C">
        <w:rPr>
          <w:rFonts w:ascii="Times New Roman" w:hAnsi="Times New Roman" w:cs="Times New Roman"/>
          <w:sz w:val="24"/>
          <w:lang w:val="en-US"/>
        </w:rPr>
        <w:tab/>
      </w:r>
      <w:r w:rsidRPr="0075606C">
        <w:rPr>
          <w:rFonts w:ascii="Times New Roman" w:hAnsi="Times New Roman" w:cs="Times New Roman"/>
          <w:sz w:val="24"/>
          <w:lang w:val="en-US"/>
        </w:rPr>
        <w:t xml:space="preserve"> originate from the given gene and thus were not included in the isoform ratio calculation. </w:t>
      </w:r>
    </w:p>
    <w:p w14:paraId="6B49BC9E" w14:textId="38AFBD2D" w:rsidR="00235613" w:rsidRPr="0075606C" w:rsidRDefault="00235613"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szCs w:val="24"/>
          <w:lang w:val="en-US"/>
        </w:rPr>
        <w:t xml:space="preserve">Supplementary </w:t>
      </w:r>
      <w:r w:rsidRPr="0075606C">
        <w:rPr>
          <w:rFonts w:ascii="Times New Roman" w:hAnsi="Times New Roman" w:cs="Times New Roman"/>
          <w:b/>
          <w:sz w:val="24"/>
          <w:lang w:val="en-US"/>
        </w:rPr>
        <w:t>Figure S1</w:t>
      </w:r>
      <w:r w:rsidR="00BB32B5" w:rsidRPr="0075606C">
        <w:rPr>
          <w:rFonts w:ascii="Times New Roman" w:hAnsi="Times New Roman" w:cs="Times New Roman"/>
          <w:b/>
          <w:sz w:val="24"/>
          <w:lang w:val="en-US"/>
        </w:rPr>
        <w:t>3</w:t>
      </w:r>
      <w:r w:rsidRPr="0075606C">
        <w:rPr>
          <w:rFonts w:ascii="Times New Roman" w:hAnsi="Times New Roman" w:cs="Times New Roman"/>
          <w:b/>
          <w:sz w:val="24"/>
          <w:lang w:val="en-US"/>
        </w:rPr>
        <w:t>. Dynamics of transcriptional overlaps</w:t>
      </w:r>
    </w:p>
    <w:p w14:paraId="06D5F675" w14:textId="77777777" w:rsidR="00235613" w:rsidRPr="0075606C" w:rsidRDefault="00235613" w:rsidP="00573600">
      <w:pPr>
        <w:pStyle w:val="Cmsor2"/>
        <w:keepNext w:val="0"/>
        <w:keepLines w:val="0"/>
        <w:shd w:val="clear" w:color="auto" w:fill="FFFFFF"/>
        <w:spacing w:before="0" w:line="240" w:lineRule="auto"/>
        <w:jc w:val="both"/>
        <w:rPr>
          <w:rFonts w:ascii="Times New Roman" w:hAnsi="Times New Roman" w:cs="Times New Roman"/>
          <w:sz w:val="24"/>
          <w:szCs w:val="22"/>
          <w:lang w:val="en-US"/>
        </w:rPr>
      </w:pPr>
      <w:r w:rsidRPr="0075606C">
        <w:rPr>
          <w:rFonts w:ascii="Times New Roman" w:hAnsi="Times New Roman" w:cs="Times New Roman"/>
          <w:sz w:val="24"/>
          <w:szCs w:val="22"/>
          <w:lang w:val="en-US"/>
        </w:rPr>
        <w:t>The annotation of transcripts is based on strict criteria, resulting in the exclusion of a significant number of viral reads. To circumvent this loss, we used the raw sequencing reads to illustrate the true extent of transcriptional overlaps created by genes arranged in divergent and convergent orientations.</w:t>
      </w:r>
    </w:p>
    <w:p w14:paraId="4407D0A6" w14:textId="78A23768" w:rsidR="001445BA" w:rsidRPr="0075606C" w:rsidRDefault="001445BA" w:rsidP="00573600">
      <w:pPr>
        <w:spacing w:after="120" w:line="240" w:lineRule="auto"/>
        <w:jc w:val="both"/>
        <w:rPr>
          <w:rFonts w:ascii="Times New Roman" w:hAnsi="Times New Roman" w:cs="Times New Roman"/>
          <w:b/>
          <w:sz w:val="24"/>
          <w:lang w:val="en-US"/>
        </w:rPr>
      </w:pPr>
    </w:p>
    <w:p w14:paraId="73CB39A2" w14:textId="77777777" w:rsidR="00541032" w:rsidRPr="0075606C" w:rsidRDefault="0054103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Legends to Supplementary Tables</w:t>
      </w:r>
    </w:p>
    <w:p w14:paraId="7D3FAD4D" w14:textId="77777777" w:rsidR="00CF1EC1"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Table S1. Read counts</w:t>
      </w:r>
    </w:p>
    <w:p w14:paraId="0EE868CC" w14:textId="77777777" w:rsidR="00CF1EC1"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Table S2. Concentrations of total and poly(A)-selected RNAs </w:t>
      </w:r>
    </w:p>
    <w:p w14:paraId="566EF2D6" w14:textId="26ADF4F2" w:rsidR="00541032" w:rsidRPr="0075606C" w:rsidRDefault="0054103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 xml:space="preserve">Supplementary Table </w:t>
      </w:r>
      <w:r w:rsidR="003D2195" w:rsidRPr="0075606C">
        <w:rPr>
          <w:rFonts w:ascii="Times New Roman" w:hAnsi="Times New Roman" w:cs="Times New Roman"/>
          <w:b/>
          <w:sz w:val="24"/>
          <w:lang w:val="en-US"/>
        </w:rPr>
        <w:t>S</w:t>
      </w:r>
      <w:r w:rsidR="00CF1EC1" w:rsidRPr="0075606C">
        <w:rPr>
          <w:rFonts w:ascii="Times New Roman" w:hAnsi="Times New Roman" w:cs="Times New Roman"/>
          <w:b/>
          <w:sz w:val="24"/>
          <w:lang w:val="en-US"/>
        </w:rPr>
        <w:t>3</w:t>
      </w:r>
      <w:r w:rsidRPr="0075606C">
        <w:rPr>
          <w:rFonts w:ascii="Times New Roman" w:hAnsi="Times New Roman" w:cs="Times New Roman"/>
          <w:b/>
          <w:sz w:val="24"/>
          <w:lang w:val="en-US"/>
        </w:rPr>
        <w:t xml:space="preserve">. Identification of </w:t>
      </w:r>
      <w:r w:rsidR="0089238D" w:rsidRPr="0075606C">
        <w:rPr>
          <w:rFonts w:ascii="Times New Roman" w:hAnsi="Times New Roman" w:cs="Times New Roman"/>
          <w:b/>
          <w:sz w:val="24"/>
          <w:lang w:val="en-US"/>
        </w:rPr>
        <w:t xml:space="preserve">the EHV-1 </w:t>
      </w:r>
      <w:r w:rsidRPr="0075606C">
        <w:rPr>
          <w:rFonts w:ascii="Times New Roman" w:hAnsi="Times New Roman" w:cs="Times New Roman"/>
          <w:b/>
          <w:sz w:val="24"/>
          <w:lang w:val="en-US"/>
        </w:rPr>
        <w:t xml:space="preserve">immediate-early gene </w:t>
      </w:r>
      <w:r w:rsidR="00962C56" w:rsidRPr="0075606C">
        <w:rPr>
          <w:rFonts w:ascii="Times New Roman" w:hAnsi="Times New Roman" w:cs="Times New Roman"/>
          <w:b/>
          <w:sz w:val="24"/>
          <w:lang w:val="en-US"/>
        </w:rPr>
        <w:t>through</w:t>
      </w:r>
      <w:r w:rsidRPr="0075606C">
        <w:rPr>
          <w:rFonts w:ascii="Times New Roman" w:hAnsi="Times New Roman" w:cs="Times New Roman"/>
          <w:b/>
          <w:sz w:val="24"/>
          <w:lang w:val="en-US"/>
        </w:rPr>
        <w:t xml:space="preserve"> the inhibition of protein synthesis </w:t>
      </w:r>
    </w:p>
    <w:p w14:paraId="7966E6A9" w14:textId="067A6389" w:rsidR="00541032" w:rsidRPr="0075606C" w:rsidRDefault="0054103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this experiment, we utilized two concentrations of CHX (20 and 100 mg/ml) and observed the effects at two different incubation durations (6 and 8 hours). Our findings</w:t>
      </w:r>
      <w:r w:rsidR="00A83DD2" w:rsidRPr="0075606C">
        <w:rPr>
          <w:rFonts w:ascii="Times New Roman" w:hAnsi="Times New Roman" w:cs="Times New Roman"/>
          <w:sz w:val="24"/>
          <w:lang w:val="en-US"/>
        </w:rPr>
        <w:t xml:space="preserve"> unequivocally indicate that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64 is the sole immediate early gene of EHV-1.</w:t>
      </w:r>
      <w:r w:rsidR="00A21184" w:rsidRPr="0075606C">
        <w:rPr>
          <w:rFonts w:ascii="Times New Roman" w:hAnsi="Times New Roman" w:cs="Times New Roman"/>
          <w:sz w:val="24"/>
          <w:lang w:val="en-US"/>
        </w:rPr>
        <w:t xml:space="preserve"> The numbers refer to the </w:t>
      </w:r>
      <w:r w:rsidR="00652626" w:rsidRPr="0075606C">
        <w:rPr>
          <w:rFonts w:ascii="Times New Roman" w:hAnsi="Times New Roman" w:cs="Times New Roman"/>
          <w:sz w:val="24"/>
          <w:lang w:val="en-US"/>
        </w:rPr>
        <w:t xml:space="preserve">number of the </w:t>
      </w:r>
      <w:r w:rsidR="00A21184" w:rsidRPr="0075606C">
        <w:rPr>
          <w:rFonts w:ascii="Times New Roman" w:hAnsi="Times New Roman" w:cs="Times New Roman"/>
          <w:sz w:val="24"/>
          <w:lang w:val="en-US"/>
        </w:rPr>
        <w:t>detected reads.</w:t>
      </w:r>
      <w:r w:rsidR="000F235C" w:rsidRPr="0075606C">
        <w:rPr>
          <w:rFonts w:ascii="Times New Roman" w:hAnsi="Times New Roman" w:cs="Times New Roman"/>
          <w:sz w:val="24"/>
          <w:lang w:val="en-US"/>
        </w:rPr>
        <w:t xml:space="preserve"> </w:t>
      </w:r>
      <w:r w:rsidR="004439E1" w:rsidRPr="0075606C">
        <w:rPr>
          <w:rFonts w:ascii="Times New Roman" w:hAnsi="Times New Roman" w:cs="Times New Roman"/>
          <w:sz w:val="24"/>
          <w:lang w:val="en-US"/>
        </w:rPr>
        <w:t>Several EHV</w:t>
      </w:r>
      <w:r w:rsidR="00962C56" w:rsidRPr="0075606C">
        <w:rPr>
          <w:rFonts w:ascii="Times New Roman" w:hAnsi="Times New Roman" w:cs="Times New Roman"/>
          <w:sz w:val="24"/>
          <w:lang w:val="en-US"/>
        </w:rPr>
        <w:t>-1</w:t>
      </w:r>
      <w:r w:rsidR="004439E1" w:rsidRPr="0075606C">
        <w:rPr>
          <w:rFonts w:ascii="Times New Roman" w:hAnsi="Times New Roman" w:cs="Times New Roman"/>
          <w:sz w:val="24"/>
          <w:lang w:val="en-US"/>
        </w:rPr>
        <w:t xml:space="preserve"> genes exhibit low-level expression, a phenomenon that can be attributed to transcriptional noise, which becomes more pronounced with reduced CHX concentrations and extended exposure times.</w:t>
      </w:r>
    </w:p>
    <w:p w14:paraId="18B22ED5" w14:textId="4EB6D743" w:rsidR="00831A7A" w:rsidRPr="0075606C" w:rsidRDefault="00831A7A" w:rsidP="00573600">
      <w:pPr>
        <w:spacing w:after="120" w:line="240" w:lineRule="auto"/>
        <w:jc w:val="both"/>
        <w:rPr>
          <w:rFonts w:ascii="Times New Roman" w:eastAsia="Georgia" w:hAnsi="Times New Roman" w:cs="Times New Roman"/>
          <w:b/>
          <w:bCs/>
          <w:sz w:val="24"/>
          <w:szCs w:val="24"/>
          <w:lang w:val="en-US"/>
        </w:rPr>
      </w:pPr>
      <w:r w:rsidRPr="0075606C">
        <w:rPr>
          <w:rFonts w:ascii="Times New Roman" w:eastAsia="Georgia" w:hAnsi="Times New Roman" w:cs="Times New Roman"/>
          <w:b/>
          <w:bCs/>
          <w:sz w:val="24"/>
          <w:szCs w:val="24"/>
          <w:lang w:val="en-US"/>
        </w:rPr>
        <w:t>Supplem</w:t>
      </w:r>
      <w:r w:rsidR="00CF1EC1" w:rsidRPr="0075606C">
        <w:rPr>
          <w:rFonts w:ascii="Times New Roman" w:eastAsia="Georgia" w:hAnsi="Times New Roman" w:cs="Times New Roman"/>
          <w:b/>
          <w:bCs/>
          <w:sz w:val="24"/>
          <w:szCs w:val="24"/>
          <w:lang w:val="en-US"/>
        </w:rPr>
        <w:t>entary Table S4</w:t>
      </w:r>
      <w:r w:rsidR="00E871D1" w:rsidRPr="0075606C">
        <w:rPr>
          <w:rFonts w:ascii="Times New Roman" w:eastAsia="Georgia" w:hAnsi="Times New Roman" w:cs="Times New Roman"/>
          <w:b/>
          <w:bCs/>
          <w:sz w:val="24"/>
          <w:szCs w:val="24"/>
          <w:lang w:val="en-US"/>
        </w:rPr>
        <w:t>. Previously a</w:t>
      </w:r>
      <w:r w:rsidR="00BE1507" w:rsidRPr="0075606C">
        <w:rPr>
          <w:rFonts w:ascii="Times New Roman" w:eastAsia="Georgia" w:hAnsi="Times New Roman" w:cs="Times New Roman"/>
          <w:b/>
          <w:bCs/>
          <w:sz w:val="24"/>
          <w:szCs w:val="24"/>
          <w:lang w:val="en-US"/>
        </w:rPr>
        <w:t xml:space="preserve">nnotated and </w:t>
      </w:r>
      <w:r w:rsidR="00E871D1" w:rsidRPr="0075606C">
        <w:rPr>
          <w:rFonts w:ascii="Times New Roman" w:eastAsia="Georgia" w:hAnsi="Times New Roman" w:cs="Times New Roman"/>
          <w:b/>
          <w:bCs/>
          <w:sz w:val="24"/>
          <w:szCs w:val="24"/>
          <w:lang w:val="en-US"/>
        </w:rPr>
        <w:t>n</w:t>
      </w:r>
      <w:r w:rsidRPr="0075606C">
        <w:rPr>
          <w:rFonts w:ascii="Times New Roman" w:eastAsia="Georgia" w:hAnsi="Times New Roman" w:cs="Times New Roman"/>
          <w:b/>
          <w:bCs/>
          <w:sz w:val="24"/>
          <w:szCs w:val="24"/>
          <w:lang w:val="en-US"/>
        </w:rPr>
        <w:t xml:space="preserve">ovel </w:t>
      </w:r>
      <w:r w:rsidR="00D17E6D" w:rsidRPr="0075606C">
        <w:rPr>
          <w:rFonts w:ascii="Times New Roman" w:eastAsia="Georgia" w:hAnsi="Times New Roman" w:cs="Times New Roman"/>
          <w:b/>
          <w:bCs/>
          <w:sz w:val="24"/>
          <w:szCs w:val="24"/>
          <w:lang w:val="en-US"/>
        </w:rPr>
        <w:t xml:space="preserve">EHV-1 </w:t>
      </w:r>
      <w:r w:rsidR="008F25B3" w:rsidRPr="0075606C">
        <w:rPr>
          <w:rFonts w:ascii="Times New Roman" w:eastAsia="Georgia" w:hAnsi="Times New Roman" w:cs="Times New Roman"/>
          <w:b/>
          <w:bCs/>
          <w:sz w:val="24"/>
          <w:szCs w:val="24"/>
          <w:lang w:val="en-US"/>
        </w:rPr>
        <w:t>t</w:t>
      </w:r>
      <w:r w:rsidRPr="0075606C">
        <w:rPr>
          <w:rFonts w:ascii="Times New Roman" w:eastAsia="Georgia" w:hAnsi="Times New Roman" w:cs="Times New Roman"/>
          <w:b/>
          <w:bCs/>
          <w:sz w:val="24"/>
          <w:szCs w:val="24"/>
          <w:lang w:val="en-US"/>
        </w:rPr>
        <w:t xml:space="preserve">ranscripts </w:t>
      </w:r>
    </w:p>
    <w:p w14:paraId="11DAF07D" w14:textId="77777777"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Georgia" w:hAnsi="Times New Roman" w:cs="Times New Roman"/>
          <w:bCs/>
          <w:sz w:val="24"/>
          <w:szCs w:val="24"/>
          <w:lang w:val="en-US"/>
        </w:rPr>
        <w:t>This table summarizes previously annotated and novel transcripts, along with their TSSs, validated through multiple sequencing approaches, including CAGE, direct cDNA, and direct RNA sequencing. Details of transcript features and splicing events are organized across three sheets:</w:t>
      </w:r>
    </w:p>
    <w:p w14:paraId="5BF24EDF" w14:textId="3A8E549D"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lastRenderedPageBreak/>
        <w:t xml:space="preserve">Sheet A: Previously Published Transcripts </w:t>
      </w:r>
      <w:r w:rsidRPr="0075606C">
        <w:rPr>
          <w:rFonts w:ascii="Times New Roman" w:eastAsia="Georgia" w:hAnsi="Times New Roman" w:cs="Times New Roman"/>
          <w:bCs/>
          <w:sz w:val="24"/>
          <w:szCs w:val="24"/>
          <w:lang w:val="en-US"/>
        </w:rPr>
        <w:t>Lists previously annotated transcripts and incorporates their TSSs validated in this study.</w:t>
      </w:r>
    </w:p>
    <w:p w14:paraId="22285501" w14:textId="120F05C4"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B: Novel Transcripts </w:t>
      </w:r>
      <w:r w:rsidRPr="0075606C">
        <w:rPr>
          <w:rFonts w:ascii="Times New Roman" w:eastAsia="Georgia" w:hAnsi="Times New Roman" w:cs="Times New Roman"/>
          <w:bCs/>
          <w:sz w:val="24"/>
          <w:szCs w:val="24"/>
          <w:lang w:val="en-US"/>
        </w:rPr>
        <w:t>Provides details of transcripts newly identified in this study through TSS-TES pairing.</w:t>
      </w:r>
    </w:p>
    <w:p w14:paraId="5D64FA27" w14:textId="0ECC0EA0"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C: Comparison of </w:t>
      </w:r>
      <w:proofErr w:type="spellStart"/>
      <w:r w:rsidRPr="0075606C">
        <w:rPr>
          <w:rFonts w:ascii="Times New Roman" w:eastAsia="Georgia" w:hAnsi="Times New Roman" w:cs="Times New Roman"/>
          <w:bCs/>
          <w:i/>
          <w:sz w:val="24"/>
          <w:szCs w:val="24"/>
          <w:lang w:val="en-US"/>
        </w:rPr>
        <w:t>LoRTIA</w:t>
      </w:r>
      <w:proofErr w:type="spellEnd"/>
      <w:r w:rsidRPr="0075606C">
        <w:rPr>
          <w:rFonts w:ascii="Times New Roman" w:eastAsia="Georgia" w:hAnsi="Times New Roman" w:cs="Times New Roman"/>
          <w:bCs/>
          <w:i/>
          <w:sz w:val="24"/>
          <w:szCs w:val="24"/>
          <w:lang w:val="en-US"/>
        </w:rPr>
        <w:t xml:space="preserve"> and NAGATA for Intron Annotation </w:t>
      </w:r>
      <w:r w:rsidRPr="0075606C">
        <w:rPr>
          <w:rFonts w:ascii="Times New Roman" w:eastAsia="Georgia" w:hAnsi="Times New Roman" w:cs="Times New Roman"/>
          <w:bCs/>
          <w:sz w:val="24"/>
          <w:szCs w:val="24"/>
          <w:lang w:val="en-US"/>
        </w:rPr>
        <w:t xml:space="preserve">Lists introns annotated from </w:t>
      </w:r>
      <w:proofErr w:type="spellStart"/>
      <w:r w:rsidRPr="0075606C">
        <w:rPr>
          <w:rFonts w:ascii="Times New Roman" w:eastAsia="Georgia" w:hAnsi="Times New Roman" w:cs="Times New Roman"/>
          <w:bCs/>
          <w:sz w:val="24"/>
          <w:szCs w:val="24"/>
          <w:lang w:val="en-US"/>
        </w:rPr>
        <w:t>dRNA</w:t>
      </w:r>
      <w:proofErr w:type="spellEnd"/>
      <w:r w:rsidRPr="0075606C">
        <w:rPr>
          <w:rFonts w:ascii="Times New Roman" w:eastAsia="Georgia" w:hAnsi="Times New Roman" w:cs="Times New Roman"/>
          <w:bCs/>
          <w:sz w:val="24"/>
          <w:szCs w:val="24"/>
          <w:lang w:val="en-US"/>
        </w:rPr>
        <w:t xml:space="preserve"> sequencing data, comparing results obtained using </w:t>
      </w:r>
      <w:proofErr w:type="spellStart"/>
      <w:r w:rsidRPr="0075606C">
        <w:rPr>
          <w:rFonts w:ascii="Times New Roman" w:eastAsia="Georgia" w:hAnsi="Times New Roman" w:cs="Times New Roman"/>
          <w:bCs/>
          <w:sz w:val="24"/>
          <w:szCs w:val="24"/>
          <w:lang w:val="en-US"/>
        </w:rPr>
        <w:t>LoRTIA</w:t>
      </w:r>
      <w:proofErr w:type="spellEnd"/>
      <w:r w:rsidRPr="0075606C">
        <w:rPr>
          <w:rFonts w:ascii="Times New Roman" w:eastAsia="Georgia" w:hAnsi="Times New Roman" w:cs="Times New Roman"/>
          <w:bCs/>
          <w:sz w:val="24"/>
          <w:szCs w:val="24"/>
          <w:lang w:val="en-US"/>
        </w:rPr>
        <w:t xml:space="preserve"> and NAGATA.</w:t>
      </w:r>
    </w:p>
    <w:p w14:paraId="05DD8643" w14:textId="77777777" w:rsidR="00B35FB7" w:rsidRPr="0075606C" w:rsidRDefault="00B35FB7" w:rsidP="00573600">
      <w:pPr>
        <w:spacing w:after="120" w:line="240" w:lineRule="auto"/>
        <w:jc w:val="both"/>
        <w:rPr>
          <w:rFonts w:ascii="Times New Roman" w:eastAsia="Georgia" w:hAnsi="Times New Roman" w:cs="Times New Roman"/>
          <w:bCs/>
          <w:sz w:val="24"/>
          <w:szCs w:val="24"/>
          <w:u w:val="single"/>
          <w:lang w:val="en-US"/>
        </w:rPr>
      </w:pPr>
      <w:r w:rsidRPr="0075606C">
        <w:rPr>
          <w:rFonts w:ascii="Times New Roman" w:eastAsia="Georgia" w:hAnsi="Times New Roman" w:cs="Times New Roman"/>
          <w:bCs/>
          <w:sz w:val="24"/>
          <w:szCs w:val="24"/>
          <w:u w:val="single"/>
          <w:lang w:val="en-US"/>
        </w:rPr>
        <w:t>Columns include:</w:t>
      </w:r>
    </w:p>
    <w:p w14:paraId="1E745CE8" w14:textId="60E2DEA6"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Gene</w:t>
      </w:r>
      <w:r w:rsidRPr="0075606C">
        <w:rPr>
          <w:rFonts w:ascii="Times New Roman" w:eastAsia="Georgia" w:hAnsi="Times New Roman" w:cs="Times New Roman"/>
          <w:bCs/>
          <w:sz w:val="24"/>
          <w:szCs w:val="24"/>
          <w:lang w:val="en-US"/>
        </w:rPr>
        <w:t>: name of the associated gene.</w:t>
      </w:r>
    </w:p>
    <w:p w14:paraId="711CFC55" w14:textId="2B95DA83"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Transcript name</w:t>
      </w:r>
      <w:r w:rsidRPr="0075606C">
        <w:rPr>
          <w:rFonts w:ascii="Times New Roman" w:eastAsia="Georgia" w:hAnsi="Times New Roman" w:cs="Times New Roman"/>
          <w:bCs/>
          <w:sz w:val="24"/>
          <w:szCs w:val="24"/>
          <w:lang w:val="en-US"/>
        </w:rPr>
        <w:t>: identifier of the transcript.</w:t>
      </w:r>
    </w:p>
    <w:p w14:paraId="000930BC" w14:textId="060BC182"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Transcript category</w:t>
      </w:r>
      <w:r w:rsidRPr="0075606C">
        <w:rPr>
          <w:rFonts w:ascii="Times New Roman" w:eastAsia="Georgia" w:hAnsi="Times New Roman" w:cs="Times New Roman"/>
          <w:bCs/>
          <w:sz w:val="24"/>
          <w:szCs w:val="24"/>
          <w:lang w:val="en-US"/>
        </w:rPr>
        <w:t>: type of transcript (e.g., monocistronic, multicistronic, antisense, or non-coding).</w:t>
      </w:r>
    </w:p>
    <w:p w14:paraId="7B9F467A" w14:textId="4EE6C66A"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 xml:space="preserve">Start and Stop </w:t>
      </w:r>
      <w:r w:rsidR="00EB54C8" w:rsidRPr="0075606C">
        <w:rPr>
          <w:rFonts w:ascii="Times New Roman" w:eastAsia="Georgia" w:hAnsi="Times New Roman" w:cs="Times New Roman"/>
          <w:bCs/>
          <w:i/>
          <w:sz w:val="24"/>
          <w:szCs w:val="24"/>
          <w:lang w:val="en-US"/>
        </w:rPr>
        <w:t xml:space="preserve">sites </w:t>
      </w:r>
      <w:r w:rsidRPr="0075606C">
        <w:rPr>
          <w:rFonts w:ascii="Times New Roman" w:eastAsia="Georgia" w:hAnsi="Times New Roman" w:cs="Times New Roman"/>
          <w:bCs/>
          <w:i/>
          <w:sz w:val="24"/>
          <w:szCs w:val="24"/>
          <w:lang w:val="en-US"/>
        </w:rPr>
        <w:t>(5′</w:t>
      </w:r>
      <w:r w:rsidR="00ED0807"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 xml:space="preserve"> and 3′</w:t>
      </w:r>
      <w:r w:rsidR="00ED0807"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ends)</w:t>
      </w:r>
      <w:r w:rsidR="00EB54C8"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 xml:space="preserve"> and intron</w:t>
      </w:r>
      <w:r w:rsidR="00EB54C8" w:rsidRPr="0075606C">
        <w:rPr>
          <w:rFonts w:ascii="Times New Roman" w:eastAsia="Georgia" w:hAnsi="Times New Roman" w:cs="Times New Roman"/>
          <w:bCs/>
          <w:i/>
          <w:sz w:val="24"/>
          <w:szCs w:val="24"/>
          <w:lang w:val="en-US"/>
        </w:rPr>
        <w:t>s</w:t>
      </w:r>
      <w:r w:rsidRPr="0075606C">
        <w:rPr>
          <w:rFonts w:ascii="Times New Roman" w:eastAsia="Georgia" w:hAnsi="Times New Roman" w:cs="Times New Roman"/>
          <w:bCs/>
          <w:sz w:val="24"/>
          <w:szCs w:val="24"/>
          <w:lang w:val="en-US"/>
        </w:rPr>
        <w:t>: genomic coordinates of the transcript and intron positions (if spliced).</w:t>
      </w:r>
    </w:p>
    <w:p w14:paraId="285FC0A4" w14:textId="7F60C711"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Intron donor and acceptor</w:t>
      </w:r>
      <w:r w:rsidR="00EB54C8" w:rsidRPr="0075606C">
        <w:rPr>
          <w:rFonts w:ascii="Times New Roman" w:eastAsia="Georgia" w:hAnsi="Times New Roman" w:cs="Times New Roman"/>
          <w:bCs/>
          <w:i/>
          <w:sz w:val="24"/>
          <w:szCs w:val="24"/>
          <w:lang w:val="en-US"/>
        </w:rPr>
        <w:t xml:space="preserve"> sites</w:t>
      </w:r>
      <w:r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sz w:val="24"/>
          <w:szCs w:val="24"/>
          <w:lang w:val="en-US"/>
        </w:rPr>
        <w:t xml:space="preserve"> genomic coordinates of the intron donor and acceptor sites.</w:t>
      </w:r>
    </w:p>
    <w:p w14:paraId="7C6E20AD" w14:textId="3543B73F"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Sequencing validation</w:t>
      </w:r>
      <w:r w:rsidRPr="0075606C">
        <w:rPr>
          <w:rFonts w:ascii="Times New Roman" w:eastAsia="Georgia" w:hAnsi="Times New Roman" w:cs="Times New Roman"/>
          <w:bCs/>
          <w:sz w:val="24"/>
          <w:szCs w:val="24"/>
          <w:lang w:val="en-US"/>
        </w:rPr>
        <w:t xml:space="preserve">: indicates the presence or absence of the transcript’s TSS as identified by </w:t>
      </w:r>
      <w:proofErr w:type="spellStart"/>
      <w:r w:rsidRPr="0075606C">
        <w:rPr>
          <w:rFonts w:ascii="Times New Roman" w:eastAsia="Georgia" w:hAnsi="Times New Roman" w:cs="Times New Roman"/>
          <w:bCs/>
          <w:sz w:val="24"/>
          <w:szCs w:val="24"/>
          <w:lang w:val="en-US"/>
        </w:rPr>
        <w:t>dRNA-Seq</w:t>
      </w:r>
      <w:proofErr w:type="spellEnd"/>
      <w:r w:rsidRPr="0075606C">
        <w:rPr>
          <w:rFonts w:ascii="Times New Roman" w:eastAsia="Georgia" w:hAnsi="Times New Roman" w:cs="Times New Roman"/>
          <w:bCs/>
          <w:sz w:val="24"/>
          <w:szCs w:val="24"/>
          <w:lang w:val="en-US"/>
        </w:rPr>
        <w:t xml:space="preserve"> (via NAGATA), CAGE-</w:t>
      </w:r>
      <w:proofErr w:type="spellStart"/>
      <w:r w:rsidRPr="0075606C">
        <w:rPr>
          <w:rFonts w:ascii="Times New Roman" w:eastAsia="Georgia" w:hAnsi="Times New Roman" w:cs="Times New Roman"/>
          <w:bCs/>
          <w:sz w:val="24"/>
          <w:szCs w:val="24"/>
          <w:lang w:val="en-US"/>
        </w:rPr>
        <w:t>Seq</w:t>
      </w:r>
      <w:proofErr w:type="spellEnd"/>
      <w:r w:rsidRPr="0075606C">
        <w:rPr>
          <w:rFonts w:ascii="Times New Roman" w:eastAsia="Georgia" w:hAnsi="Times New Roman" w:cs="Times New Roman"/>
          <w:bCs/>
          <w:sz w:val="24"/>
          <w:szCs w:val="24"/>
          <w:lang w:val="en-US"/>
        </w:rPr>
        <w:t xml:space="preserve">, and </w:t>
      </w:r>
      <w:proofErr w:type="spellStart"/>
      <w:r w:rsidRPr="0075606C">
        <w:rPr>
          <w:rFonts w:ascii="Times New Roman" w:eastAsia="Georgia" w:hAnsi="Times New Roman" w:cs="Times New Roman"/>
          <w:bCs/>
          <w:sz w:val="24"/>
          <w:szCs w:val="24"/>
          <w:lang w:val="en-US"/>
        </w:rPr>
        <w:t>dcDNA</w:t>
      </w:r>
      <w:proofErr w:type="spellEnd"/>
      <w:r w:rsidRPr="0075606C">
        <w:rPr>
          <w:rFonts w:ascii="Times New Roman" w:eastAsia="Georgia" w:hAnsi="Times New Roman" w:cs="Times New Roman"/>
          <w:bCs/>
          <w:sz w:val="24"/>
          <w:szCs w:val="24"/>
          <w:lang w:val="en-US"/>
        </w:rPr>
        <w:t>-Seq.</w:t>
      </w:r>
    </w:p>
    <w:p w14:paraId="5A01CCB4" w14:textId="16B4DB7D" w:rsidR="008242D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Confirmed putative</w:t>
      </w:r>
      <w:r w:rsidR="0034144A" w:rsidRPr="0075606C">
        <w:rPr>
          <w:rFonts w:ascii="Times New Roman" w:eastAsia="Georgia" w:hAnsi="Times New Roman" w:cs="Times New Roman"/>
          <w:bCs/>
          <w:i/>
          <w:sz w:val="24"/>
          <w:szCs w:val="24"/>
          <w:lang w:val="en-US"/>
        </w:rPr>
        <w:t xml:space="preserve"> embedded</w:t>
      </w:r>
      <w:r w:rsidR="00EB54C8" w:rsidRPr="0075606C">
        <w:rPr>
          <w:rFonts w:ascii="Times New Roman" w:eastAsia="Georgia" w:hAnsi="Times New Roman" w:cs="Times New Roman"/>
          <w:bCs/>
          <w:i/>
          <w:sz w:val="24"/>
          <w:szCs w:val="24"/>
          <w:lang w:val="en-US"/>
        </w:rPr>
        <w:t xml:space="preserve"> </w:t>
      </w:r>
      <w:r w:rsidR="0034144A" w:rsidRPr="0075606C">
        <w:rPr>
          <w:rFonts w:ascii="Times New Roman" w:eastAsia="Georgia" w:hAnsi="Times New Roman" w:cs="Times New Roman"/>
          <w:bCs/>
          <w:i/>
          <w:sz w:val="24"/>
          <w:szCs w:val="24"/>
          <w:lang w:val="en-US"/>
        </w:rPr>
        <w:t>m</w:t>
      </w:r>
      <w:r w:rsidR="00EB54C8" w:rsidRPr="0075606C">
        <w:rPr>
          <w:rFonts w:ascii="Times New Roman" w:eastAsia="Georgia" w:hAnsi="Times New Roman" w:cs="Times New Roman"/>
          <w:bCs/>
          <w:i/>
          <w:sz w:val="24"/>
          <w:szCs w:val="24"/>
          <w:lang w:val="en-US"/>
        </w:rPr>
        <w:t>RNAs</w:t>
      </w:r>
      <w:r w:rsidRPr="0075606C">
        <w:rPr>
          <w:rFonts w:ascii="Times New Roman" w:eastAsia="Georgia" w:hAnsi="Times New Roman" w:cs="Times New Roman"/>
          <w:bCs/>
          <w:sz w:val="24"/>
          <w:szCs w:val="24"/>
          <w:lang w:val="en-US"/>
        </w:rPr>
        <w:t>: highlights previously annotated transcripts that met the 5% relative abundance threshold in CAGE data (compared to the canonical transcript), which was a</w:t>
      </w:r>
      <w:r w:rsidR="00F335AE" w:rsidRPr="0075606C">
        <w:rPr>
          <w:rFonts w:ascii="Times New Roman" w:eastAsia="Georgia" w:hAnsi="Times New Roman" w:cs="Times New Roman"/>
          <w:bCs/>
          <w:sz w:val="24"/>
          <w:szCs w:val="24"/>
          <w:lang w:val="en-US"/>
        </w:rPr>
        <w:t>pplied to novel putative mRNAs.</w:t>
      </w:r>
    </w:p>
    <w:p w14:paraId="7D67D122" w14:textId="33E1C442" w:rsidR="00AE0FB0"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Table S5</w:t>
      </w:r>
      <w:r w:rsidR="00EE0085" w:rsidRPr="0075606C">
        <w:rPr>
          <w:rFonts w:ascii="Times New Roman" w:hAnsi="Times New Roman" w:cs="Times New Roman"/>
          <w:b/>
          <w:sz w:val="24"/>
          <w:lang w:val="en-US"/>
        </w:rPr>
        <w:t xml:space="preserve">. TSS, TES and </w:t>
      </w:r>
      <w:r w:rsidR="00E871D1" w:rsidRPr="0075606C">
        <w:rPr>
          <w:rFonts w:ascii="Times New Roman" w:hAnsi="Times New Roman" w:cs="Times New Roman"/>
          <w:b/>
          <w:sz w:val="24"/>
          <w:lang w:val="en-US"/>
        </w:rPr>
        <w:t>t</w:t>
      </w:r>
      <w:r w:rsidR="00BE1507" w:rsidRPr="0075606C">
        <w:rPr>
          <w:rFonts w:ascii="Times New Roman" w:hAnsi="Times New Roman" w:cs="Times New Roman"/>
          <w:b/>
          <w:sz w:val="24"/>
          <w:lang w:val="en-US"/>
        </w:rPr>
        <w:t>ranscript</w:t>
      </w:r>
      <w:r w:rsidR="00EE0085" w:rsidRPr="0075606C">
        <w:rPr>
          <w:rFonts w:ascii="Times New Roman" w:hAnsi="Times New Roman" w:cs="Times New Roman"/>
          <w:b/>
          <w:sz w:val="24"/>
          <w:lang w:val="en-US"/>
        </w:rPr>
        <w:t xml:space="preserve"> abundances in the time-resolved </w:t>
      </w:r>
      <w:proofErr w:type="spellStart"/>
      <w:r w:rsidR="00EE0085" w:rsidRPr="0075606C">
        <w:rPr>
          <w:rFonts w:ascii="Times New Roman" w:hAnsi="Times New Roman" w:cs="Times New Roman"/>
          <w:b/>
          <w:sz w:val="24"/>
          <w:lang w:val="en-US"/>
        </w:rPr>
        <w:t>dcDNA</w:t>
      </w:r>
      <w:r w:rsidR="00D94003" w:rsidRPr="0075606C">
        <w:rPr>
          <w:rFonts w:ascii="Times New Roman" w:hAnsi="Times New Roman" w:cs="Times New Roman"/>
          <w:b/>
          <w:sz w:val="24"/>
          <w:lang w:val="en-US"/>
        </w:rPr>
        <w:t>-Seq</w:t>
      </w:r>
      <w:proofErr w:type="spellEnd"/>
      <w:r w:rsidR="00EE0085" w:rsidRPr="0075606C">
        <w:rPr>
          <w:rFonts w:ascii="Times New Roman" w:hAnsi="Times New Roman" w:cs="Times New Roman"/>
          <w:b/>
          <w:sz w:val="24"/>
          <w:lang w:val="en-US"/>
        </w:rPr>
        <w:t xml:space="preserve"> datasets and </w:t>
      </w:r>
      <w:r w:rsidR="00EE0085" w:rsidRPr="0075606C">
        <w:rPr>
          <w:rFonts w:ascii="Times New Roman" w:hAnsi="Times New Roman" w:cs="Times New Roman"/>
          <w:b/>
          <w:i/>
          <w:sz w:val="24"/>
          <w:lang w:val="en-US"/>
        </w:rPr>
        <w:t>de novo</w:t>
      </w:r>
      <w:r w:rsidR="00EE0085" w:rsidRPr="0075606C">
        <w:rPr>
          <w:rFonts w:ascii="Times New Roman" w:hAnsi="Times New Roman" w:cs="Times New Roman"/>
          <w:b/>
          <w:sz w:val="24"/>
          <w:lang w:val="en-US"/>
        </w:rPr>
        <w:t xml:space="preserve"> clustering results</w:t>
      </w:r>
      <w:r w:rsidR="00AE0FB0" w:rsidRPr="0075606C">
        <w:rPr>
          <w:rFonts w:ascii="Times New Roman" w:hAnsi="Times New Roman" w:cs="Times New Roman"/>
          <w:b/>
          <w:sz w:val="24"/>
          <w:lang w:val="en-US"/>
        </w:rPr>
        <w:t xml:space="preserve"> </w:t>
      </w:r>
    </w:p>
    <w:p w14:paraId="61B15E44" w14:textId="77777777" w:rsidR="00F53B3C" w:rsidRPr="0075606C" w:rsidRDefault="00F53B3C"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This table consists of four sheets presenting EHV-1 gene-level abundances at multiple infection time points (1 to 48 </w:t>
      </w:r>
      <w:proofErr w:type="spellStart"/>
      <w:r w:rsidRPr="0075606C">
        <w:rPr>
          <w:rFonts w:ascii="Times New Roman" w:eastAsia="Times New Roman" w:hAnsi="Times New Roman" w:cs="Times New Roman"/>
          <w:sz w:val="24"/>
          <w:szCs w:val="24"/>
          <w:lang w:val="en-US" w:eastAsia="en-GB"/>
        </w:rPr>
        <w:t>hpi</w:t>
      </w:r>
      <w:proofErr w:type="spellEnd"/>
      <w:r w:rsidRPr="0075606C">
        <w:rPr>
          <w:rFonts w:ascii="Times New Roman" w:eastAsia="Times New Roman" w:hAnsi="Times New Roman" w:cs="Times New Roman"/>
          <w:sz w:val="24"/>
          <w:szCs w:val="24"/>
          <w:lang w:val="en-US" w:eastAsia="en-GB"/>
        </w:rPr>
        <w:t xml:space="preserve">) along with their </w:t>
      </w:r>
      <w:r w:rsidRPr="0075606C">
        <w:rPr>
          <w:rFonts w:ascii="Times New Roman" w:eastAsia="Times New Roman" w:hAnsi="Times New Roman" w:cs="Times New Roman"/>
          <w:i/>
          <w:sz w:val="24"/>
          <w:szCs w:val="24"/>
          <w:lang w:val="en-US" w:eastAsia="en-GB"/>
        </w:rPr>
        <w:t>de novo</w:t>
      </w:r>
      <w:r w:rsidRPr="0075606C">
        <w:rPr>
          <w:rFonts w:ascii="Times New Roman" w:eastAsia="Times New Roman" w:hAnsi="Times New Roman" w:cs="Times New Roman"/>
          <w:sz w:val="24"/>
          <w:szCs w:val="24"/>
          <w:lang w:val="en-US" w:eastAsia="en-GB"/>
        </w:rPr>
        <w:t xml:space="preserve"> clustering results. Each row includes the gene or its canonical TSS or TES, its preassigned kinetic class (IE/E/L/unknown), and the </w:t>
      </w:r>
      <w:r w:rsidRPr="0075606C">
        <w:rPr>
          <w:rFonts w:ascii="Times New Roman" w:eastAsia="Times New Roman" w:hAnsi="Times New Roman" w:cs="Times New Roman"/>
          <w:i/>
          <w:sz w:val="24"/>
          <w:szCs w:val="24"/>
          <w:lang w:val="en-US" w:eastAsia="en-GB"/>
        </w:rPr>
        <w:t>de novo</w:t>
      </w:r>
      <w:r w:rsidRPr="0075606C">
        <w:rPr>
          <w:rFonts w:ascii="Times New Roman" w:eastAsia="Times New Roman" w:hAnsi="Times New Roman" w:cs="Times New Roman"/>
          <w:sz w:val="24"/>
          <w:szCs w:val="24"/>
          <w:lang w:val="en-US" w:eastAsia="en-GB"/>
        </w:rPr>
        <w:t xml:space="preserve"> cluster assignment. The columns labeled EHV-1_[Time]_[Rep] indicate viral read count–normalized abundances for each replicate (Rep) at the given time (Time).</w:t>
      </w:r>
    </w:p>
    <w:p w14:paraId="2B200292" w14:textId="4FE1C050" w:rsidR="00F53B3C"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A</w:t>
      </w:r>
      <w:r w:rsidR="00F53B3C" w:rsidRPr="0075606C">
        <w:rPr>
          <w:rFonts w:ascii="Times New Roman" w:eastAsia="Times New Roman" w:hAnsi="Times New Roman" w:cs="Times New Roman"/>
          <w:sz w:val="24"/>
          <w:szCs w:val="24"/>
          <w:lang w:val="en-US" w:eastAsia="en-GB"/>
        </w:rPr>
        <w:t xml:space="preserve">: </w:t>
      </w:r>
      <w:r w:rsidR="00F53B3C" w:rsidRPr="0075606C">
        <w:rPr>
          <w:rFonts w:ascii="Times New Roman" w:eastAsia="Times New Roman" w:hAnsi="Times New Roman" w:cs="Times New Roman"/>
          <w:i/>
          <w:sz w:val="24"/>
          <w:szCs w:val="24"/>
          <w:lang w:val="en-US" w:eastAsia="en-GB"/>
        </w:rPr>
        <w:t>TSS-Only:</w:t>
      </w:r>
      <w:r w:rsidR="00F53B3C" w:rsidRPr="0075606C">
        <w:rPr>
          <w:rFonts w:ascii="Times New Roman" w:eastAsia="Times New Roman" w:hAnsi="Times New Roman" w:cs="Times New Roman"/>
          <w:sz w:val="24"/>
          <w:szCs w:val="24"/>
          <w:lang w:val="en-US" w:eastAsia="en-GB"/>
        </w:rPr>
        <w:t xml:space="preserve"> Contains reads covering the canonical TSS, regardless of TES overlap.</w:t>
      </w:r>
    </w:p>
    <w:p w14:paraId="060F5377" w14:textId="3FA47AD9" w:rsidR="00F53B3C"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B</w:t>
      </w:r>
      <w:r w:rsidR="00F53B3C" w:rsidRPr="0075606C">
        <w:rPr>
          <w:rFonts w:ascii="Times New Roman" w:eastAsia="Times New Roman" w:hAnsi="Times New Roman" w:cs="Times New Roman"/>
          <w:sz w:val="24"/>
          <w:szCs w:val="24"/>
          <w:lang w:val="en-US" w:eastAsia="en-GB"/>
        </w:rPr>
        <w:t xml:space="preserve">: </w:t>
      </w:r>
      <w:r w:rsidR="00F53B3C" w:rsidRPr="0075606C">
        <w:rPr>
          <w:rFonts w:ascii="Times New Roman" w:eastAsia="Times New Roman" w:hAnsi="Times New Roman" w:cs="Times New Roman"/>
          <w:i/>
          <w:sz w:val="24"/>
          <w:szCs w:val="24"/>
          <w:lang w:val="en-US" w:eastAsia="en-GB"/>
        </w:rPr>
        <w:t>TES-Only</w:t>
      </w:r>
      <w:r w:rsidR="00F53B3C" w:rsidRPr="0075606C">
        <w:rPr>
          <w:rFonts w:ascii="Times New Roman" w:eastAsia="Times New Roman" w:hAnsi="Times New Roman" w:cs="Times New Roman"/>
          <w:sz w:val="24"/>
          <w:szCs w:val="24"/>
          <w:lang w:val="en-US" w:eastAsia="en-GB"/>
        </w:rPr>
        <w:t>: Contains reads covering the canonical TES, regardless of TSS overlap.</w:t>
      </w:r>
    </w:p>
    <w:p w14:paraId="2409AFEC" w14:textId="37E18509" w:rsidR="00CF1EC1"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C:</w:t>
      </w:r>
      <w:r w:rsidRPr="0075606C">
        <w:rPr>
          <w:rFonts w:ascii="Times New Roman" w:eastAsia="Times New Roman" w:hAnsi="Times New Roman" w:cs="Times New Roman"/>
          <w:sz w:val="24"/>
          <w:szCs w:val="24"/>
          <w:lang w:val="en-US" w:eastAsia="en-GB"/>
        </w:rPr>
        <w:t xml:space="preserve"> </w:t>
      </w:r>
      <w:r w:rsidR="00BE1507" w:rsidRPr="0075606C">
        <w:rPr>
          <w:rFonts w:ascii="Times New Roman" w:eastAsia="Times New Roman" w:hAnsi="Times New Roman" w:cs="Times New Roman"/>
          <w:i/>
          <w:sz w:val="24"/>
          <w:szCs w:val="24"/>
          <w:lang w:val="en-US" w:eastAsia="en-GB"/>
        </w:rPr>
        <w:t>Transcript</w:t>
      </w:r>
      <w:r w:rsidRPr="0075606C">
        <w:rPr>
          <w:rFonts w:ascii="Times New Roman" w:eastAsia="Times New Roman" w:hAnsi="Times New Roman" w:cs="Times New Roman"/>
          <w:i/>
          <w:sz w:val="24"/>
          <w:szCs w:val="24"/>
          <w:lang w:val="en-US" w:eastAsia="en-GB"/>
        </w:rPr>
        <w:t xml:space="preserve"> Dynamics (TSS+TES):</w:t>
      </w:r>
      <w:r w:rsidRPr="0075606C">
        <w:rPr>
          <w:rFonts w:ascii="Times New Roman" w:eastAsia="Times New Roman" w:hAnsi="Times New Roman" w:cs="Times New Roman"/>
          <w:sz w:val="24"/>
          <w:szCs w:val="24"/>
          <w:lang w:val="en-US" w:eastAsia="en-GB"/>
        </w:rPr>
        <w:t xml:space="preserve"> Contains only reads overlapping both the canonical TSS and TES.</w:t>
      </w:r>
    </w:p>
    <w:p w14:paraId="08376B6D" w14:textId="1D4B445E" w:rsidR="001A12EC" w:rsidRPr="0075606C" w:rsidRDefault="00F53B3C"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D</w:t>
      </w: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Non-Normalized</w:t>
      </w:r>
      <w:r w:rsidRPr="0075606C">
        <w:rPr>
          <w:rFonts w:ascii="Times New Roman" w:eastAsia="Times New Roman" w:hAnsi="Times New Roman" w:cs="Times New Roman"/>
          <w:sz w:val="24"/>
          <w:szCs w:val="24"/>
          <w:lang w:val="en-US" w:eastAsia="en-GB"/>
        </w:rPr>
        <w:t xml:space="preserve">: Contains all raw </w:t>
      </w:r>
      <w:proofErr w:type="spellStart"/>
      <w:r w:rsidRPr="0075606C">
        <w:rPr>
          <w:rFonts w:ascii="Times New Roman" w:eastAsia="Times New Roman" w:hAnsi="Times New Roman" w:cs="Times New Roman"/>
          <w:sz w:val="24"/>
          <w:szCs w:val="24"/>
          <w:lang w:val="en-US" w:eastAsia="en-GB"/>
        </w:rPr>
        <w:t>dcDNA-Seq</w:t>
      </w:r>
      <w:proofErr w:type="spellEnd"/>
      <w:r w:rsidRPr="0075606C">
        <w:rPr>
          <w:rFonts w:ascii="Times New Roman" w:eastAsia="Times New Roman" w:hAnsi="Times New Roman" w:cs="Times New Roman"/>
          <w:sz w:val="24"/>
          <w:szCs w:val="24"/>
          <w:lang w:val="en-US" w:eastAsia="en-GB"/>
        </w:rPr>
        <w:t xml:space="preserve"> counts, including TSS and TES. Empty fields represent cases where either the TSS or the TES did not overlap.</w:t>
      </w:r>
    </w:p>
    <w:sectPr w:rsidR="001A12EC" w:rsidRPr="0075606C" w:rsidSect="007460B5">
      <w:footerReference w:type="default" r:id="rId13"/>
      <w:pgSz w:w="11909" w:h="16834"/>
      <w:pgMar w:top="1134" w:right="1136" w:bottom="1440" w:left="1276"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1ADAF1" w14:textId="77777777" w:rsidR="00650657" w:rsidRDefault="00650657" w:rsidP="000F791F">
      <w:pPr>
        <w:spacing w:line="240" w:lineRule="auto"/>
      </w:pPr>
      <w:r>
        <w:separator/>
      </w:r>
    </w:p>
  </w:endnote>
  <w:endnote w:type="continuationSeparator" w:id="0">
    <w:p w14:paraId="45685E0D" w14:textId="77777777" w:rsidR="00650657" w:rsidRDefault="00650657" w:rsidP="000F791F">
      <w:pPr>
        <w:spacing w:line="240" w:lineRule="auto"/>
      </w:pPr>
      <w:r>
        <w:continuationSeparator/>
      </w:r>
    </w:p>
  </w:endnote>
  <w:endnote w:type="continuationNotice" w:id="1">
    <w:p w14:paraId="4DC0EB67" w14:textId="77777777" w:rsidR="00650657" w:rsidRDefault="006506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EE"/>
    <w:family w:val="roman"/>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Cambria"/>
    <w:charset w:val="01"/>
    <w:family w:val="auto"/>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5097459"/>
      <w:docPartObj>
        <w:docPartGallery w:val="Page Numbers (Bottom of Page)"/>
        <w:docPartUnique/>
      </w:docPartObj>
    </w:sdtPr>
    <w:sdtEndPr/>
    <w:sdtContent>
      <w:p w14:paraId="2CC79B49" w14:textId="496268EA" w:rsidR="00E33DD4" w:rsidRDefault="00E33DD4">
        <w:pPr>
          <w:pStyle w:val="llb"/>
          <w:jc w:val="center"/>
        </w:pPr>
        <w:r w:rsidRPr="00D741E1">
          <w:rPr>
            <w:rFonts w:ascii="Times New Roman" w:hAnsi="Times New Roman" w:cs="Times New Roman"/>
            <w:sz w:val="24"/>
            <w:szCs w:val="24"/>
          </w:rPr>
          <w:fldChar w:fldCharType="begin"/>
        </w:r>
        <w:r w:rsidRPr="00D741E1">
          <w:rPr>
            <w:rFonts w:ascii="Times New Roman" w:hAnsi="Times New Roman" w:cs="Times New Roman"/>
            <w:sz w:val="24"/>
            <w:szCs w:val="24"/>
          </w:rPr>
          <w:instrText>PAGE   \* MERGEFORMAT</w:instrText>
        </w:r>
        <w:r w:rsidRPr="00D741E1">
          <w:rPr>
            <w:rFonts w:ascii="Times New Roman" w:hAnsi="Times New Roman" w:cs="Times New Roman"/>
            <w:sz w:val="24"/>
            <w:szCs w:val="24"/>
          </w:rPr>
          <w:fldChar w:fldCharType="separate"/>
        </w:r>
        <w:r w:rsidR="009623DB" w:rsidRPr="009623DB">
          <w:rPr>
            <w:rFonts w:ascii="Times New Roman" w:hAnsi="Times New Roman" w:cs="Times New Roman"/>
            <w:noProof/>
            <w:sz w:val="24"/>
            <w:szCs w:val="24"/>
            <w:lang w:val="hu-HU"/>
          </w:rPr>
          <w:t>53</w:t>
        </w:r>
        <w:r w:rsidRPr="00D741E1">
          <w:rPr>
            <w:rFonts w:ascii="Times New Roman" w:hAnsi="Times New Roman" w:cs="Times New Roman"/>
            <w:sz w:val="24"/>
            <w:szCs w:val="24"/>
          </w:rPr>
          <w:fldChar w:fldCharType="end"/>
        </w:r>
      </w:p>
    </w:sdtContent>
  </w:sdt>
  <w:p w14:paraId="6662982C" w14:textId="77777777" w:rsidR="00E33DD4" w:rsidRDefault="00E33DD4">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EAD6A1" w14:textId="77777777" w:rsidR="00650657" w:rsidRDefault="00650657" w:rsidP="000F791F">
      <w:pPr>
        <w:spacing w:line="240" w:lineRule="auto"/>
      </w:pPr>
      <w:r>
        <w:separator/>
      </w:r>
    </w:p>
  </w:footnote>
  <w:footnote w:type="continuationSeparator" w:id="0">
    <w:p w14:paraId="40E6A7EE" w14:textId="77777777" w:rsidR="00650657" w:rsidRDefault="00650657" w:rsidP="000F791F">
      <w:pPr>
        <w:spacing w:line="240" w:lineRule="auto"/>
      </w:pPr>
      <w:r>
        <w:continuationSeparator/>
      </w:r>
    </w:p>
  </w:footnote>
  <w:footnote w:type="continuationNotice" w:id="1">
    <w:p w14:paraId="0832BD73" w14:textId="77777777" w:rsidR="00650657" w:rsidRDefault="00650657">
      <w:pPr>
        <w:spacing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062E7"/>
    <w:multiLevelType w:val="hybridMultilevel"/>
    <w:tmpl w:val="163664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B203FF9"/>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F9E22D8"/>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FAB229B"/>
    <w:multiLevelType w:val="multilevel"/>
    <w:tmpl w:val="95D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6B08"/>
    <w:multiLevelType w:val="hybridMultilevel"/>
    <w:tmpl w:val="ABDCA7E4"/>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4644EE6"/>
    <w:multiLevelType w:val="hybridMultilevel"/>
    <w:tmpl w:val="864EED6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2AAF2A8D"/>
    <w:multiLevelType w:val="hybridMultilevel"/>
    <w:tmpl w:val="5DECB810"/>
    <w:lvl w:ilvl="0" w:tplc="C1FA1696">
      <w:start w:val="1"/>
      <w:numFmt w:val="decimal"/>
      <w:lvlText w:val="(%1)"/>
      <w:lvlJc w:val="left"/>
      <w:pPr>
        <w:ind w:left="720" w:hanging="360"/>
      </w:pPr>
      <w:rPr>
        <w:rFonts w:ascii="Times New Roman" w:eastAsia="Arial"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AE542A"/>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2F174C79"/>
    <w:multiLevelType w:val="hybridMultilevel"/>
    <w:tmpl w:val="0F86D7BA"/>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72D53F9"/>
    <w:multiLevelType w:val="hybridMultilevel"/>
    <w:tmpl w:val="BB9CFE62"/>
    <w:lvl w:ilvl="0" w:tplc="01D835EA">
      <w:numFmt w:val="bullet"/>
      <w:lvlText w:val="-"/>
      <w:lvlJc w:val="left"/>
      <w:pPr>
        <w:ind w:left="720" w:hanging="360"/>
      </w:pPr>
      <w:rPr>
        <w:rFonts w:ascii="Times New Roman" w:eastAsia="Times"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7D44450"/>
    <w:multiLevelType w:val="hybridMultilevel"/>
    <w:tmpl w:val="F43071DE"/>
    <w:lvl w:ilvl="0" w:tplc="0F2A15DC">
      <w:start w:val="1"/>
      <w:numFmt w:val="bullet"/>
      <w:lvlText w:val=""/>
      <w:lvlJc w:val="left"/>
      <w:pPr>
        <w:ind w:left="720" w:hanging="360"/>
      </w:pPr>
      <w:rPr>
        <w:rFonts w:ascii="Wingdings" w:eastAsia="Arial" w:hAnsi="Wingdings"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8232BBF"/>
    <w:multiLevelType w:val="hybridMultilevel"/>
    <w:tmpl w:val="FF2AAA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A4A3F4C"/>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A7C46B6"/>
    <w:multiLevelType w:val="hybridMultilevel"/>
    <w:tmpl w:val="FA461BAA"/>
    <w:lvl w:ilvl="0" w:tplc="FD52DAD6">
      <w:start w:val="1"/>
      <w:numFmt w:val="decimal"/>
      <w:lvlText w:val="(%1)"/>
      <w:lvlJc w:val="left"/>
      <w:pPr>
        <w:ind w:left="660" w:hanging="360"/>
      </w:pPr>
      <w:rPr>
        <w:rFonts w:hint="default"/>
      </w:rPr>
    </w:lvl>
    <w:lvl w:ilvl="1" w:tplc="040E0019" w:tentative="1">
      <w:start w:val="1"/>
      <w:numFmt w:val="lowerLetter"/>
      <w:lvlText w:val="%2."/>
      <w:lvlJc w:val="left"/>
      <w:pPr>
        <w:ind w:left="1380" w:hanging="360"/>
      </w:pPr>
    </w:lvl>
    <w:lvl w:ilvl="2" w:tplc="040E001B" w:tentative="1">
      <w:start w:val="1"/>
      <w:numFmt w:val="lowerRoman"/>
      <w:lvlText w:val="%3."/>
      <w:lvlJc w:val="right"/>
      <w:pPr>
        <w:ind w:left="2100" w:hanging="180"/>
      </w:pPr>
    </w:lvl>
    <w:lvl w:ilvl="3" w:tplc="040E000F" w:tentative="1">
      <w:start w:val="1"/>
      <w:numFmt w:val="decimal"/>
      <w:lvlText w:val="%4."/>
      <w:lvlJc w:val="left"/>
      <w:pPr>
        <w:ind w:left="2820" w:hanging="360"/>
      </w:pPr>
    </w:lvl>
    <w:lvl w:ilvl="4" w:tplc="040E0019" w:tentative="1">
      <w:start w:val="1"/>
      <w:numFmt w:val="lowerLetter"/>
      <w:lvlText w:val="%5."/>
      <w:lvlJc w:val="left"/>
      <w:pPr>
        <w:ind w:left="3540" w:hanging="360"/>
      </w:pPr>
    </w:lvl>
    <w:lvl w:ilvl="5" w:tplc="040E001B" w:tentative="1">
      <w:start w:val="1"/>
      <w:numFmt w:val="lowerRoman"/>
      <w:lvlText w:val="%6."/>
      <w:lvlJc w:val="right"/>
      <w:pPr>
        <w:ind w:left="4260" w:hanging="180"/>
      </w:pPr>
    </w:lvl>
    <w:lvl w:ilvl="6" w:tplc="040E000F" w:tentative="1">
      <w:start w:val="1"/>
      <w:numFmt w:val="decimal"/>
      <w:lvlText w:val="%7."/>
      <w:lvlJc w:val="left"/>
      <w:pPr>
        <w:ind w:left="4980" w:hanging="360"/>
      </w:pPr>
    </w:lvl>
    <w:lvl w:ilvl="7" w:tplc="040E0019" w:tentative="1">
      <w:start w:val="1"/>
      <w:numFmt w:val="lowerLetter"/>
      <w:lvlText w:val="%8."/>
      <w:lvlJc w:val="left"/>
      <w:pPr>
        <w:ind w:left="5700" w:hanging="360"/>
      </w:pPr>
    </w:lvl>
    <w:lvl w:ilvl="8" w:tplc="040E001B" w:tentative="1">
      <w:start w:val="1"/>
      <w:numFmt w:val="lowerRoman"/>
      <w:lvlText w:val="%9."/>
      <w:lvlJc w:val="right"/>
      <w:pPr>
        <w:ind w:left="6420" w:hanging="180"/>
      </w:pPr>
    </w:lvl>
  </w:abstractNum>
  <w:abstractNum w:abstractNumId="14" w15:restartNumberingAfterBreak="0">
    <w:nsid w:val="4C0E7EB9"/>
    <w:multiLevelType w:val="multilevel"/>
    <w:tmpl w:val="AE0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83FC4"/>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C323C98"/>
    <w:multiLevelType w:val="multilevel"/>
    <w:tmpl w:val="BF8E3C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E77574C"/>
    <w:multiLevelType w:val="hybridMultilevel"/>
    <w:tmpl w:val="A81E3B2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650F47A1"/>
    <w:multiLevelType w:val="multilevel"/>
    <w:tmpl w:val="5C0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30DF9"/>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6F961142"/>
    <w:multiLevelType w:val="hybridMultilevel"/>
    <w:tmpl w:val="96E8B6D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21E3906"/>
    <w:multiLevelType w:val="hybridMultilevel"/>
    <w:tmpl w:val="C324C4B4"/>
    <w:lvl w:ilvl="0" w:tplc="040E0011">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7DD7634A"/>
    <w:multiLevelType w:val="hybridMultilevel"/>
    <w:tmpl w:val="3B906BA4"/>
    <w:lvl w:ilvl="0" w:tplc="511E6B0C">
      <w:start w:val="3"/>
      <w:numFmt w:val="bullet"/>
      <w:lvlText w:val="-"/>
      <w:lvlJc w:val="left"/>
      <w:pPr>
        <w:ind w:left="720" w:hanging="360"/>
      </w:pPr>
      <w:rPr>
        <w:rFonts w:ascii="Times New Roman" w:eastAsia="Arial" w:hAnsi="Times New Roman" w:cs="Times New Roman" w:hint="default"/>
        <w:b w:val="0"/>
        <w:i/>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16"/>
  </w:num>
  <w:num w:numId="4">
    <w:abstractNumId w:val="8"/>
  </w:num>
  <w:num w:numId="5">
    <w:abstractNumId w:val="9"/>
  </w:num>
  <w:num w:numId="6">
    <w:abstractNumId w:val="12"/>
  </w:num>
  <w:num w:numId="7">
    <w:abstractNumId w:val="19"/>
  </w:num>
  <w:num w:numId="8">
    <w:abstractNumId w:val="7"/>
  </w:num>
  <w:num w:numId="9">
    <w:abstractNumId w:val="2"/>
  </w:num>
  <w:num w:numId="10">
    <w:abstractNumId w:val="22"/>
  </w:num>
  <w:num w:numId="11">
    <w:abstractNumId w:val="15"/>
  </w:num>
  <w:num w:numId="12">
    <w:abstractNumId w:val="1"/>
  </w:num>
  <w:num w:numId="13">
    <w:abstractNumId w:val="10"/>
  </w:num>
  <w:num w:numId="14">
    <w:abstractNumId w:val="17"/>
  </w:num>
  <w:num w:numId="15">
    <w:abstractNumId w:val="14"/>
  </w:num>
  <w:num w:numId="16">
    <w:abstractNumId w:val="0"/>
  </w:num>
  <w:num w:numId="17">
    <w:abstractNumId w:val="6"/>
  </w:num>
  <w:num w:numId="18">
    <w:abstractNumId w:val="3"/>
  </w:num>
  <w:num w:numId="19">
    <w:abstractNumId w:val="11"/>
  </w:num>
  <w:num w:numId="20">
    <w:abstractNumId w:val="5"/>
  </w:num>
  <w:num w:numId="21">
    <w:abstractNumId w:val="21"/>
  </w:num>
  <w:num w:numId="22">
    <w:abstractNumId w:val="4"/>
  </w:num>
  <w:num w:numId="23">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mbácz Dóra">
    <w15:presenceInfo w15:providerId="None" w15:userId="Tombácz Dóra"/>
  </w15:person>
  <w15:person w15:author="kakukb.biotech@gmail.com">
    <w15:presenceInfo w15:providerId="Windows Live" w15:userId="74d28ef063e07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cumentProtection w:edit="trackedChanges" w:enforcement="1" w:cryptProviderType="rsaFull" w:cryptAlgorithmClass="hash" w:cryptAlgorithmType="typeAny" w:cryptAlgorithmSid="4" w:cryptSpinCount="100000" w:hash="u4FTAs4+61W0qo1+Dy9kq6bBE8k=" w:salt="uVRaifr2Bb3RG7aoddhG5g=="/>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336"/>
    <w:rsid w:val="0000065F"/>
    <w:rsid w:val="00002E0E"/>
    <w:rsid w:val="0000302C"/>
    <w:rsid w:val="00003A03"/>
    <w:rsid w:val="0000520E"/>
    <w:rsid w:val="00005483"/>
    <w:rsid w:val="0000603B"/>
    <w:rsid w:val="00010030"/>
    <w:rsid w:val="0001220B"/>
    <w:rsid w:val="00012772"/>
    <w:rsid w:val="0001446D"/>
    <w:rsid w:val="00015C1D"/>
    <w:rsid w:val="00017EB6"/>
    <w:rsid w:val="000201D7"/>
    <w:rsid w:val="00020570"/>
    <w:rsid w:val="00020EB6"/>
    <w:rsid w:val="00021064"/>
    <w:rsid w:val="0002342D"/>
    <w:rsid w:val="00023769"/>
    <w:rsid w:val="00023EDB"/>
    <w:rsid w:val="00024CB0"/>
    <w:rsid w:val="0002647A"/>
    <w:rsid w:val="00027603"/>
    <w:rsid w:val="000277DC"/>
    <w:rsid w:val="000308B2"/>
    <w:rsid w:val="00031440"/>
    <w:rsid w:val="000318F7"/>
    <w:rsid w:val="0003248D"/>
    <w:rsid w:val="00032EE4"/>
    <w:rsid w:val="000345E4"/>
    <w:rsid w:val="00036666"/>
    <w:rsid w:val="00037CBB"/>
    <w:rsid w:val="00040C4E"/>
    <w:rsid w:val="00041013"/>
    <w:rsid w:val="00041E81"/>
    <w:rsid w:val="0004221A"/>
    <w:rsid w:val="000437E2"/>
    <w:rsid w:val="00043D79"/>
    <w:rsid w:val="00045469"/>
    <w:rsid w:val="00045DFC"/>
    <w:rsid w:val="00046C7C"/>
    <w:rsid w:val="00047973"/>
    <w:rsid w:val="00047BA0"/>
    <w:rsid w:val="00047D25"/>
    <w:rsid w:val="0005179F"/>
    <w:rsid w:val="00051898"/>
    <w:rsid w:val="000532CD"/>
    <w:rsid w:val="00053ACB"/>
    <w:rsid w:val="00054036"/>
    <w:rsid w:val="00054BD8"/>
    <w:rsid w:val="00055E57"/>
    <w:rsid w:val="00056444"/>
    <w:rsid w:val="00056B47"/>
    <w:rsid w:val="000601F7"/>
    <w:rsid w:val="000623ED"/>
    <w:rsid w:val="00062753"/>
    <w:rsid w:val="00062F61"/>
    <w:rsid w:val="00063753"/>
    <w:rsid w:val="00064B90"/>
    <w:rsid w:val="000665CC"/>
    <w:rsid w:val="00066910"/>
    <w:rsid w:val="00066B87"/>
    <w:rsid w:val="00067DCE"/>
    <w:rsid w:val="00067E62"/>
    <w:rsid w:val="000706D7"/>
    <w:rsid w:val="000709E5"/>
    <w:rsid w:val="000727A2"/>
    <w:rsid w:val="00072FF0"/>
    <w:rsid w:val="00073756"/>
    <w:rsid w:val="000741B0"/>
    <w:rsid w:val="0007550C"/>
    <w:rsid w:val="00076953"/>
    <w:rsid w:val="00076B77"/>
    <w:rsid w:val="00077F7F"/>
    <w:rsid w:val="000837F0"/>
    <w:rsid w:val="0008407A"/>
    <w:rsid w:val="00084B46"/>
    <w:rsid w:val="00085883"/>
    <w:rsid w:val="0008596B"/>
    <w:rsid w:val="00085CFD"/>
    <w:rsid w:val="0009102E"/>
    <w:rsid w:val="000945B7"/>
    <w:rsid w:val="00094879"/>
    <w:rsid w:val="00094C9E"/>
    <w:rsid w:val="00095831"/>
    <w:rsid w:val="0009644D"/>
    <w:rsid w:val="00096E08"/>
    <w:rsid w:val="000A0553"/>
    <w:rsid w:val="000A089D"/>
    <w:rsid w:val="000A0AEB"/>
    <w:rsid w:val="000A14E9"/>
    <w:rsid w:val="000A180A"/>
    <w:rsid w:val="000A3160"/>
    <w:rsid w:val="000A3427"/>
    <w:rsid w:val="000A419F"/>
    <w:rsid w:val="000A4273"/>
    <w:rsid w:val="000A60B7"/>
    <w:rsid w:val="000A7907"/>
    <w:rsid w:val="000A7961"/>
    <w:rsid w:val="000B06BD"/>
    <w:rsid w:val="000B15A5"/>
    <w:rsid w:val="000B1923"/>
    <w:rsid w:val="000B3442"/>
    <w:rsid w:val="000B62A2"/>
    <w:rsid w:val="000B766D"/>
    <w:rsid w:val="000C2657"/>
    <w:rsid w:val="000C36E5"/>
    <w:rsid w:val="000C4690"/>
    <w:rsid w:val="000C4ADF"/>
    <w:rsid w:val="000C4E09"/>
    <w:rsid w:val="000C5E3C"/>
    <w:rsid w:val="000C62F7"/>
    <w:rsid w:val="000C6AE5"/>
    <w:rsid w:val="000C7806"/>
    <w:rsid w:val="000D094C"/>
    <w:rsid w:val="000D14C9"/>
    <w:rsid w:val="000D19AD"/>
    <w:rsid w:val="000D23A5"/>
    <w:rsid w:val="000D23D1"/>
    <w:rsid w:val="000D37A7"/>
    <w:rsid w:val="000D56E7"/>
    <w:rsid w:val="000D59F2"/>
    <w:rsid w:val="000D5C99"/>
    <w:rsid w:val="000D5DD8"/>
    <w:rsid w:val="000D7109"/>
    <w:rsid w:val="000D74C0"/>
    <w:rsid w:val="000E0888"/>
    <w:rsid w:val="000E116F"/>
    <w:rsid w:val="000E12D0"/>
    <w:rsid w:val="000E262C"/>
    <w:rsid w:val="000E2671"/>
    <w:rsid w:val="000E28A5"/>
    <w:rsid w:val="000E37B4"/>
    <w:rsid w:val="000E3DD7"/>
    <w:rsid w:val="000E6106"/>
    <w:rsid w:val="000E6D7C"/>
    <w:rsid w:val="000F087F"/>
    <w:rsid w:val="000F0CAF"/>
    <w:rsid w:val="000F1FB1"/>
    <w:rsid w:val="000F2259"/>
    <w:rsid w:val="000F235C"/>
    <w:rsid w:val="000F38DE"/>
    <w:rsid w:val="000F4455"/>
    <w:rsid w:val="000F4AB9"/>
    <w:rsid w:val="000F5263"/>
    <w:rsid w:val="000F7873"/>
    <w:rsid w:val="000F791F"/>
    <w:rsid w:val="000F7963"/>
    <w:rsid w:val="000F7E60"/>
    <w:rsid w:val="00100275"/>
    <w:rsid w:val="001002E9"/>
    <w:rsid w:val="00101063"/>
    <w:rsid w:val="00102350"/>
    <w:rsid w:val="00102627"/>
    <w:rsid w:val="00105082"/>
    <w:rsid w:val="0010567C"/>
    <w:rsid w:val="001058BE"/>
    <w:rsid w:val="0010598D"/>
    <w:rsid w:val="00105C44"/>
    <w:rsid w:val="00106890"/>
    <w:rsid w:val="00107E1B"/>
    <w:rsid w:val="0011032C"/>
    <w:rsid w:val="0011081C"/>
    <w:rsid w:val="00110E79"/>
    <w:rsid w:val="00111081"/>
    <w:rsid w:val="00111D2E"/>
    <w:rsid w:val="00114362"/>
    <w:rsid w:val="0011437B"/>
    <w:rsid w:val="00114686"/>
    <w:rsid w:val="00114695"/>
    <w:rsid w:val="0011587E"/>
    <w:rsid w:val="001160D6"/>
    <w:rsid w:val="0011613D"/>
    <w:rsid w:val="0011725F"/>
    <w:rsid w:val="00117C20"/>
    <w:rsid w:val="001206AC"/>
    <w:rsid w:val="001214DD"/>
    <w:rsid w:val="001220F4"/>
    <w:rsid w:val="001226D5"/>
    <w:rsid w:val="00122F56"/>
    <w:rsid w:val="00123068"/>
    <w:rsid w:val="00124570"/>
    <w:rsid w:val="00124F40"/>
    <w:rsid w:val="00124FD6"/>
    <w:rsid w:val="00126A10"/>
    <w:rsid w:val="00126CB6"/>
    <w:rsid w:val="00126FB0"/>
    <w:rsid w:val="00127048"/>
    <w:rsid w:val="001275A5"/>
    <w:rsid w:val="0013061F"/>
    <w:rsid w:val="00130C4A"/>
    <w:rsid w:val="00131995"/>
    <w:rsid w:val="001330E6"/>
    <w:rsid w:val="0013393C"/>
    <w:rsid w:val="0013619B"/>
    <w:rsid w:val="0013715B"/>
    <w:rsid w:val="00140D14"/>
    <w:rsid w:val="00141419"/>
    <w:rsid w:val="00141769"/>
    <w:rsid w:val="00141EE4"/>
    <w:rsid w:val="00141F9F"/>
    <w:rsid w:val="00142A6E"/>
    <w:rsid w:val="001445BA"/>
    <w:rsid w:val="00144CBE"/>
    <w:rsid w:val="001459AB"/>
    <w:rsid w:val="00145E0E"/>
    <w:rsid w:val="00146394"/>
    <w:rsid w:val="001466F8"/>
    <w:rsid w:val="00147DA8"/>
    <w:rsid w:val="00150D92"/>
    <w:rsid w:val="001512BE"/>
    <w:rsid w:val="00151C1F"/>
    <w:rsid w:val="001536DD"/>
    <w:rsid w:val="00153779"/>
    <w:rsid w:val="00153A5B"/>
    <w:rsid w:val="0015426E"/>
    <w:rsid w:val="001543F8"/>
    <w:rsid w:val="001556DD"/>
    <w:rsid w:val="001559CC"/>
    <w:rsid w:val="00157EEB"/>
    <w:rsid w:val="00157F44"/>
    <w:rsid w:val="00160502"/>
    <w:rsid w:val="00161383"/>
    <w:rsid w:val="0016186F"/>
    <w:rsid w:val="00161AB9"/>
    <w:rsid w:val="001630DC"/>
    <w:rsid w:val="00164525"/>
    <w:rsid w:val="001648CF"/>
    <w:rsid w:val="00165306"/>
    <w:rsid w:val="001661FE"/>
    <w:rsid w:val="00166C53"/>
    <w:rsid w:val="00171829"/>
    <w:rsid w:val="00172150"/>
    <w:rsid w:val="001754D8"/>
    <w:rsid w:val="001758BE"/>
    <w:rsid w:val="00180638"/>
    <w:rsid w:val="00180E67"/>
    <w:rsid w:val="001815D5"/>
    <w:rsid w:val="00181FD0"/>
    <w:rsid w:val="00182309"/>
    <w:rsid w:val="00184D73"/>
    <w:rsid w:val="00185ECE"/>
    <w:rsid w:val="00186278"/>
    <w:rsid w:val="00186724"/>
    <w:rsid w:val="00186F21"/>
    <w:rsid w:val="00187B75"/>
    <w:rsid w:val="0019159F"/>
    <w:rsid w:val="00191A0A"/>
    <w:rsid w:val="00192409"/>
    <w:rsid w:val="00192BED"/>
    <w:rsid w:val="001936FC"/>
    <w:rsid w:val="0019457C"/>
    <w:rsid w:val="00194631"/>
    <w:rsid w:val="00194A3F"/>
    <w:rsid w:val="00194D87"/>
    <w:rsid w:val="00195675"/>
    <w:rsid w:val="00195723"/>
    <w:rsid w:val="00195816"/>
    <w:rsid w:val="00196361"/>
    <w:rsid w:val="001965B0"/>
    <w:rsid w:val="001972EB"/>
    <w:rsid w:val="00197752"/>
    <w:rsid w:val="001A12EC"/>
    <w:rsid w:val="001A2BE9"/>
    <w:rsid w:val="001A3AE0"/>
    <w:rsid w:val="001A3BEF"/>
    <w:rsid w:val="001A3D16"/>
    <w:rsid w:val="001A4ADE"/>
    <w:rsid w:val="001A5ABC"/>
    <w:rsid w:val="001A6984"/>
    <w:rsid w:val="001A6C0F"/>
    <w:rsid w:val="001A6FFC"/>
    <w:rsid w:val="001B069C"/>
    <w:rsid w:val="001B2B3A"/>
    <w:rsid w:val="001B320F"/>
    <w:rsid w:val="001B333C"/>
    <w:rsid w:val="001B4F0A"/>
    <w:rsid w:val="001B538D"/>
    <w:rsid w:val="001B7E2D"/>
    <w:rsid w:val="001C0545"/>
    <w:rsid w:val="001C0E79"/>
    <w:rsid w:val="001C15B2"/>
    <w:rsid w:val="001C33C7"/>
    <w:rsid w:val="001C3F36"/>
    <w:rsid w:val="001C42C2"/>
    <w:rsid w:val="001C51F6"/>
    <w:rsid w:val="001C68D0"/>
    <w:rsid w:val="001C6BA3"/>
    <w:rsid w:val="001D1AE3"/>
    <w:rsid w:val="001D247D"/>
    <w:rsid w:val="001D2AF8"/>
    <w:rsid w:val="001D326E"/>
    <w:rsid w:val="001D4488"/>
    <w:rsid w:val="001D48F7"/>
    <w:rsid w:val="001D7AC4"/>
    <w:rsid w:val="001E0722"/>
    <w:rsid w:val="001E102B"/>
    <w:rsid w:val="001E1669"/>
    <w:rsid w:val="001E29D9"/>
    <w:rsid w:val="001E2FBD"/>
    <w:rsid w:val="001E3C82"/>
    <w:rsid w:val="001E4161"/>
    <w:rsid w:val="001E4249"/>
    <w:rsid w:val="001E5125"/>
    <w:rsid w:val="001E5939"/>
    <w:rsid w:val="001E6F26"/>
    <w:rsid w:val="001E77BD"/>
    <w:rsid w:val="001F03BF"/>
    <w:rsid w:val="001F03E0"/>
    <w:rsid w:val="001F15A1"/>
    <w:rsid w:val="001F1769"/>
    <w:rsid w:val="001F1F70"/>
    <w:rsid w:val="001F2004"/>
    <w:rsid w:val="001F2D10"/>
    <w:rsid w:val="001F4B75"/>
    <w:rsid w:val="001F56A2"/>
    <w:rsid w:val="0020040D"/>
    <w:rsid w:val="0020086D"/>
    <w:rsid w:val="002018F0"/>
    <w:rsid w:val="0020278D"/>
    <w:rsid w:val="002053C8"/>
    <w:rsid w:val="00206D07"/>
    <w:rsid w:val="00207188"/>
    <w:rsid w:val="0020733E"/>
    <w:rsid w:val="00207D5D"/>
    <w:rsid w:val="00207E1D"/>
    <w:rsid w:val="002143BC"/>
    <w:rsid w:val="00215367"/>
    <w:rsid w:val="002210D5"/>
    <w:rsid w:val="00221BDE"/>
    <w:rsid w:val="00222A2D"/>
    <w:rsid w:val="00223C52"/>
    <w:rsid w:val="00223EDE"/>
    <w:rsid w:val="002243B2"/>
    <w:rsid w:val="00226A6B"/>
    <w:rsid w:val="00226B68"/>
    <w:rsid w:val="00230AE9"/>
    <w:rsid w:val="00231016"/>
    <w:rsid w:val="002311A5"/>
    <w:rsid w:val="002318C1"/>
    <w:rsid w:val="00231D50"/>
    <w:rsid w:val="00231EF8"/>
    <w:rsid w:val="002320B6"/>
    <w:rsid w:val="00234118"/>
    <w:rsid w:val="00234B39"/>
    <w:rsid w:val="0023553D"/>
    <w:rsid w:val="00235613"/>
    <w:rsid w:val="00236025"/>
    <w:rsid w:val="00236F82"/>
    <w:rsid w:val="0024071F"/>
    <w:rsid w:val="00240963"/>
    <w:rsid w:val="002424CF"/>
    <w:rsid w:val="002435C7"/>
    <w:rsid w:val="00243C67"/>
    <w:rsid w:val="0024645F"/>
    <w:rsid w:val="00246896"/>
    <w:rsid w:val="00246B04"/>
    <w:rsid w:val="00246B23"/>
    <w:rsid w:val="00247436"/>
    <w:rsid w:val="00250B7C"/>
    <w:rsid w:val="0025124D"/>
    <w:rsid w:val="00251E0F"/>
    <w:rsid w:val="00252307"/>
    <w:rsid w:val="002540CA"/>
    <w:rsid w:val="0025424A"/>
    <w:rsid w:val="0025514F"/>
    <w:rsid w:val="00255C4E"/>
    <w:rsid w:val="00255FE0"/>
    <w:rsid w:val="002566C6"/>
    <w:rsid w:val="00257685"/>
    <w:rsid w:val="00260D1C"/>
    <w:rsid w:val="00262A68"/>
    <w:rsid w:val="00263339"/>
    <w:rsid w:val="00263ED8"/>
    <w:rsid w:val="002640F8"/>
    <w:rsid w:val="00265C61"/>
    <w:rsid w:val="00270C8D"/>
    <w:rsid w:val="00270CD2"/>
    <w:rsid w:val="00273BA8"/>
    <w:rsid w:val="00273C1D"/>
    <w:rsid w:val="00274E56"/>
    <w:rsid w:val="0027506F"/>
    <w:rsid w:val="00276175"/>
    <w:rsid w:val="0028002E"/>
    <w:rsid w:val="00280132"/>
    <w:rsid w:val="00280C7F"/>
    <w:rsid w:val="002811AB"/>
    <w:rsid w:val="00282988"/>
    <w:rsid w:val="00283290"/>
    <w:rsid w:val="002842C4"/>
    <w:rsid w:val="00284355"/>
    <w:rsid w:val="002843CC"/>
    <w:rsid w:val="0028441E"/>
    <w:rsid w:val="00284D0D"/>
    <w:rsid w:val="002855CE"/>
    <w:rsid w:val="00285852"/>
    <w:rsid w:val="00286244"/>
    <w:rsid w:val="00287BEB"/>
    <w:rsid w:val="00290A3D"/>
    <w:rsid w:val="00290B75"/>
    <w:rsid w:val="00292CC2"/>
    <w:rsid w:val="00292F9C"/>
    <w:rsid w:val="002952AB"/>
    <w:rsid w:val="002964A6"/>
    <w:rsid w:val="0029698D"/>
    <w:rsid w:val="002A1D33"/>
    <w:rsid w:val="002A238F"/>
    <w:rsid w:val="002A585F"/>
    <w:rsid w:val="002A6494"/>
    <w:rsid w:val="002B14D1"/>
    <w:rsid w:val="002B236D"/>
    <w:rsid w:val="002B2EA1"/>
    <w:rsid w:val="002B3B63"/>
    <w:rsid w:val="002B42DB"/>
    <w:rsid w:val="002B4736"/>
    <w:rsid w:val="002B4BDF"/>
    <w:rsid w:val="002B5428"/>
    <w:rsid w:val="002B59BD"/>
    <w:rsid w:val="002B5AB9"/>
    <w:rsid w:val="002B6F0D"/>
    <w:rsid w:val="002B71C5"/>
    <w:rsid w:val="002C0ED8"/>
    <w:rsid w:val="002C1DB9"/>
    <w:rsid w:val="002C235A"/>
    <w:rsid w:val="002C3962"/>
    <w:rsid w:val="002C3E32"/>
    <w:rsid w:val="002C4421"/>
    <w:rsid w:val="002C4650"/>
    <w:rsid w:val="002C4ADA"/>
    <w:rsid w:val="002C69C4"/>
    <w:rsid w:val="002C6A13"/>
    <w:rsid w:val="002C7F94"/>
    <w:rsid w:val="002D1707"/>
    <w:rsid w:val="002D196A"/>
    <w:rsid w:val="002D2A4B"/>
    <w:rsid w:val="002D3598"/>
    <w:rsid w:val="002D35B0"/>
    <w:rsid w:val="002D664D"/>
    <w:rsid w:val="002D6E05"/>
    <w:rsid w:val="002E1AE4"/>
    <w:rsid w:val="002E3F6B"/>
    <w:rsid w:val="002E4D90"/>
    <w:rsid w:val="002E6092"/>
    <w:rsid w:val="002E629F"/>
    <w:rsid w:val="002E62D9"/>
    <w:rsid w:val="002E6631"/>
    <w:rsid w:val="002E6A5B"/>
    <w:rsid w:val="002E6AA7"/>
    <w:rsid w:val="002E6E3C"/>
    <w:rsid w:val="002F0563"/>
    <w:rsid w:val="002F0852"/>
    <w:rsid w:val="002F21D0"/>
    <w:rsid w:val="002F2279"/>
    <w:rsid w:val="002F2E78"/>
    <w:rsid w:val="002F2EC2"/>
    <w:rsid w:val="002F2FF9"/>
    <w:rsid w:val="002F37FC"/>
    <w:rsid w:val="002F45BB"/>
    <w:rsid w:val="002F45F7"/>
    <w:rsid w:val="002F4AD7"/>
    <w:rsid w:val="002F6484"/>
    <w:rsid w:val="00302505"/>
    <w:rsid w:val="00302A87"/>
    <w:rsid w:val="003041F2"/>
    <w:rsid w:val="00304A8D"/>
    <w:rsid w:val="00304DED"/>
    <w:rsid w:val="00306785"/>
    <w:rsid w:val="00307A5C"/>
    <w:rsid w:val="003107F9"/>
    <w:rsid w:val="003108ED"/>
    <w:rsid w:val="00310BF8"/>
    <w:rsid w:val="003122C9"/>
    <w:rsid w:val="003122E3"/>
    <w:rsid w:val="00312954"/>
    <w:rsid w:val="00312EF0"/>
    <w:rsid w:val="00315C73"/>
    <w:rsid w:val="0031603D"/>
    <w:rsid w:val="00317A06"/>
    <w:rsid w:val="00317CE6"/>
    <w:rsid w:val="0032236D"/>
    <w:rsid w:val="003226C2"/>
    <w:rsid w:val="00323D82"/>
    <w:rsid w:val="00324CAE"/>
    <w:rsid w:val="00325359"/>
    <w:rsid w:val="00326677"/>
    <w:rsid w:val="003279EA"/>
    <w:rsid w:val="00330DA0"/>
    <w:rsid w:val="00331655"/>
    <w:rsid w:val="003326FE"/>
    <w:rsid w:val="003329EA"/>
    <w:rsid w:val="00332E8E"/>
    <w:rsid w:val="00333869"/>
    <w:rsid w:val="003342B3"/>
    <w:rsid w:val="003364FD"/>
    <w:rsid w:val="00336E53"/>
    <w:rsid w:val="003374E0"/>
    <w:rsid w:val="00340D27"/>
    <w:rsid w:val="0034144A"/>
    <w:rsid w:val="003428CF"/>
    <w:rsid w:val="00343DDC"/>
    <w:rsid w:val="00343EE2"/>
    <w:rsid w:val="00346E02"/>
    <w:rsid w:val="00347748"/>
    <w:rsid w:val="0035005D"/>
    <w:rsid w:val="0035037D"/>
    <w:rsid w:val="00350ACF"/>
    <w:rsid w:val="00350B84"/>
    <w:rsid w:val="003517B0"/>
    <w:rsid w:val="00351D7F"/>
    <w:rsid w:val="00351DD1"/>
    <w:rsid w:val="003525E2"/>
    <w:rsid w:val="00354CBB"/>
    <w:rsid w:val="00357CA7"/>
    <w:rsid w:val="00357E0B"/>
    <w:rsid w:val="0036014D"/>
    <w:rsid w:val="00360169"/>
    <w:rsid w:val="00363799"/>
    <w:rsid w:val="00363AF5"/>
    <w:rsid w:val="0036437B"/>
    <w:rsid w:val="00364B45"/>
    <w:rsid w:val="00365998"/>
    <w:rsid w:val="00370CD3"/>
    <w:rsid w:val="00370E94"/>
    <w:rsid w:val="00371697"/>
    <w:rsid w:val="00371A79"/>
    <w:rsid w:val="00372375"/>
    <w:rsid w:val="00373291"/>
    <w:rsid w:val="00373700"/>
    <w:rsid w:val="00373BF9"/>
    <w:rsid w:val="00373CFE"/>
    <w:rsid w:val="00373E2A"/>
    <w:rsid w:val="00374ADC"/>
    <w:rsid w:val="00375579"/>
    <w:rsid w:val="00375BF1"/>
    <w:rsid w:val="00375CB0"/>
    <w:rsid w:val="00375E88"/>
    <w:rsid w:val="0037625C"/>
    <w:rsid w:val="003774F9"/>
    <w:rsid w:val="0037777C"/>
    <w:rsid w:val="003777C1"/>
    <w:rsid w:val="00382D9E"/>
    <w:rsid w:val="003835D9"/>
    <w:rsid w:val="00384484"/>
    <w:rsid w:val="003846F8"/>
    <w:rsid w:val="003866D4"/>
    <w:rsid w:val="003867E8"/>
    <w:rsid w:val="00386B0F"/>
    <w:rsid w:val="00387472"/>
    <w:rsid w:val="003900E3"/>
    <w:rsid w:val="0039032D"/>
    <w:rsid w:val="00390DBC"/>
    <w:rsid w:val="00392C75"/>
    <w:rsid w:val="00397368"/>
    <w:rsid w:val="00397B54"/>
    <w:rsid w:val="00397CAF"/>
    <w:rsid w:val="003A099D"/>
    <w:rsid w:val="003A3E4D"/>
    <w:rsid w:val="003A4610"/>
    <w:rsid w:val="003A4CEA"/>
    <w:rsid w:val="003A5386"/>
    <w:rsid w:val="003A551B"/>
    <w:rsid w:val="003A5B37"/>
    <w:rsid w:val="003A5EB4"/>
    <w:rsid w:val="003A6CF4"/>
    <w:rsid w:val="003A7E74"/>
    <w:rsid w:val="003B0389"/>
    <w:rsid w:val="003B0481"/>
    <w:rsid w:val="003B159A"/>
    <w:rsid w:val="003B226A"/>
    <w:rsid w:val="003B32D9"/>
    <w:rsid w:val="003B33B2"/>
    <w:rsid w:val="003B3EE1"/>
    <w:rsid w:val="003B4760"/>
    <w:rsid w:val="003B52DB"/>
    <w:rsid w:val="003B6CDB"/>
    <w:rsid w:val="003C1255"/>
    <w:rsid w:val="003C4297"/>
    <w:rsid w:val="003C64D6"/>
    <w:rsid w:val="003C7715"/>
    <w:rsid w:val="003D055D"/>
    <w:rsid w:val="003D058C"/>
    <w:rsid w:val="003D12DB"/>
    <w:rsid w:val="003D1364"/>
    <w:rsid w:val="003D1745"/>
    <w:rsid w:val="003D2195"/>
    <w:rsid w:val="003D3094"/>
    <w:rsid w:val="003D4025"/>
    <w:rsid w:val="003D5C85"/>
    <w:rsid w:val="003D698C"/>
    <w:rsid w:val="003D6BDF"/>
    <w:rsid w:val="003E0C92"/>
    <w:rsid w:val="003E0CEA"/>
    <w:rsid w:val="003E1225"/>
    <w:rsid w:val="003E1B83"/>
    <w:rsid w:val="003E3ED1"/>
    <w:rsid w:val="003E442F"/>
    <w:rsid w:val="003E4ABF"/>
    <w:rsid w:val="003E4C1C"/>
    <w:rsid w:val="003E4CFA"/>
    <w:rsid w:val="003E4D83"/>
    <w:rsid w:val="003E50D8"/>
    <w:rsid w:val="003E5A6F"/>
    <w:rsid w:val="003E71C8"/>
    <w:rsid w:val="003E7249"/>
    <w:rsid w:val="003E757F"/>
    <w:rsid w:val="003F18DB"/>
    <w:rsid w:val="003F3FA9"/>
    <w:rsid w:val="003F618B"/>
    <w:rsid w:val="003F66A6"/>
    <w:rsid w:val="003F7E41"/>
    <w:rsid w:val="00400616"/>
    <w:rsid w:val="00400B63"/>
    <w:rsid w:val="00400CCE"/>
    <w:rsid w:val="0040141A"/>
    <w:rsid w:val="00401D51"/>
    <w:rsid w:val="0040224D"/>
    <w:rsid w:val="00402C3C"/>
    <w:rsid w:val="00402CA6"/>
    <w:rsid w:val="00403226"/>
    <w:rsid w:val="00403927"/>
    <w:rsid w:val="00404A41"/>
    <w:rsid w:val="004050CA"/>
    <w:rsid w:val="00405B73"/>
    <w:rsid w:val="00406A18"/>
    <w:rsid w:val="00407753"/>
    <w:rsid w:val="004078FB"/>
    <w:rsid w:val="00407AC7"/>
    <w:rsid w:val="00407B03"/>
    <w:rsid w:val="00407BEB"/>
    <w:rsid w:val="00410C0F"/>
    <w:rsid w:val="0041414F"/>
    <w:rsid w:val="00414CAA"/>
    <w:rsid w:val="00415AFF"/>
    <w:rsid w:val="0041673C"/>
    <w:rsid w:val="00416ED2"/>
    <w:rsid w:val="0041776A"/>
    <w:rsid w:val="0042021D"/>
    <w:rsid w:val="00422B66"/>
    <w:rsid w:val="00422D6C"/>
    <w:rsid w:val="00424DDA"/>
    <w:rsid w:val="00425225"/>
    <w:rsid w:val="00425806"/>
    <w:rsid w:val="00425C0E"/>
    <w:rsid w:val="004269F4"/>
    <w:rsid w:val="00426B23"/>
    <w:rsid w:val="004302E3"/>
    <w:rsid w:val="0043044D"/>
    <w:rsid w:val="004304E4"/>
    <w:rsid w:val="00431B52"/>
    <w:rsid w:val="004328FE"/>
    <w:rsid w:val="00433070"/>
    <w:rsid w:val="00435420"/>
    <w:rsid w:val="004355A4"/>
    <w:rsid w:val="00435A3B"/>
    <w:rsid w:val="00435D6D"/>
    <w:rsid w:val="00436699"/>
    <w:rsid w:val="00437E70"/>
    <w:rsid w:val="004401E7"/>
    <w:rsid w:val="0044092B"/>
    <w:rsid w:val="00442377"/>
    <w:rsid w:val="00442FF8"/>
    <w:rsid w:val="004439A5"/>
    <w:rsid w:val="004439E1"/>
    <w:rsid w:val="00443B2E"/>
    <w:rsid w:val="0044425B"/>
    <w:rsid w:val="0044439E"/>
    <w:rsid w:val="004456FB"/>
    <w:rsid w:val="004464C8"/>
    <w:rsid w:val="00446E78"/>
    <w:rsid w:val="0044785B"/>
    <w:rsid w:val="00447BD9"/>
    <w:rsid w:val="00451156"/>
    <w:rsid w:val="004532E3"/>
    <w:rsid w:val="00453B03"/>
    <w:rsid w:val="00453DFF"/>
    <w:rsid w:val="00454878"/>
    <w:rsid w:val="00454C4F"/>
    <w:rsid w:val="0045790F"/>
    <w:rsid w:val="00460FAC"/>
    <w:rsid w:val="00461CE5"/>
    <w:rsid w:val="00463AD4"/>
    <w:rsid w:val="00463AE0"/>
    <w:rsid w:val="00464F85"/>
    <w:rsid w:val="0046678F"/>
    <w:rsid w:val="00467E0D"/>
    <w:rsid w:val="00467ECD"/>
    <w:rsid w:val="00470FE7"/>
    <w:rsid w:val="00471E40"/>
    <w:rsid w:val="00472B64"/>
    <w:rsid w:val="00473133"/>
    <w:rsid w:val="00473A04"/>
    <w:rsid w:val="00473E0F"/>
    <w:rsid w:val="004756CA"/>
    <w:rsid w:val="004761C8"/>
    <w:rsid w:val="004764C8"/>
    <w:rsid w:val="00477DAD"/>
    <w:rsid w:val="00477F2F"/>
    <w:rsid w:val="0048108F"/>
    <w:rsid w:val="00481740"/>
    <w:rsid w:val="0048192A"/>
    <w:rsid w:val="00482B2B"/>
    <w:rsid w:val="00482B50"/>
    <w:rsid w:val="00484021"/>
    <w:rsid w:val="0048423A"/>
    <w:rsid w:val="00484D5B"/>
    <w:rsid w:val="0048551A"/>
    <w:rsid w:val="004855D3"/>
    <w:rsid w:val="0048676F"/>
    <w:rsid w:val="004937F9"/>
    <w:rsid w:val="00493CB0"/>
    <w:rsid w:val="00494B50"/>
    <w:rsid w:val="00494E86"/>
    <w:rsid w:val="0049550C"/>
    <w:rsid w:val="00495E6B"/>
    <w:rsid w:val="00496F48"/>
    <w:rsid w:val="004973CC"/>
    <w:rsid w:val="004A178C"/>
    <w:rsid w:val="004A1E29"/>
    <w:rsid w:val="004A4A48"/>
    <w:rsid w:val="004A52E0"/>
    <w:rsid w:val="004A537E"/>
    <w:rsid w:val="004A67AC"/>
    <w:rsid w:val="004A6C4B"/>
    <w:rsid w:val="004B0C2B"/>
    <w:rsid w:val="004B260D"/>
    <w:rsid w:val="004B34F4"/>
    <w:rsid w:val="004B426A"/>
    <w:rsid w:val="004B7A82"/>
    <w:rsid w:val="004C0B1E"/>
    <w:rsid w:val="004C0E50"/>
    <w:rsid w:val="004C1836"/>
    <w:rsid w:val="004C2588"/>
    <w:rsid w:val="004C3A67"/>
    <w:rsid w:val="004C3EA6"/>
    <w:rsid w:val="004C4130"/>
    <w:rsid w:val="004C4828"/>
    <w:rsid w:val="004C55C6"/>
    <w:rsid w:val="004C5B8F"/>
    <w:rsid w:val="004C5BD7"/>
    <w:rsid w:val="004C6698"/>
    <w:rsid w:val="004D0E98"/>
    <w:rsid w:val="004D105C"/>
    <w:rsid w:val="004D40C5"/>
    <w:rsid w:val="004D7216"/>
    <w:rsid w:val="004E232E"/>
    <w:rsid w:val="004E2F7B"/>
    <w:rsid w:val="004E3264"/>
    <w:rsid w:val="004E435B"/>
    <w:rsid w:val="004E5030"/>
    <w:rsid w:val="004E5DAF"/>
    <w:rsid w:val="004E5E97"/>
    <w:rsid w:val="004E7E50"/>
    <w:rsid w:val="004F21A3"/>
    <w:rsid w:val="004F2689"/>
    <w:rsid w:val="004F36E3"/>
    <w:rsid w:val="004F5078"/>
    <w:rsid w:val="004F64FE"/>
    <w:rsid w:val="004F6B85"/>
    <w:rsid w:val="004F7DEE"/>
    <w:rsid w:val="00500BEC"/>
    <w:rsid w:val="00501779"/>
    <w:rsid w:val="00501CDC"/>
    <w:rsid w:val="00502484"/>
    <w:rsid w:val="00502A3B"/>
    <w:rsid w:val="005035FA"/>
    <w:rsid w:val="00503D08"/>
    <w:rsid w:val="005043DE"/>
    <w:rsid w:val="00504662"/>
    <w:rsid w:val="00504F4F"/>
    <w:rsid w:val="00506688"/>
    <w:rsid w:val="0051048A"/>
    <w:rsid w:val="005112DA"/>
    <w:rsid w:val="005116E3"/>
    <w:rsid w:val="005156A3"/>
    <w:rsid w:val="00515C54"/>
    <w:rsid w:val="00515DD3"/>
    <w:rsid w:val="00516E89"/>
    <w:rsid w:val="00520728"/>
    <w:rsid w:val="005210B0"/>
    <w:rsid w:val="0052287C"/>
    <w:rsid w:val="005228EF"/>
    <w:rsid w:val="0052346A"/>
    <w:rsid w:val="005240F2"/>
    <w:rsid w:val="00524525"/>
    <w:rsid w:val="0052487C"/>
    <w:rsid w:val="00525681"/>
    <w:rsid w:val="00525D8F"/>
    <w:rsid w:val="00527164"/>
    <w:rsid w:val="00530218"/>
    <w:rsid w:val="005333F3"/>
    <w:rsid w:val="0053493C"/>
    <w:rsid w:val="00534AA2"/>
    <w:rsid w:val="0053518C"/>
    <w:rsid w:val="00535207"/>
    <w:rsid w:val="005354B0"/>
    <w:rsid w:val="00535B8B"/>
    <w:rsid w:val="005369C2"/>
    <w:rsid w:val="00536BC3"/>
    <w:rsid w:val="00541032"/>
    <w:rsid w:val="00541395"/>
    <w:rsid w:val="005424C0"/>
    <w:rsid w:val="00542A11"/>
    <w:rsid w:val="00542D50"/>
    <w:rsid w:val="00542E33"/>
    <w:rsid w:val="00543D42"/>
    <w:rsid w:val="0054408D"/>
    <w:rsid w:val="00545590"/>
    <w:rsid w:val="005455DA"/>
    <w:rsid w:val="00545F57"/>
    <w:rsid w:val="0054665B"/>
    <w:rsid w:val="0054711F"/>
    <w:rsid w:val="0055091F"/>
    <w:rsid w:val="0055097E"/>
    <w:rsid w:val="005526EF"/>
    <w:rsid w:val="00552985"/>
    <w:rsid w:val="00553634"/>
    <w:rsid w:val="005537C8"/>
    <w:rsid w:val="0055504D"/>
    <w:rsid w:val="00555E2B"/>
    <w:rsid w:val="00556294"/>
    <w:rsid w:val="00557FA8"/>
    <w:rsid w:val="00561CCE"/>
    <w:rsid w:val="00561D05"/>
    <w:rsid w:val="0056287C"/>
    <w:rsid w:val="00562961"/>
    <w:rsid w:val="005637B2"/>
    <w:rsid w:val="00565C2F"/>
    <w:rsid w:val="00567124"/>
    <w:rsid w:val="005717B3"/>
    <w:rsid w:val="00571C1A"/>
    <w:rsid w:val="00571D36"/>
    <w:rsid w:val="00573600"/>
    <w:rsid w:val="0057625E"/>
    <w:rsid w:val="00576479"/>
    <w:rsid w:val="00577A0D"/>
    <w:rsid w:val="005809BA"/>
    <w:rsid w:val="00580B76"/>
    <w:rsid w:val="005819E2"/>
    <w:rsid w:val="00582832"/>
    <w:rsid w:val="00583757"/>
    <w:rsid w:val="00583A36"/>
    <w:rsid w:val="00584677"/>
    <w:rsid w:val="00584C78"/>
    <w:rsid w:val="00586413"/>
    <w:rsid w:val="00586868"/>
    <w:rsid w:val="005869CB"/>
    <w:rsid w:val="0058783A"/>
    <w:rsid w:val="00587C87"/>
    <w:rsid w:val="0059034D"/>
    <w:rsid w:val="0059068D"/>
    <w:rsid w:val="0059106C"/>
    <w:rsid w:val="00592379"/>
    <w:rsid w:val="00592F19"/>
    <w:rsid w:val="005930C7"/>
    <w:rsid w:val="0059334D"/>
    <w:rsid w:val="00593DC8"/>
    <w:rsid w:val="00593EB2"/>
    <w:rsid w:val="0059430F"/>
    <w:rsid w:val="00594B9E"/>
    <w:rsid w:val="005961FB"/>
    <w:rsid w:val="00596695"/>
    <w:rsid w:val="005A06F7"/>
    <w:rsid w:val="005A14D3"/>
    <w:rsid w:val="005A1E60"/>
    <w:rsid w:val="005A40EA"/>
    <w:rsid w:val="005A6CB7"/>
    <w:rsid w:val="005A74A0"/>
    <w:rsid w:val="005B0878"/>
    <w:rsid w:val="005B1600"/>
    <w:rsid w:val="005B28D5"/>
    <w:rsid w:val="005B2937"/>
    <w:rsid w:val="005B2AFE"/>
    <w:rsid w:val="005B2D22"/>
    <w:rsid w:val="005B337E"/>
    <w:rsid w:val="005B3AD0"/>
    <w:rsid w:val="005B3B09"/>
    <w:rsid w:val="005B42AB"/>
    <w:rsid w:val="005B4A14"/>
    <w:rsid w:val="005B59C1"/>
    <w:rsid w:val="005B5FAB"/>
    <w:rsid w:val="005B7006"/>
    <w:rsid w:val="005B7088"/>
    <w:rsid w:val="005B74DA"/>
    <w:rsid w:val="005B7995"/>
    <w:rsid w:val="005C13C8"/>
    <w:rsid w:val="005C2C8E"/>
    <w:rsid w:val="005C322F"/>
    <w:rsid w:val="005C3EA0"/>
    <w:rsid w:val="005C42EB"/>
    <w:rsid w:val="005C4CC1"/>
    <w:rsid w:val="005D01AA"/>
    <w:rsid w:val="005D04C5"/>
    <w:rsid w:val="005D0DEC"/>
    <w:rsid w:val="005D0EAA"/>
    <w:rsid w:val="005D14DF"/>
    <w:rsid w:val="005D236F"/>
    <w:rsid w:val="005D2A92"/>
    <w:rsid w:val="005D4D6B"/>
    <w:rsid w:val="005D6F09"/>
    <w:rsid w:val="005D78C1"/>
    <w:rsid w:val="005D7D21"/>
    <w:rsid w:val="005D7DF9"/>
    <w:rsid w:val="005D7F5A"/>
    <w:rsid w:val="005E0E72"/>
    <w:rsid w:val="005E12A0"/>
    <w:rsid w:val="005E3C0B"/>
    <w:rsid w:val="005F02FD"/>
    <w:rsid w:val="005F0D1A"/>
    <w:rsid w:val="005F1988"/>
    <w:rsid w:val="005F448B"/>
    <w:rsid w:val="00600FD1"/>
    <w:rsid w:val="00602F7D"/>
    <w:rsid w:val="00602FC4"/>
    <w:rsid w:val="00603A5A"/>
    <w:rsid w:val="00603AF1"/>
    <w:rsid w:val="00604585"/>
    <w:rsid w:val="00604C03"/>
    <w:rsid w:val="006059E4"/>
    <w:rsid w:val="006103B0"/>
    <w:rsid w:val="00613375"/>
    <w:rsid w:val="0061467C"/>
    <w:rsid w:val="00617059"/>
    <w:rsid w:val="006174B3"/>
    <w:rsid w:val="00620481"/>
    <w:rsid w:val="0062049D"/>
    <w:rsid w:val="00620A14"/>
    <w:rsid w:val="00620FD9"/>
    <w:rsid w:val="00621F57"/>
    <w:rsid w:val="00623528"/>
    <w:rsid w:val="00623B17"/>
    <w:rsid w:val="00623C2B"/>
    <w:rsid w:val="00625CFA"/>
    <w:rsid w:val="00627794"/>
    <w:rsid w:val="00627D8A"/>
    <w:rsid w:val="006301CA"/>
    <w:rsid w:val="006303E5"/>
    <w:rsid w:val="0063260F"/>
    <w:rsid w:val="00632EF3"/>
    <w:rsid w:val="00634718"/>
    <w:rsid w:val="00634721"/>
    <w:rsid w:val="0063589D"/>
    <w:rsid w:val="00636E34"/>
    <w:rsid w:val="006409E6"/>
    <w:rsid w:val="00640E3D"/>
    <w:rsid w:val="006428EE"/>
    <w:rsid w:val="00642AB9"/>
    <w:rsid w:val="00642F38"/>
    <w:rsid w:val="00643AB8"/>
    <w:rsid w:val="0064432F"/>
    <w:rsid w:val="006453AF"/>
    <w:rsid w:val="00645E23"/>
    <w:rsid w:val="006462E8"/>
    <w:rsid w:val="00647709"/>
    <w:rsid w:val="00650292"/>
    <w:rsid w:val="00650657"/>
    <w:rsid w:val="00652626"/>
    <w:rsid w:val="00654507"/>
    <w:rsid w:val="00654519"/>
    <w:rsid w:val="00656EC8"/>
    <w:rsid w:val="00656FE2"/>
    <w:rsid w:val="00661B95"/>
    <w:rsid w:val="00662592"/>
    <w:rsid w:val="00663297"/>
    <w:rsid w:val="00664081"/>
    <w:rsid w:val="006640D2"/>
    <w:rsid w:val="00665357"/>
    <w:rsid w:val="00665429"/>
    <w:rsid w:val="00665A85"/>
    <w:rsid w:val="00666455"/>
    <w:rsid w:val="0066772B"/>
    <w:rsid w:val="006707EC"/>
    <w:rsid w:val="0067086C"/>
    <w:rsid w:val="006724BC"/>
    <w:rsid w:val="006745E3"/>
    <w:rsid w:val="0067489F"/>
    <w:rsid w:val="0067531D"/>
    <w:rsid w:val="00677714"/>
    <w:rsid w:val="0068025E"/>
    <w:rsid w:val="006822C3"/>
    <w:rsid w:val="006834E2"/>
    <w:rsid w:val="00683C9B"/>
    <w:rsid w:val="006848C6"/>
    <w:rsid w:val="00684D66"/>
    <w:rsid w:val="006854E6"/>
    <w:rsid w:val="006855D5"/>
    <w:rsid w:val="00685EA5"/>
    <w:rsid w:val="00687288"/>
    <w:rsid w:val="00690770"/>
    <w:rsid w:val="00692B28"/>
    <w:rsid w:val="00692F90"/>
    <w:rsid w:val="006931A5"/>
    <w:rsid w:val="00693542"/>
    <w:rsid w:val="006940F9"/>
    <w:rsid w:val="00694527"/>
    <w:rsid w:val="006945E1"/>
    <w:rsid w:val="00694E0F"/>
    <w:rsid w:val="006A0562"/>
    <w:rsid w:val="006A2148"/>
    <w:rsid w:val="006A34AC"/>
    <w:rsid w:val="006A46A9"/>
    <w:rsid w:val="006A4C12"/>
    <w:rsid w:val="006A4D90"/>
    <w:rsid w:val="006A57FA"/>
    <w:rsid w:val="006A5AEB"/>
    <w:rsid w:val="006A5E28"/>
    <w:rsid w:val="006B1445"/>
    <w:rsid w:val="006B145D"/>
    <w:rsid w:val="006B181C"/>
    <w:rsid w:val="006B2C94"/>
    <w:rsid w:val="006B3A3F"/>
    <w:rsid w:val="006B41E5"/>
    <w:rsid w:val="006B47F9"/>
    <w:rsid w:val="006B4BE0"/>
    <w:rsid w:val="006B6DE2"/>
    <w:rsid w:val="006B7760"/>
    <w:rsid w:val="006B79AE"/>
    <w:rsid w:val="006C032B"/>
    <w:rsid w:val="006C191A"/>
    <w:rsid w:val="006C359F"/>
    <w:rsid w:val="006C5E13"/>
    <w:rsid w:val="006C6D1C"/>
    <w:rsid w:val="006C6D36"/>
    <w:rsid w:val="006C6E8C"/>
    <w:rsid w:val="006C6FFE"/>
    <w:rsid w:val="006C7465"/>
    <w:rsid w:val="006C7E8B"/>
    <w:rsid w:val="006D057A"/>
    <w:rsid w:val="006D0604"/>
    <w:rsid w:val="006D0C01"/>
    <w:rsid w:val="006D21BF"/>
    <w:rsid w:val="006D30A6"/>
    <w:rsid w:val="006D3DD3"/>
    <w:rsid w:val="006D3EDA"/>
    <w:rsid w:val="006D5903"/>
    <w:rsid w:val="006D6B40"/>
    <w:rsid w:val="006D6F44"/>
    <w:rsid w:val="006D7902"/>
    <w:rsid w:val="006E1544"/>
    <w:rsid w:val="006E2E18"/>
    <w:rsid w:val="006E32D3"/>
    <w:rsid w:val="006E3B46"/>
    <w:rsid w:val="006E4B43"/>
    <w:rsid w:val="006E4B6D"/>
    <w:rsid w:val="006E52DB"/>
    <w:rsid w:val="006E56FE"/>
    <w:rsid w:val="006E60FC"/>
    <w:rsid w:val="006E624E"/>
    <w:rsid w:val="006E692C"/>
    <w:rsid w:val="006F015B"/>
    <w:rsid w:val="006F132D"/>
    <w:rsid w:val="006F21BC"/>
    <w:rsid w:val="006F2307"/>
    <w:rsid w:val="006F311E"/>
    <w:rsid w:val="006F3A78"/>
    <w:rsid w:val="006F48CF"/>
    <w:rsid w:val="006F598A"/>
    <w:rsid w:val="006F7973"/>
    <w:rsid w:val="007008AA"/>
    <w:rsid w:val="00702CF3"/>
    <w:rsid w:val="007043F6"/>
    <w:rsid w:val="00705E80"/>
    <w:rsid w:val="00706683"/>
    <w:rsid w:val="007067E6"/>
    <w:rsid w:val="00707BB8"/>
    <w:rsid w:val="0071066C"/>
    <w:rsid w:val="00710F5C"/>
    <w:rsid w:val="00711C02"/>
    <w:rsid w:val="00714D7F"/>
    <w:rsid w:val="00715362"/>
    <w:rsid w:val="007177E4"/>
    <w:rsid w:val="007212EB"/>
    <w:rsid w:val="00721C17"/>
    <w:rsid w:val="00721F24"/>
    <w:rsid w:val="0072247E"/>
    <w:rsid w:val="0072301D"/>
    <w:rsid w:val="007237D4"/>
    <w:rsid w:val="0072597E"/>
    <w:rsid w:val="00727EAE"/>
    <w:rsid w:val="00727F0E"/>
    <w:rsid w:val="00730266"/>
    <w:rsid w:val="00732523"/>
    <w:rsid w:val="00732814"/>
    <w:rsid w:val="00733BAF"/>
    <w:rsid w:val="00734829"/>
    <w:rsid w:val="0073667D"/>
    <w:rsid w:val="00736870"/>
    <w:rsid w:val="00737C56"/>
    <w:rsid w:val="00737FE4"/>
    <w:rsid w:val="007408BD"/>
    <w:rsid w:val="00741801"/>
    <w:rsid w:val="00742AC9"/>
    <w:rsid w:val="00742F4A"/>
    <w:rsid w:val="00743F6A"/>
    <w:rsid w:val="007440EA"/>
    <w:rsid w:val="00744545"/>
    <w:rsid w:val="00744616"/>
    <w:rsid w:val="0074500A"/>
    <w:rsid w:val="007460B5"/>
    <w:rsid w:val="00746491"/>
    <w:rsid w:val="00750897"/>
    <w:rsid w:val="007518FA"/>
    <w:rsid w:val="00751E2F"/>
    <w:rsid w:val="00751F77"/>
    <w:rsid w:val="00752A46"/>
    <w:rsid w:val="0075410E"/>
    <w:rsid w:val="00754826"/>
    <w:rsid w:val="0075606C"/>
    <w:rsid w:val="0075651D"/>
    <w:rsid w:val="00757DD0"/>
    <w:rsid w:val="0076291B"/>
    <w:rsid w:val="00762AD5"/>
    <w:rsid w:val="0076318C"/>
    <w:rsid w:val="00764AC2"/>
    <w:rsid w:val="00766B03"/>
    <w:rsid w:val="007729E1"/>
    <w:rsid w:val="0077611D"/>
    <w:rsid w:val="00781AEE"/>
    <w:rsid w:val="007830AA"/>
    <w:rsid w:val="007839F3"/>
    <w:rsid w:val="00783D98"/>
    <w:rsid w:val="007841C7"/>
    <w:rsid w:val="007846DC"/>
    <w:rsid w:val="0078548D"/>
    <w:rsid w:val="0078663C"/>
    <w:rsid w:val="007870D7"/>
    <w:rsid w:val="00787260"/>
    <w:rsid w:val="00787979"/>
    <w:rsid w:val="00790EA2"/>
    <w:rsid w:val="00791172"/>
    <w:rsid w:val="007923CA"/>
    <w:rsid w:val="007926A3"/>
    <w:rsid w:val="007937A2"/>
    <w:rsid w:val="00793F71"/>
    <w:rsid w:val="00794919"/>
    <w:rsid w:val="00795B89"/>
    <w:rsid w:val="007A04B8"/>
    <w:rsid w:val="007A06BC"/>
    <w:rsid w:val="007A1476"/>
    <w:rsid w:val="007A16CD"/>
    <w:rsid w:val="007A1F37"/>
    <w:rsid w:val="007A2335"/>
    <w:rsid w:val="007A339E"/>
    <w:rsid w:val="007A3DB2"/>
    <w:rsid w:val="007A4162"/>
    <w:rsid w:val="007A428C"/>
    <w:rsid w:val="007A4EE1"/>
    <w:rsid w:val="007A5867"/>
    <w:rsid w:val="007A5F8D"/>
    <w:rsid w:val="007A6945"/>
    <w:rsid w:val="007A776B"/>
    <w:rsid w:val="007A7AFE"/>
    <w:rsid w:val="007B0FCA"/>
    <w:rsid w:val="007B113B"/>
    <w:rsid w:val="007B2E66"/>
    <w:rsid w:val="007B50EC"/>
    <w:rsid w:val="007B78B9"/>
    <w:rsid w:val="007C0330"/>
    <w:rsid w:val="007C189B"/>
    <w:rsid w:val="007C27FA"/>
    <w:rsid w:val="007C2959"/>
    <w:rsid w:val="007C2A58"/>
    <w:rsid w:val="007C2E4E"/>
    <w:rsid w:val="007C304F"/>
    <w:rsid w:val="007C3DFE"/>
    <w:rsid w:val="007C4ED5"/>
    <w:rsid w:val="007C5984"/>
    <w:rsid w:val="007C63E5"/>
    <w:rsid w:val="007C7E80"/>
    <w:rsid w:val="007D0807"/>
    <w:rsid w:val="007D0901"/>
    <w:rsid w:val="007D1CD5"/>
    <w:rsid w:val="007D25D1"/>
    <w:rsid w:val="007D2E7F"/>
    <w:rsid w:val="007D2F5D"/>
    <w:rsid w:val="007D3A37"/>
    <w:rsid w:val="007E03F3"/>
    <w:rsid w:val="007E0A52"/>
    <w:rsid w:val="007E1B78"/>
    <w:rsid w:val="007E2493"/>
    <w:rsid w:val="007E2DCC"/>
    <w:rsid w:val="007E42B3"/>
    <w:rsid w:val="007E5426"/>
    <w:rsid w:val="007E55DA"/>
    <w:rsid w:val="007E5726"/>
    <w:rsid w:val="007E7983"/>
    <w:rsid w:val="007E7BEA"/>
    <w:rsid w:val="007F060C"/>
    <w:rsid w:val="007F24C2"/>
    <w:rsid w:val="007F28A6"/>
    <w:rsid w:val="007F28BD"/>
    <w:rsid w:val="007F2A95"/>
    <w:rsid w:val="007F3441"/>
    <w:rsid w:val="007F34F2"/>
    <w:rsid w:val="007F4599"/>
    <w:rsid w:val="007F492F"/>
    <w:rsid w:val="007F494D"/>
    <w:rsid w:val="007F4A70"/>
    <w:rsid w:val="007F6EEE"/>
    <w:rsid w:val="007F738B"/>
    <w:rsid w:val="007F7473"/>
    <w:rsid w:val="00800201"/>
    <w:rsid w:val="008023A6"/>
    <w:rsid w:val="00803E33"/>
    <w:rsid w:val="00804F61"/>
    <w:rsid w:val="00812B3F"/>
    <w:rsid w:val="0081337F"/>
    <w:rsid w:val="00813729"/>
    <w:rsid w:val="00814EC1"/>
    <w:rsid w:val="00815EB6"/>
    <w:rsid w:val="00816031"/>
    <w:rsid w:val="00816157"/>
    <w:rsid w:val="00817293"/>
    <w:rsid w:val="00817425"/>
    <w:rsid w:val="0081759C"/>
    <w:rsid w:val="00820658"/>
    <w:rsid w:val="00820BF6"/>
    <w:rsid w:val="008211E2"/>
    <w:rsid w:val="0082179E"/>
    <w:rsid w:val="00822B2A"/>
    <w:rsid w:val="008238C7"/>
    <w:rsid w:val="008242D7"/>
    <w:rsid w:val="0082587D"/>
    <w:rsid w:val="00826602"/>
    <w:rsid w:val="0083084E"/>
    <w:rsid w:val="008309F6"/>
    <w:rsid w:val="008310F1"/>
    <w:rsid w:val="00831836"/>
    <w:rsid w:val="00831A7A"/>
    <w:rsid w:val="00832D70"/>
    <w:rsid w:val="008344A5"/>
    <w:rsid w:val="008344CF"/>
    <w:rsid w:val="00835627"/>
    <w:rsid w:val="00835B41"/>
    <w:rsid w:val="00836EC7"/>
    <w:rsid w:val="0083708B"/>
    <w:rsid w:val="00837248"/>
    <w:rsid w:val="00837265"/>
    <w:rsid w:val="00837F76"/>
    <w:rsid w:val="00840A1C"/>
    <w:rsid w:val="0084259D"/>
    <w:rsid w:val="00842974"/>
    <w:rsid w:val="0084297B"/>
    <w:rsid w:val="00844218"/>
    <w:rsid w:val="00844D03"/>
    <w:rsid w:val="00844D1F"/>
    <w:rsid w:val="0084618B"/>
    <w:rsid w:val="00847357"/>
    <w:rsid w:val="00847EFB"/>
    <w:rsid w:val="00850757"/>
    <w:rsid w:val="00851494"/>
    <w:rsid w:val="0085168F"/>
    <w:rsid w:val="00852C76"/>
    <w:rsid w:val="008531A7"/>
    <w:rsid w:val="00853639"/>
    <w:rsid w:val="008536EE"/>
    <w:rsid w:val="00853872"/>
    <w:rsid w:val="00854287"/>
    <w:rsid w:val="00854D3F"/>
    <w:rsid w:val="00854DF5"/>
    <w:rsid w:val="0085546A"/>
    <w:rsid w:val="008557AB"/>
    <w:rsid w:val="00856119"/>
    <w:rsid w:val="0085782C"/>
    <w:rsid w:val="00860AA5"/>
    <w:rsid w:val="008617DF"/>
    <w:rsid w:val="0086452A"/>
    <w:rsid w:val="00866153"/>
    <w:rsid w:val="0086628F"/>
    <w:rsid w:val="008667AE"/>
    <w:rsid w:val="00866DAE"/>
    <w:rsid w:val="008678C9"/>
    <w:rsid w:val="0087172F"/>
    <w:rsid w:val="008737B9"/>
    <w:rsid w:val="008740AD"/>
    <w:rsid w:val="00874FD7"/>
    <w:rsid w:val="0087675B"/>
    <w:rsid w:val="00876EAA"/>
    <w:rsid w:val="00880AF3"/>
    <w:rsid w:val="008812F6"/>
    <w:rsid w:val="008814E3"/>
    <w:rsid w:val="00882250"/>
    <w:rsid w:val="0088261D"/>
    <w:rsid w:val="0088281F"/>
    <w:rsid w:val="00884441"/>
    <w:rsid w:val="00885253"/>
    <w:rsid w:val="0088579A"/>
    <w:rsid w:val="008862AA"/>
    <w:rsid w:val="008872C5"/>
    <w:rsid w:val="008901C3"/>
    <w:rsid w:val="0089238D"/>
    <w:rsid w:val="008924EE"/>
    <w:rsid w:val="008925B7"/>
    <w:rsid w:val="0089354E"/>
    <w:rsid w:val="00894254"/>
    <w:rsid w:val="00894427"/>
    <w:rsid w:val="008A033A"/>
    <w:rsid w:val="008A2F21"/>
    <w:rsid w:val="008A2F25"/>
    <w:rsid w:val="008A301C"/>
    <w:rsid w:val="008A3518"/>
    <w:rsid w:val="008A50AC"/>
    <w:rsid w:val="008B4689"/>
    <w:rsid w:val="008B599C"/>
    <w:rsid w:val="008B6416"/>
    <w:rsid w:val="008B671B"/>
    <w:rsid w:val="008B6D26"/>
    <w:rsid w:val="008B793C"/>
    <w:rsid w:val="008C0C7D"/>
    <w:rsid w:val="008C4AFD"/>
    <w:rsid w:val="008C7800"/>
    <w:rsid w:val="008C792F"/>
    <w:rsid w:val="008C7FA7"/>
    <w:rsid w:val="008D09CA"/>
    <w:rsid w:val="008D0FC3"/>
    <w:rsid w:val="008D17C1"/>
    <w:rsid w:val="008D2AFA"/>
    <w:rsid w:val="008D51EC"/>
    <w:rsid w:val="008D59F7"/>
    <w:rsid w:val="008D5DC0"/>
    <w:rsid w:val="008D634E"/>
    <w:rsid w:val="008E00A1"/>
    <w:rsid w:val="008E345A"/>
    <w:rsid w:val="008E4556"/>
    <w:rsid w:val="008E4A54"/>
    <w:rsid w:val="008E66E0"/>
    <w:rsid w:val="008F0142"/>
    <w:rsid w:val="008F17C7"/>
    <w:rsid w:val="008F188F"/>
    <w:rsid w:val="008F2323"/>
    <w:rsid w:val="008F25B3"/>
    <w:rsid w:val="008F29A0"/>
    <w:rsid w:val="008F3041"/>
    <w:rsid w:val="008F3785"/>
    <w:rsid w:val="008F5164"/>
    <w:rsid w:val="008F583C"/>
    <w:rsid w:val="008F6424"/>
    <w:rsid w:val="008F773E"/>
    <w:rsid w:val="0090004A"/>
    <w:rsid w:val="00900356"/>
    <w:rsid w:val="009012F8"/>
    <w:rsid w:val="00902467"/>
    <w:rsid w:val="00904E5C"/>
    <w:rsid w:val="00905172"/>
    <w:rsid w:val="00905217"/>
    <w:rsid w:val="00905F22"/>
    <w:rsid w:val="00905FFF"/>
    <w:rsid w:val="00906032"/>
    <w:rsid w:val="0090624F"/>
    <w:rsid w:val="009065DB"/>
    <w:rsid w:val="0090776F"/>
    <w:rsid w:val="00910043"/>
    <w:rsid w:val="0091184A"/>
    <w:rsid w:val="0091200E"/>
    <w:rsid w:val="00912C51"/>
    <w:rsid w:val="00913FA6"/>
    <w:rsid w:val="00914855"/>
    <w:rsid w:val="009156B8"/>
    <w:rsid w:val="00917B56"/>
    <w:rsid w:val="00922062"/>
    <w:rsid w:val="00922B6A"/>
    <w:rsid w:val="00924968"/>
    <w:rsid w:val="00924AD6"/>
    <w:rsid w:val="00926839"/>
    <w:rsid w:val="00927E16"/>
    <w:rsid w:val="009307CC"/>
    <w:rsid w:val="00931379"/>
    <w:rsid w:val="00933FAA"/>
    <w:rsid w:val="00934177"/>
    <w:rsid w:val="00934383"/>
    <w:rsid w:val="00936BDC"/>
    <w:rsid w:val="00936E92"/>
    <w:rsid w:val="00940C26"/>
    <w:rsid w:val="00941190"/>
    <w:rsid w:val="009412D8"/>
    <w:rsid w:val="009418A2"/>
    <w:rsid w:val="009423DC"/>
    <w:rsid w:val="0094317E"/>
    <w:rsid w:val="009439F0"/>
    <w:rsid w:val="00944817"/>
    <w:rsid w:val="00945C94"/>
    <w:rsid w:val="00946A18"/>
    <w:rsid w:val="00947165"/>
    <w:rsid w:val="00950661"/>
    <w:rsid w:val="00950C19"/>
    <w:rsid w:val="00952391"/>
    <w:rsid w:val="00952DF9"/>
    <w:rsid w:val="00952E10"/>
    <w:rsid w:val="0095468D"/>
    <w:rsid w:val="009572AD"/>
    <w:rsid w:val="00960339"/>
    <w:rsid w:val="00960B41"/>
    <w:rsid w:val="0096152B"/>
    <w:rsid w:val="009623DB"/>
    <w:rsid w:val="00962BBB"/>
    <w:rsid w:val="00962C56"/>
    <w:rsid w:val="0096326F"/>
    <w:rsid w:val="00963BED"/>
    <w:rsid w:val="00963F23"/>
    <w:rsid w:val="00965273"/>
    <w:rsid w:val="00965600"/>
    <w:rsid w:val="00970BBF"/>
    <w:rsid w:val="00971E51"/>
    <w:rsid w:val="00971F8D"/>
    <w:rsid w:val="00972380"/>
    <w:rsid w:val="00972672"/>
    <w:rsid w:val="0097289E"/>
    <w:rsid w:val="00972968"/>
    <w:rsid w:val="00972E6B"/>
    <w:rsid w:val="009736B6"/>
    <w:rsid w:val="00973984"/>
    <w:rsid w:val="00973A2E"/>
    <w:rsid w:val="009751E5"/>
    <w:rsid w:val="00976350"/>
    <w:rsid w:val="0097647A"/>
    <w:rsid w:val="00977544"/>
    <w:rsid w:val="009777AF"/>
    <w:rsid w:val="00977A89"/>
    <w:rsid w:val="00977B68"/>
    <w:rsid w:val="00980810"/>
    <w:rsid w:val="00983CF9"/>
    <w:rsid w:val="009843F7"/>
    <w:rsid w:val="009854A0"/>
    <w:rsid w:val="009857E5"/>
    <w:rsid w:val="00985859"/>
    <w:rsid w:val="00985CBA"/>
    <w:rsid w:val="00985E80"/>
    <w:rsid w:val="00986A0B"/>
    <w:rsid w:val="0098750C"/>
    <w:rsid w:val="00987E4A"/>
    <w:rsid w:val="009903E1"/>
    <w:rsid w:val="00990CF1"/>
    <w:rsid w:val="00991EC7"/>
    <w:rsid w:val="00992749"/>
    <w:rsid w:val="00992766"/>
    <w:rsid w:val="0099301F"/>
    <w:rsid w:val="0099455E"/>
    <w:rsid w:val="00994A7F"/>
    <w:rsid w:val="009959B4"/>
    <w:rsid w:val="009969E3"/>
    <w:rsid w:val="009A02D2"/>
    <w:rsid w:val="009A0CB6"/>
    <w:rsid w:val="009A0E6F"/>
    <w:rsid w:val="009A48EC"/>
    <w:rsid w:val="009A5274"/>
    <w:rsid w:val="009A53AD"/>
    <w:rsid w:val="009A541D"/>
    <w:rsid w:val="009A6BB4"/>
    <w:rsid w:val="009B0730"/>
    <w:rsid w:val="009B1407"/>
    <w:rsid w:val="009B2115"/>
    <w:rsid w:val="009B3605"/>
    <w:rsid w:val="009B37B5"/>
    <w:rsid w:val="009B3F20"/>
    <w:rsid w:val="009B4B4E"/>
    <w:rsid w:val="009B6A99"/>
    <w:rsid w:val="009B71D3"/>
    <w:rsid w:val="009C074C"/>
    <w:rsid w:val="009C12FB"/>
    <w:rsid w:val="009C1693"/>
    <w:rsid w:val="009C3190"/>
    <w:rsid w:val="009C3BFB"/>
    <w:rsid w:val="009C41F3"/>
    <w:rsid w:val="009C42A5"/>
    <w:rsid w:val="009C53F1"/>
    <w:rsid w:val="009C5946"/>
    <w:rsid w:val="009C6001"/>
    <w:rsid w:val="009C6F1D"/>
    <w:rsid w:val="009C6F48"/>
    <w:rsid w:val="009C7A8B"/>
    <w:rsid w:val="009C7B78"/>
    <w:rsid w:val="009D36B3"/>
    <w:rsid w:val="009D4923"/>
    <w:rsid w:val="009D69E8"/>
    <w:rsid w:val="009D7544"/>
    <w:rsid w:val="009D7FCD"/>
    <w:rsid w:val="009E0A2A"/>
    <w:rsid w:val="009E101D"/>
    <w:rsid w:val="009E1CDC"/>
    <w:rsid w:val="009E1F9B"/>
    <w:rsid w:val="009E3E45"/>
    <w:rsid w:val="009E3FF1"/>
    <w:rsid w:val="009E4BCE"/>
    <w:rsid w:val="009E4EA7"/>
    <w:rsid w:val="009E4F61"/>
    <w:rsid w:val="009E504A"/>
    <w:rsid w:val="009E6038"/>
    <w:rsid w:val="009E7E0B"/>
    <w:rsid w:val="009F027F"/>
    <w:rsid w:val="009F07B2"/>
    <w:rsid w:val="009F0B1A"/>
    <w:rsid w:val="009F0CFE"/>
    <w:rsid w:val="009F1DD9"/>
    <w:rsid w:val="009F1F42"/>
    <w:rsid w:val="009F2204"/>
    <w:rsid w:val="009F2ABF"/>
    <w:rsid w:val="009F39A3"/>
    <w:rsid w:val="009F3D4B"/>
    <w:rsid w:val="009F3F57"/>
    <w:rsid w:val="009F3FD1"/>
    <w:rsid w:val="009F4A1A"/>
    <w:rsid w:val="009F5F52"/>
    <w:rsid w:val="009F658A"/>
    <w:rsid w:val="00A013CA"/>
    <w:rsid w:val="00A01E6F"/>
    <w:rsid w:val="00A03425"/>
    <w:rsid w:val="00A03483"/>
    <w:rsid w:val="00A055A3"/>
    <w:rsid w:val="00A0646D"/>
    <w:rsid w:val="00A06702"/>
    <w:rsid w:val="00A07C16"/>
    <w:rsid w:val="00A07EF0"/>
    <w:rsid w:val="00A1175B"/>
    <w:rsid w:val="00A140AE"/>
    <w:rsid w:val="00A1519D"/>
    <w:rsid w:val="00A15280"/>
    <w:rsid w:val="00A15942"/>
    <w:rsid w:val="00A16AFC"/>
    <w:rsid w:val="00A16FE7"/>
    <w:rsid w:val="00A172B3"/>
    <w:rsid w:val="00A209EE"/>
    <w:rsid w:val="00A21184"/>
    <w:rsid w:val="00A21259"/>
    <w:rsid w:val="00A219AC"/>
    <w:rsid w:val="00A23945"/>
    <w:rsid w:val="00A23A2C"/>
    <w:rsid w:val="00A262D9"/>
    <w:rsid w:val="00A26878"/>
    <w:rsid w:val="00A31478"/>
    <w:rsid w:val="00A3172E"/>
    <w:rsid w:val="00A31F65"/>
    <w:rsid w:val="00A33C7F"/>
    <w:rsid w:val="00A367F7"/>
    <w:rsid w:val="00A372AB"/>
    <w:rsid w:val="00A406DD"/>
    <w:rsid w:val="00A40ED0"/>
    <w:rsid w:val="00A418B0"/>
    <w:rsid w:val="00A42387"/>
    <w:rsid w:val="00A433D4"/>
    <w:rsid w:val="00A43668"/>
    <w:rsid w:val="00A4368A"/>
    <w:rsid w:val="00A45902"/>
    <w:rsid w:val="00A45968"/>
    <w:rsid w:val="00A461A6"/>
    <w:rsid w:val="00A46461"/>
    <w:rsid w:val="00A478FE"/>
    <w:rsid w:val="00A515FE"/>
    <w:rsid w:val="00A53625"/>
    <w:rsid w:val="00A543A2"/>
    <w:rsid w:val="00A562F2"/>
    <w:rsid w:val="00A56F4C"/>
    <w:rsid w:val="00A61718"/>
    <w:rsid w:val="00A6205B"/>
    <w:rsid w:val="00A63B72"/>
    <w:rsid w:val="00A641EF"/>
    <w:rsid w:val="00A654E2"/>
    <w:rsid w:val="00A66D45"/>
    <w:rsid w:val="00A6709D"/>
    <w:rsid w:val="00A67293"/>
    <w:rsid w:val="00A700C6"/>
    <w:rsid w:val="00A70CD4"/>
    <w:rsid w:val="00A7331C"/>
    <w:rsid w:val="00A7392A"/>
    <w:rsid w:val="00A74D73"/>
    <w:rsid w:val="00A74E7B"/>
    <w:rsid w:val="00A76826"/>
    <w:rsid w:val="00A76CCD"/>
    <w:rsid w:val="00A804B1"/>
    <w:rsid w:val="00A80D73"/>
    <w:rsid w:val="00A8112A"/>
    <w:rsid w:val="00A814D9"/>
    <w:rsid w:val="00A83179"/>
    <w:rsid w:val="00A83954"/>
    <w:rsid w:val="00A83DD2"/>
    <w:rsid w:val="00A846D4"/>
    <w:rsid w:val="00A85F94"/>
    <w:rsid w:val="00A87671"/>
    <w:rsid w:val="00A906D9"/>
    <w:rsid w:val="00A90974"/>
    <w:rsid w:val="00A914AA"/>
    <w:rsid w:val="00A91D18"/>
    <w:rsid w:val="00A9200A"/>
    <w:rsid w:val="00A93620"/>
    <w:rsid w:val="00A95880"/>
    <w:rsid w:val="00A96338"/>
    <w:rsid w:val="00A967E5"/>
    <w:rsid w:val="00AA06C5"/>
    <w:rsid w:val="00AA113F"/>
    <w:rsid w:val="00AA199D"/>
    <w:rsid w:val="00AA29EB"/>
    <w:rsid w:val="00AA329E"/>
    <w:rsid w:val="00AA4A78"/>
    <w:rsid w:val="00AA4D79"/>
    <w:rsid w:val="00AA56CB"/>
    <w:rsid w:val="00AA5CC9"/>
    <w:rsid w:val="00AA5EF4"/>
    <w:rsid w:val="00AA6DFF"/>
    <w:rsid w:val="00AB1BD8"/>
    <w:rsid w:val="00AB1FD8"/>
    <w:rsid w:val="00AB2230"/>
    <w:rsid w:val="00AB2A8E"/>
    <w:rsid w:val="00AB2BD1"/>
    <w:rsid w:val="00AB2D02"/>
    <w:rsid w:val="00AB328E"/>
    <w:rsid w:val="00AB409A"/>
    <w:rsid w:val="00AB48D6"/>
    <w:rsid w:val="00AB4B1E"/>
    <w:rsid w:val="00AB5456"/>
    <w:rsid w:val="00AB70B0"/>
    <w:rsid w:val="00AB712D"/>
    <w:rsid w:val="00AB73DA"/>
    <w:rsid w:val="00AB7E7C"/>
    <w:rsid w:val="00AC0404"/>
    <w:rsid w:val="00AC14ED"/>
    <w:rsid w:val="00AC1754"/>
    <w:rsid w:val="00AC2696"/>
    <w:rsid w:val="00AC27E9"/>
    <w:rsid w:val="00AC2F6B"/>
    <w:rsid w:val="00AC3237"/>
    <w:rsid w:val="00AC341F"/>
    <w:rsid w:val="00AC4712"/>
    <w:rsid w:val="00AC64DA"/>
    <w:rsid w:val="00AC65D2"/>
    <w:rsid w:val="00AC72C8"/>
    <w:rsid w:val="00AD059D"/>
    <w:rsid w:val="00AD0BF7"/>
    <w:rsid w:val="00AD1B62"/>
    <w:rsid w:val="00AD2F45"/>
    <w:rsid w:val="00AD3341"/>
    <w:rsid w:val="00AD3B7E"/>
    <w:rsid w:val="00AD503F"/>
    <w:rsid w:val="00AD571C"/>
    <w:rsid w:val="00AD61CC"/>
    <w:rsid w:val="00AD7461"/>
    <w:rsid w:val="00AD74FF"/>
    <w:rsid w:val="00AD7E2F"/>
    <w:rsid w:val="00AE0FB0"/>
    <w:rsid w:val="00AE26D9"/>
    <w:rsid w:val="00AE2DD3"/>
    <w:rsid w:val="00AE51DC"/>
    <w:rsid w:val="00AE555D"/>
    <w:rsid w:val="00AE63B9"/>
    <w:rsid w:val="00AF0D55"/>
    <w:rsid w:val="00AF6C47"/>
    <w:rsid w:val="00AF730D"/>
    <w:rsid w:val="00AF7B64"/>
    <w:rsid w:val="00B013BE"/>
    <w:rsid w:val="00B02173"/>
    <w:rsid w:val="00B04A2F"/>
    <w:rsid w:val="00B04E5F"/>
    <w:rsid w:val="00B055F8"/>
    <w:rsid w:val="00B0562E"/>
    <w:rsid w:val="00B05A54"/>
    <w:rsid w:val="00B05C67"/>
    <w:rsid w:val="00B05E9D"/>
    <w:rsid w:val="00B060FE"/>
    <w:rsid w:val="00B06A5E"/>
    <w:rsid w:val="00B0727C"/>
    <w:rsid w:val="00B0778B"/>
    <w:rsid w:val="00B10CA8"/>
    <w:rsid w:val="00B12A68"/>
    <w:rsid w:val="00B1324B"/>
    <w:rsid w:val="00B136DF"/>
    <w:rsid w:val="00B145B3"/>
    <w:rsid w:val="00B16215"/>
    <w:rsid w:val="00B16E31"/>
    <w:rsid w:val="00B17614"/>
    <w:rsid w:val="00B17863"/>
    <w:rsid w:val="00B17BDC"/>
    <w:rsid w:val="00B20F16"/>
    <w:rsid w:val="00B2102C"/>
    <w:rsid w:val="00B22DA4"/>
    <w:rsid w:val="00B24649"/>
    <w:rsid w:val="00B24E07"/>
    <w:rsid w:val="00B250F8"/>
    <w:rsid w:val="00B30722"/>
    <w:rsid w:val="00B30A8E"/>
    <w:rsid w:val="00B33A69"/>
    <w:rsid w:val="00B34793"/>
    <w:rsid w:val="00B3479F"/>
    <w:rsid w:val="00B3520B"/>
    <w:rsid w:val="00B356E4"/>
    <w:rsid w:val="00B35B06"/>
    <w:rsid w:val="00B35BDE"/>
    <w:rsid w:val="00B35E8E"/>
    <w:rsid w:val="00B35FB7"/>
    <w:rsid w:val="00B3727A"/>
    <w:rsid w:val="00B37AC6"/>
    <w:rsid w:val="00B41775"/>
    <w:rsid w:val="00B42913"/>
    <w:rsid w:val="00B42A5C"/>
    <w:rsid w:val="00B42DFD"/>
    <w:rsid w:val="00B432EA"/>
    <w:rsid w:val="00B45899"/>
    <w:rsid w:val="00B45F79"/>
    <w:rsid w:val="00B47DD9"/>
    <w:rsid w:val="00B50956"/>
    <w:rsid w:val="00B52A67"/>
    <w:rsid w:val="00B52F02"/>
    <w:rsid w:val="00B53768"/>
    <w:rsid w:val="00B537AD"/>
    <w:rsid w:val="00B53A46"/>
    <w:rsid w:val="00B53C2B"/>
    <w:rsid w:val="00B55316"/>
    <w:rsid w:val="00B556F5"/>
    <w:rsid w:val="00B56847"/>
    <w:rsid w:val="00B57ED9"/>
    <w:rsid w:val="00B60AB0"/>
    <w:rsid w:val="00B60B93"/>
    <w:rsid w:val="00B60ECA"/>
    <w:rsid w:val="00B61F34"/>
    <w:rsid w:val="00B628D5"/>
    <w:rsid w:val="00B62FCB"/>
    <w:rsid w:val="00B637B7"/>
    <w:rsid w:val="00B641CA"/>
    <w:rsid w:val="00B646D0"/>
    <w:rsid w:val="00B66030"/>
    <w:rsid w:val="00B660D1"/>
    <w:rsid w:val="00B67670"/>
    <w:rsid w:val="00B709B6"/>
    <w:rsid w:val="00B723F2"/>
    <w:rsid w:val="00B728BA"/>
    <w:rsid w:val="00B7462C"/>
    <w:rsid w:val="00B75CF7"/>
    <w:rsid w:val="00B7621F"/>
    <w:rsid w:val="00B765E4"/>
    <w:rsid w:val="00B76644"/>
    <w:rsid w:val="00B8093E"/>
    <w:rsid w:val="00B80A4F"/>
    <w:rsid w:val="00B81357"/>
    <w:rsid w:val="00B81946"/>
    <w:rsid w:val="00B81ADC"/>
    <w:rsid w:val="00B82D5C"/>
    <w:rsid w:val="00B84F74"/>
    <w:rsid w:val="00B85FE6"/>
    <w:rsid w:val="00B8612E"/>
    <w:rsid w:val="00B87913"/>
    <w:rsid w:val="00B90AFD"/>
    <w:rsid w:val="00B91C55"/>
    <w:rsid w:val="00B925D8"/>
    <w:rsid w:val="00B93FF5"/>
    <w:rsid w:val="00B9487F"/>
    <w:rsid w:val="00B95537"/>
    <w:rsid w:val="00B96D76"/>
    <w:rsid w:val="00B96E14"/>
    <w:rsid w:val="00BA2983"/>
    <w:rsid w:val="00BA497B"/>
    <w:rsid w:val="00BA51C8"/>
    <w:rsid w:val="00BA5FA3"/>
    <w:rsid w:val="00BA665D"/>
    <w:rsid w:val="00BA669B"/>
    <w:rsid w:val="00BA7008"/>
    <w:rsid w:val="00BA7F24"/>
    <w:rsid w:val="00BB12D0"/>
    <w:rsid w:val="00BB12D3"/>
    <w:rsid w:val="00BB1865"/>
    <w:rsid w:val="00BB254E"/>
    <w:rsid w:val="00BB2C9E"/>
    <w:rsid w:val="00BB32B5"/>
    <w:rsid w:val="00BB3449"/>
    <w:rsid w:val="00BB377C"/>
    <w:rsid w:val="00BB3B47"/>
    <w:rsid w:val="00BB4024"/>
    <w:rsid w:val="00BB43F2"/>
    <w:rsid w:val="00BB761D"/>
    <w:rsid w:val="00BC0713"/>
    <w:rsid w:val="00BC1096"/>
    <w:rsid w:val="00BC26E1"/>
    <w:rsid w:val="00BC280B"/>
    <w:rsid w:val="00BC373B"/>
    <w:rsid w:val="00BC64F2"/>
    <w:rsid w:val="00BD1386"/>
    <w:rsid w:val="00BD2196"/>
    <w:rsid w:val="00BD3D22"/>
    <w:rsid w:val="00BD4924"/>
    <w:rsid w:val="00BD4FA6"/>
    <w:rsid w:val="00BD559F"/>
    <w:rsid w:val="00BD57F5"/>
    <w:rsid w:val="00BD5966"/>
    <w:rsid w:val="00BD6419"/>
    <w:rsid w:val="00BD6978"/>
    <w:rsid w:val="00BD7A15"/>
    <w:rsid w:val="00BE00E7"/>
    <w:rsid w:val="00BE1507"/>
    <w:rsid w:val="00BE1D23"/>
    <w:rsid w:val="00BE1D2D"/>
    <w:rsid w:val="00BE2E9B"/>
    <w:rsid w:val="00BE3FE9"/>
    <w:rsid w:val="00BE4466"/>
    <w:rsid w:val="00BE4BBC"/>
    <w:rsid w:val="00BE4CB7"/>
    <w:rsid w:val="00BE613B"/>
    <w:rsid w:val="00BE62BD"/>
    <w:rsid w:val="00BE712C"/>
    <w:rsid w:val="00BE747C"/>
    <w:rsid w:val="00BE7B53"/>
    <w:rsid w:val="00BF2FEB"/>
    <w:rsid w:val="00BF37C7"/>
    <w:rsid w:val="00BF3995"/>
    <w:rsid w:val="00BF3AC9"/>
    <w:rsid w:val="00BF6191"/>
    <w:rsid w:val="00C00187"/>
    <w:rsid w:val="00C0061F"/>
    <w:rsid w:val="00C00D8F"/>
    <w:rsid w:val="00C01565"/>
    <w:rsid w:val="00C02E9F"/>
    <w:rsid w:val="00C03D18"/>
    <w:rsid w:val="00C05399"/>
    <w:rsid w:val="00C055E0"/>
    <w:rsid w:val="00C0578E"/>
    <w:rsid w:val="00C059AC"/>
    <w:rsid w:val="00C05C3B"/>
    <w:rsid w:val="00C06889"/>
    <w:rsid w:val="00C101B0"/>
    <w:rsid w:val="00C1032D"/>
    <w:rsid w:val="00C10390"/>
    <w:rsid w:val="00C11605"/>
    <w:rsid w:val="00C11AEE"/>
    <w:rsid w:val="00C14082"/>
    <w:rsid w:val="00C14487"/>
    <w:rsid w:val="00C14833"/>
    <w:rsid w:val="00C15644"/>
    <w:rsid w:val="00C16337"/>
    <w:rsid w:val="00C17539"/>
    <w:rsid w:val="00C175A3"/>
    <w:rsid w:val="00C17EDC"/>
    <w:rsid w:val="00C210FC"/>
    <w:rsid w:val="00C21FB8"/>
    <w:rsid w:val="00C2269D"/>
    <w:rsid w:val="00C24217"/>
    <w:rsid w:val="00C26E12"/>
    <w:rsid w:val="00C273D5"/>
    <w:rsid w:val="00C27495"/>
    <w:rsid w:val="00C3054A"/>
    <w:rsid w:val="00C31923"/>
    <w:rsid w:val="00C3220C"/>
    <w:rsid w:val="00C32661"/>
    <w:rsid w:val="00C33153"/>
    <w:rsid w:val="00C36C2F"/>
    <w:rsid w:val="00C36F2D"/>
    <w:rsid w:val="00C37195"/>
    <w:rsid w:val="00C37987"/>
    <w:rsid w:val="00C37E41"/>
    <w:rsid w:val="00C404C3"/>
    <w:rsid w:val="00C40C7F"/>
    <w:rsid w:val="00C40C85"/>
    <w:rsid w:val="00C41227"/>
    <w:rsid w:val="00C42A39"/>
    <w:rsid w:val="00C46F21"/>
    <w:rsid w:val="00C47AD0"/>
    <w:rsid w:val="00C50719"/>
    <w:rsid w:val="00C50E06"/>
    <w:rsid w:val="00C52D36"/>
    <w:rsid w:val="00C53CBC"/>
    <w:rsid w:val="00C55D21"/>
    <w:rsid w:val="00C56336"/>
    <w:rsid w:val="00C5656D"/>
    <w:rsid w:val="00C56F60"/>
    <w:rsid w:val="00C574B1"/>
    <w:rsid w:val="00C60A18"/>
    <w:rsid w:val="00C61C13"/>
    <w:rsid w:val="00C63976"/>
    <w:rsid w:val="00C64004"/>
    <w:rsid w:val="00C64E2E"/>
    <w:rsid w:val="00C653B0"/>
    <w:rsid w:val="00C6569C"/>
    <w:rsid w:val="00C656B9"/>
    <w:rsid w:val="00C65CF4"/>
    <w:rsid w:val="00C667B2"/>
    <w:rsid w:val="00C66CDC"/>
    <w:rsid w:val="00C66F48"/>
    <w:rsid w:val="00C702A6"/>
    <w:rsid w:val="00C7043C"/>
    <w:rsid w:val="00C712DD"/>
    <w:rsid w:val="00C72404"/>
    <w:rsid w:val="00C734B8"/>
    <w:rsid w:val="00C73515"/>
    <w:rsid w:val="00C74F86"/>
    <w:rsid w:val="00C753A8"/>
    <w:rsid w:val="00C7647F"/>
    <w:rsid w:val="00C76EAF"/>
    <w:rsid w:val="00C775FD"/>
    <w:rsid w:val="00C820E5"/>
    <w:rsid w:val="00C82DE1"/>
    <w:rsid w:val="00C84177"/>
    <w:rsid w:val="00C87321"/>
    <w:rsid w:val="00C8736B"/>
    <w:rsid w:val="00C87DAA"/>
    <w:rsid w:val="00C90A60"/>
    <w:rsid w:val="00C90BCE"/>
    <w:rsid w:val="00C91709"/>
    <w:rsid w:val="00C92826"/>
    <w:rsid w:val="00C93074"/>
    <w:rsid w:val="00C9570A"/>
    <w:rsid w:val="00C96F84"/>
    <w:rsid w:val="00C9782F"/>
    <w:rsid w:val="00CA0037"/>
    <w:rsid w:val="00CA02F5"/>
    <w:rsid w:val="00CA0541"/>
    <w:rsid w:val="00CA0E52"/>
    <w:rsid w:val="00CA1CEB"/>
    <w:rsid w:val="00CA2BE9"/>
    <w:rsid w:val="00CA5C3C"/>
    <w:rsid w:val="00CA6FF1"/>
    <w:rsid w:val="00CB0461"/>
    <w:rsid w:val="00CB32BC"/>
    <w:rsid w:val="00CB45EA"/>
    <w:rsid w:val="00CB4920"/>
    <w:rsid w:val="00CB5C3F"/>
    <w:rsid w:val="00CC099E"/>
    <w:rsid w:val="00CC15FF"/>
    <w:rsid w:val="00CC1757"/>
    <w:rsid w:val="00CC2A0B"/>
    <w:rsid w:val="00CC366C"/>
    <w:rsid w:val="00CC4242"/>
    <w:rsid w:val="00CC46C9"/>
    <w:rsid w:val="00CC5D58"/>
    <w:rsid w:val="00CC60D6"/>
    <w:rsid w:val="00CC651E"/>
    <w:rsid w:val="00CC66F8"/>
    <w:rsid w:val="00CC6D20"/>
    <w:rsid w:val="00CC7596"/>
    <w:rsid w:val="00CC79A6"/>
    <w:rsid w:val="00CD0455"/>
    <w:rsid w:val="00CD099D"/>
    <w:rsid w:val="00CD0AFE"/>
    <w:rsid w:val="00CD1A8E"/>
    <w:rsid w:val="00CD2A68"/>
    <w:rsid w:val="00CD2FF5"/>
    <w:rsid w:val="00CD310C"/>
    <w:rsid w:val="00CD3433"/>
    <w:rsid w:val="00CD4954"/>
    <w:rsid w:val="00CD498C"/>
    <w:rsid w:val="00CD4F53"/>
    <w:rsid w:val="00CD5B3B"/>
    <w:rsid w:val="00CD77CB"/>
    <w:rsid w:val="00CE0A57"/>
    <w:rsid w:val="00CE0C40"/>
    <w:rsid w:val="00CE1BCE"/>
    <w:rsid w:val="00CE1D72"/>
    <w:rsid w:val="00CE25C6"/>
    <w:rsid w:val="00CE2BD4"/>
    <w:rsid w:val="00CE2E6F"/>
    <w:rsid w:val="00CE40DD"/>
    <w:rsid w:val="00CE421F"/>
    <w:rsid w:val="00CE4FD2"/>
    <w:rsid w:val="00CE586D"/>
    <w:rsid w:val="00CE5B97"/>
    <w:rsid w:val="00CE5FA0"/>
    <w:rsid w:val="00CE6392"/>
    <w:rsid w:val="00CE6496"/>
    <w:rsid w:val="00CE654E"/>
    <w:rsid w:val="00CE7A8B"/>
    <w:rsid w:val="00CF174B"/>
    <w:rsid w:val="00CF1EC1"/>
    <w:rsid w:val="00CF23C4"/>
    <w:rsid w:val="00CF3949"/>
    <w:rsid w:val="00CF3BFE"/>
    <w:rsid w:val="00CF47CD"/>
    <w:rsid w:val="00CF4B59"/>
    <w:rsid w:val="00CF58B5"/>
    <w:rsid w:val="00CF5945"/>
    <w:rsid w:val="00CF6430"/>
    <w:rsid w:val="00CF70AF"/>
    <w:rsid w:val="00CF7861"/>
    <w:rsid w:val="00CF799B"/>
    <w:rsid w:val="00CF7B56"/>
    <w:rsid w:val="00D005D8"/>
    <w:rsid w:val="00D0177E"/>
    <w:rsid w:val="00D01DB4"/>
    <w:rsid w:val="00D03468"/>
    <w:rsid w:val="00D04C92"/>
    <w:rsid w:val="00D05542"/>
    <w:rsid w:val="00D0612B"/>
    <w:rsid w:val="00D07149"/>
    <w:rsid w:val="00D07449"/>
    <w:rsid w:val="00D1195D"/>
    <w:rsid w:val="00D12525"/>
    <w:rsid w:val="00D14782"/>
    <w:rsid w:val="00D14849"/>
    <w:rsid w:val="00D155C5"/>
    <w:rsid w:val="00D15A10"/>
    <w:rsid w:val="00D15A7B"/>
    <w:rsid w:val="00D15D32"/>
    <w:rsid w:val="00D16836"/>
    <w:rsid w:val="00D16BED"/>
    <w:rsid w:val="00D17E6D"/>
    <w:rsid w:val="00D20F69"/>
    <w:rsid w:val="00D245C0"/>
    <w:rsid w:val="00D26FC9"/>
    <w:rsid w:val="00D31F2D"/>
    <w:rsid w:val="00D365B3"/>
    <w:rsid w:val="00D37313"/>
    <w:rsid w:val="00D37819"/>
    <w:rsid w:val="00D37C59"/>
    <w:rsid w:val="00D40F78"/>
    <w:rsid w:val="00D419CD"/>
    <w:rsid w:val="00D43579"/>
    <w:rsid w:val="00D43A4A"/>
    <w:rsid w:val="00D44670"/>
    <w:rsid w:val="00D4627D"/>
    <w:rsid w:val="00D5012A"/>
    <w:rsid w:val="00D5083C"/>
    <w:rsid w:val="00D51A45"/>
    <w:rsid w:val="00D532E3"/>
    <w:rsid w:val="00D53C1B"/>
    <w:rsid w:val="00D54CEC"/>
    <w:rsid w:val="00D55518"/>
    <w:rsid w:val="00D571AC"/>
    <w:rsid w:val="00D60D1A"/>
    <w:rsid w:val="00D62A7C"/>
    <w:rsid w:val="00D63E61"/>
    <w:rsid w:val="00D64071"/>
    <w:rsid w:val="00D6412D"/>
    <w:rsid w:val="00D64411"/>
    <w:rsid w:val="00D64796"/>
    <w:rsid w:val="00D64F27"/>
    <w:rsid w:val="00D66375"/>
    <w:rsid w:val="00D66788"/>
    <w:rsid w:val="00D667E8"/>
    <w:rsid w:val="00D66831"/>
    <w:rsid w:val="00D70535"/>
    <w:rsid w:val="00D72C27"/>
    <w:rsid w:val="00D73086"/>
    <w:rsid w:val="00D7308D"/>
    <w:rsid w:val="00D73F17"/>
    <w:rsid w:val="00D741E1"/>
    <w:rsid w:val="00D74E00"/>
    <w:rsid w:val="00D75111"/>
    <w:rsid w:val="00D751FF"/>
    <w:rsid w:val="00D75725"/>
    <w:rsid w:val="00D75BB7"/>
    <w:rsid w:val="00D77085"/>
    <w:rsid w:val="00D80248"/>
    <w:rsid w:val="00D80AA9"/>
    <w:rsid w:val="00D82E4F"/>
    <w:rsid w:val="00D8393F"/>
    <w:rsid w:val="00D841AB"/>
    <w:rsid w:val="00D84CAD"/>
    <w:rsid w:val="00D861FE"/>
    <w:rsid w:val="00D868BF"/>
    <w:rsid w:val="00D86A70"/>
    <w:rsid w:val="00D86E7A"/>
    <w:rsid w:val="00D87754"/>
    <w:rsid w:val="00D87E07"/>
    <w:rsid w:val="00D90F7E"/>
    <w:rsid w:val="00D91B3F"/>
    <w:rsid w:val="00D93107"/>
    <w:rsid w:val="00D93935"/>
    <w:rsid w:val="00D94003"/>
    <w:rsid w:val="00D944AF"/>
    <w:rsid w:val="00D949F0"/>
    <w:rsid w:val="00D97683"/>
    <w:rsid w:val="00DA0766"/>
    <w:rsid w:val="00DA1C8A"/>
    <w:rsid w:val="00DA263E"/>
    <w:rsid w:val="00DA2DE4"/>
    <w:rsid w:val="00DA4987"/>
    <w:rsid w:val="00DA6228"/>
    <w:rsid w:val="00DA74D4"/>
    <w:rsid w:val="00DA7A8E"/>
    <w:rsid w:val="00DB0129"/>
    <w:rsid w:val="00DB3D51"/>
    <w:rsid w:val="00DB3ECC"/>
    <w:rsid w:val="00DB4CD1"/>
    <w:rsid w:val="00DB4F30"/>
    <w:rsid w:val="00DB5FCE"/>
    <w:rsid w:val="00DC1935"/>
    <w:rsid w:val="00DC74F9"/>
    <w:rsid w:val="00DD0153"/>
    <w:rsid w:val="00DD02C7"/>
    <w:rsid w:val="00DD0795"/>
    <w:rsid w:val="00DD1963"/>
    <w:rsid w:val="00DD1AA9"/>
    <w:rsid w:val="00DD3F2E"/>
    <w:rsid w:val="00DD439E"/>
    <w:rsid w:val="00DD547A"/>
    <w:rsid w:val="00DD6CB8"/>
    <w:rsid w:val="00DD727B"/>
    <w:rsid w:val="00DD7A4C"/>
    <w:rsid w:val="00DE017C"/>
    <w:rsid w:val="00DE0FCD"/>
    <w:rsid w:val="00DE1878"/>
    <w:rsid w:val="00DE21B3"/>
    <w:rsid w:val="00DE2DED"/>
    <w:rsid w:val="00DE407A"/>
    <w:rsid w:val="00DE4210"/>
    <w:rsid w:val="00DE4AF8"/>
    <w:rsid w:val="00DE4E7B"/>
    <w:rsid w:val="00DE4FF3"/>
    <w:rsid w:val="00DE53AC"/>
    <w:rsid w:val="00DE5ABA"/>
    <w:rsid w:val="00DE5E15"/>
    <w:rsid w:val="00DE7020"/>
    <w:rsid w:val="00DE78C8"/>
    <w:rsid w:val="00DF014B"/>
    <w:rsid w:val="00DF01BB"/>
    <w:rsid w:val="00DF14B1"/>
    <w:rsid w:val="00DF1EC1"/>
    <w:rsid w:val="00DF29A0"/>
    <w:rsid w:val="00DF2A35"/>
    <w:rsid w:val="00DF2EAD"/>
    <w:rsid w:val="00DF3532"/>
    <w:rsid w:val="00DF3A40"/>
    <w:rsid w:val="00DF42D8"/>
    <w:rsid w:val="00DF4F47"/>
    <w:rsid w:val="00DF530A"/>
    <w:rsid w:val="00E001DD"/>
    <w:rsid w:val="00E02EE1"/>
    <w:rsid w:val="00E0573F"/>
    <w:rsid w:val="00E05EE9"/>
    <w:rsid w:val="00E07789"/>
    <w:rsid w:val="00E12D02"/>
    <w:rsid w:val="00E13FAD"/>
    <w:rsid w:val="00E14205"/>
    <w:rsid w:val="00E1493A"/>
    <w:rsid w:val="00E14FD3"/>
    <w:rsid w:val="00E162E0"/>
    <w:rsid w:val="00E17DBD"/>
    <w:rsid w:val="00E212B2"/>
    <w:rsid w:val="00E21F65"/>
    <w:rsid w:val="00E23328"/>
    <w:rsid w:val="00E24243"/>
    <w:rsid w:val="00E2440A"/>
    <w:rsid w:val="00E30ADC"/>
    <w:rsid w:val="00E30ADF"/>
    <w:rsid w:val="00E30F84"/>
    <w:rsid w:val="00E328E6"/>
    <w:rsid w:val="00E333C4"/>
    <w:rsid w:val="00E33CDE"/>
    <w:rsid w:val="00E33DD4"/>
    <w:rsid w:val="00E3666E"/>
    <w:rsid w:val="00E36AA6"/>
    <w:rsid w:val="00E373F1"/>
    <w:rsid w:val="00E37D92"/>
    <w:rsid w:val="00E37F73"/>
    <w:rsid w:val="00E401E5"/>
    <w:rsid w:val="00E44AC3"/>
    <w:rsid w:val="00E4513A"/>
    <w:rsid w:val="00E45590"/>
    <w:rsid w:val="00E47CD0"/>
    <w:rsid w:val="00E508DD"/>
    <w:rsid w:val="00E51794"/>
    <w:rsid w:val="00E527DD"/>
    <w:rsid w:val="00E52FD4"/>
    <w:rsid w:val="00E54028"/>
    <w:rsid w:val="00E543C0"/>
    <w:rsid w:val="00E54A33"/>
    <w:rsid w:val="00E5611E"/>
    <w:rsid w:val="00E56E09"/>
    <w:rsid w:val="00E60844"/>
    <w:rsid w:val="00E612FE"/>
    <w:rsid w:val="00E61669"/>
    <w:rsid w:val="00E624BC"/>
    <w:rsid w:val="00E62760"/>
    <w:rsid w:val="00E629EB"/>
    <w:rsid w:val="00E64DAA"/>
    <w:rsid w:val="00E66103"/>
    <w:rsid w:val="00E67890"/>
    <w:rsid w:val="00E701DA"/>
    <w:rsid w:val="00E7083D"/>
    <w:rsid w:val="00E72299"/>
    <w:rsid w:val="00E72518"/>
    <w:rsid w:val="00E72C46"/>
    <w:rsid w:val="00E753A6"/>
    <w:rsid w:val="00E7644D"/>
    <w:rsid w:val="00E7775C"/>
    <w:rsid w:val="00E77982"/>
    <w:rsid w:val="00E77E01"/>
    <w:rsid w:val="00E8085B"/>
    <w:rsid w:val="00E80DF9"/>
    <w:rsid w:val="00E83198"/>
    <w:rsid w:val="00E84171"/>
    <w:rsid w:val="00E848DE"/>
    <w:rsid w:val="00E84D76"/>
    <w:rsid w:val="00E85A29"/>
    <w:rsid w:val="00E85AE7"/>
    <w:rsid w:val="00E85C5D"/>
    <w:rsid w:val="00E8659B"/>
    <w:rsid w:val="00E86620"/>
    <w:rsid w:val="00E86748"/>
    <w:rsid w:val="00E86B45"/>
    <w:rsid w:val="00E86DFA"/>
    <w:rsid w:val="00E871D1"/>
    <w:rsid w:val="00E922F1"/>
    <w:rsid w:val="00E93D44"/>
    <w:rsid w:val="00E9412F"/>
    <w:rsid w:val="00E94842"/>
    <w:rsid w:val="00E94AB1"/>
    <w:rsid w:val="00E95B23"/>
    <w:rsid w:val="00E95F27"/>
    <w:rsid w:val="00E9675E"/>
    <w:rsid w:val="00EA1D9D"/>
    <w:rsid w:val="00EA1DBF"/>
    <w:rsid w:val="00EA6240"/>
    <w:rsid w:val="00EA628C"/>
    <w:rsid w:val="00EA7B4F"/>
    <w:rsid w:val="00EA7CAC"/>
    <w:rsid w:val="00EB129F"/>
    <w:rsid w:val="00EB1C21"/>
    <w:rsid w:val="00EB2744"/>
    <w:rsid w:val="00EB2CA3"/>
    <w:rsid w:val="00EB40E9"/>
    <w:rsid w:val="00EB54C8"/>
    <w:rsid w:val="00EB6D0E"/>
    <w:rsid w:val="00EC249A"/>
    <w:rsid w:val="00EC314A"/>
    <w:rsid w:val="00EC4F59"/>
    <w:rsid w:val="00EC547B"/>
    <w:rsid w:val="00ED0140"/>
    <w:rsid w:val="00ED0807"/>
    <w:rsid w:val="00ED0C1E"/>
    <w:rsid w:val="00ED1262"/>
    <w:rsid w:val="00ED1B75"/>
    <w:rsid w:val="00ED1C70"/>
    <w:rsid w:val="00ED294D"/>
    <w:rsid w:val="00ED3073"/>
    <w:rsid w:val="00ED337E"/>
    <w:rsid w:val="00ED376E"/>
    <w:rsid w:val="00ED478F"/>
    <w:rsid w:val="00ED78FB"/>
    <w:rsid w:val="00EE0085"/>
    <w:rsid w:val="00EE044D"/>
    <w:rsid w:val="00EE0B8E"/>
    <w:rsid w:val="00EE408A"/>
    <w:rsid w:val="00EE5292"/>
    <w:rsid w:val="00EE5DB8"/>
    <w:rsid w:val="00EE5E1C"/>
    <w:rsid w:val="00EE5FDA"/>
    <w:rsid w:val="00EE605E"/>
    <w:rsid w:val="00EE6533"/>
    <w:rsid w:val="00EE6A54"/>
    <w:rsid w:val="00EF047D"/>
    <w:rsid w:val="00EF093D"/>
    <w:rsid w:val="00EF3BC1"/>
    <w:rsid w:val="00EF3BD9"/>
    <w:rsid w:val="00EF5268"/>
    <w:rsid w:val="00EF5283"/>
    <w:rsid w:val="00F0050D"/>
    <w:rsid w:val="00F00838"/>
    <w:rsid w:val="00F00FE4"/>
    <w:rsid w:val="00F01CF3"/>
    <w:rsid w:val="00F02848"/>
    <w:rsid w:val="00F03CC5"/>
    <w:rsid w:val="00F0558C"/>
    <w:rsid w:val="00F05DA9"/>
    <w:rsid w:val="00F063C3"/>
    <w:rsid w:val="00F0749A"/>
    <w:rsid w:val="00F07B26"/>
    <w:rsid w:val="00F101E6"/>
    <w:rsid w:val="00F107D2"/>
    <w:rsid w:val="00F12AE4"/>
    <w:rsid w:val="00F12E5C"/>
    <w:rsid w:val="00F12F57"/>
    <w:rsid w:val="00F13B2B"/>
    <w:rsid w:val="00F140EF"/>
    <w:rsid w:val="00F154E2"/>
    <w:rsid w:val="00F15E9C"/>
    <w:rsid w:val="00F15EFF"/>
    <w:rsid w:val="00F16095"/>
    <w:rsid w:val="00F17AED"/>
    <w:rsid w:val="00F20131"/>
    <w:rsid w:val="00F21005"/>
    <w:rsid w:val="00F21022"/>
    <w:rsid w:val="00F211B7"/>
    <w:rsid w:val="00F212B1"/>
    <w:rsid w:val="00F21E36"/>
    <w:rsid w:val="00F23775"/>
    <w:rsid w:val="00F23894"/>
    <w:rsid w:val="00F25B2D"/>
    <w:rsid w:val="00F303EF"/>
    <w:rsid w:val="00F30D0C"/>
    <w:rsid w:val="00F31E34"/>
    <w:rsid w:val="00F321E8"/>
    <w:rsid w:val="00F33112"/>
    <w:rsid w:val="00F3326F"/>
    <w:rsid w:val="00F33468"/>
    <w:rsid w:val="00F335AE"/>
    <w:rsid w:val="00F337F4"/>
    <w:rsid w:val="00F33C0B"/>
    <w:rsid w:val="00F34378"/>
    <w:rsid w:val="00F3470B"/>
    <w:rsid w:val="00F34A6C"/>
    <w:rsid w:val="00F34DFB"/>
    <w:rsid w:val="00F35F37"/>
    <w:rsid w:val="00F3658B"/>
    <w:rsid w:val="00F36890"/>
    <w:rsid w:val="00F36B27"/>
    <w:rsid w:val="00F36BAE"/>
    <w:rsid w:val="00F41704"/>
    <w:rsid w:val="00F41838"/>
    <w:rsid w:val="00F428DC"/>
    <w:rsid w:val="00F4292F"/>
    <w:rsid w:val="00F42D9A"/>
    <w:rsid w:val="00F451E7"/>
    <w:rsid w:val="00F45369"/>
    <w:rsid w:val="00F4558A"/>
    <w:rsid w:val="00F4560F"/>
    <w:rsid w:val="00F46DBA"/>
    <w:rsid w:val="00F47742"/>
    <w:rsid w:val="00F4788B"/>
    <w:rsid w:val="00F51B9E"/>
    <w:rsid w:val="00F52800"/>
    <w:rsid w:val="00F52983"/>
    <w:rsid w:val="00F53ADA"/>
    <w:rsid w:val="00F53B3C"/>
    <w:rsid w:val="00F53E19"/>
    <w:rsid w:val="00F54057"/>
    <w:rsid w:val="00F6096B"/>
    <w:rsid w:val="00F62B5C"/>
    <w:rsid w:val="00F63148"/>
    <w:rsid w:val="00F63839"/>
    <w:rsid w:val="00F63E74"/>
    <w:rsid w:val="00F66B39"/>
    <w:rsid w:val="00F7365F"/>
    <w:rsid w:val="00F74FE3"/>
    <w:rsid w:val="00F75142"/>
    <w:rsid w:val="00F75805"/>
    <w:rsid w:val="00F760B6"/>
    <w:rsid w:val="00F7654C"/>
    <w:rsid w:val="00F773EA"/>
    <w:rsid w:val="00F80248"/>
    <w:rsid w:val="00F802B6"/>
    <w:rsid w:val="00F81584"/>
    <w:rsid w:val="00F8248D"/>
    <w:rsid w:val="00F827E0"/>
    <w:rsid w:val="00F82F54"/>
    <w:rsid w:val="00F857F7"/>
    <w:rsid w:val="00F85F58"/>
    <w:rsid w:val="00F86B78"/>
    <w:rsid w:val="00F87177"/>
    <w:rsid w:val="00F87487"/>
    <w:rsid w:val="00F90750"/>
    <w:rsid w:val="00F90860"/>
    <w:rsid w:val="00F91BF9"/>
    <w:rsid w:val="00F9353C"/>
    <w:rsid w:val="00F9475B"/>
    <w:rsid w:val="00F9505C"/>
    <w:rsid w:val="00F95A52"/>
    <w:rsid w:val="00F95AA1"/>
    <w:rsid w:val="00F9639F"/>
    <w:rsid w:val="00F96B10"/>
    <w:rsid w:val="00F96E48"/>
    <w:rsid w:val="00F97DAF"/>
    <w:rsid w:val="00FA08C5"/>
    <w:rsid w:val="00FA4E1A"/>
    <w:rsid w:val="00FA56CA"/>
    <w:rsid w:val="00FA58C3"/>
    <w:rsid w:val="00FA5A87"/>
    <w:rsid w:val="00FA5D8E"/>
    <w:rsid w:val="00FA60F8"/>
    <w:rsid w:val="00FA6B28"/>
    <w:rsid w:val="00FA7B12"/>
    <w:rsid w:val="00FB1DCC"/>
    <w:rsid w:val="00FB2BBD"/>
    <w:rsid w:val="00FB2CE5"/>
    <w:rsid w:val="00FB4989"/>
    <w:rsid w:val="00FB5DC1"/>
    <w:rsid w:val="00FB6968"/>
    <w:rsid w:val="00FC0EF8"/>
    <w:rsid w:val="00FC1407"/>
    <w:rsid w:val="00FC1F4B"/>
    <w:rsid w:val="00FC2A92"/>
    <w:rsid w:val="00FC2B0F"/>
    <w:rsid w:val="00FC357E"/>
    <w:rsid w:val="00FC44F1"/>
    <w:rsid w:val="00FC56E8"/>
    <w:rsid w:val="00FC618B"/>
    <w:rsid w:val="00FD254E"/>
    <w:rsid w:val="00FD2FE5"/>
    <w:rsid w:val="00FD3323"/>
    <w:rsid w:val="00FD573F"/>
    <w:rsid w:val="00FD59B4"/>
    <w:rsid w:val="00FD6FED"/>
    <w:rsid w:val="00FD711A"/>
    <w:rsid w:val="00FD7368"/>
    <w:rsid w:val="00FE0433"/>
    <w:rsid w:val="00FE0FDD"/>
    <w:rsid w:val="00FE59EE"/>
    <w:rsid w:val="00FE5B7F"/>
    <w:rsid w:val="00FE5FF7"/>
    <w:rsid w:val="00FE65B0"/>
    <w:rsid w:val="00FF3026"/>
    <w:rsid w:val="00FF3C4D"/>
    <w:rsid w:val="00FF483C"/>
    <w:rsid w:val="00FF488E"/>
    <w:rsid w:val="00FF5D05"/>
    <w:rsid w:val="00FF71FE"/>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18EC"/>
  <w15:docId w15:val="{D418EE34-1D14-4A51-847E-91F3972C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rsid w:val="005B337E"/>
  </w:style>
  <w:style w:type="paragraph" w:styleId="Cmsor1">
    <w:name w:val="heading 1"/>
    <w:basedOn w:val="Norml"/>
    <w:next w:val="Norml"/>
    <w:pPr>
      <w:keepNext/>
      <w:keepLines/>
      <w:spacing w:before="400" w:after="120"/>
      <w:outlineLvl w:val="0"/>
    </w:pPr>
    <w:rPr>
      <w:sz w:val="40"/>
      <w:szCs w:val="40"/>
    </w:rPr>
  </w:style>
  <w:style w:type="paragraph" w:styleId="Cmsor2">
    <w:name w:val="heading 2"/>
    <w:basedOn w:val="Norml"/>
    <w:next w:val="Norml"/>
    <w:pPr>
      <w:keepNext/>
      <w:keepLines/>
      <w:spacing w:before="360" w:after="120"/>
      <w:outlineLvl w:val="1"/>
    </w:pPr>
    <w:rPr>
      <w:sz w:val="32"/>
      <w:szCs w:val="32"/>
    </w:rPr>
  </w:style>
  <w:style w:type="paragraph" w:styleId="Cmsor3">
    <w:name w:val="heading 3"/>
    <w:basedOn w:val="Norml"/>
    <w:next w:val="Norml"/>
    <w:pPr>
      <w:keepNext/>
      <w:keepLines/>
      <w:spacing w:before="320" w:after="80"/>
      <w:outlineLvl w:val="2"/>
    </w:pPr>
    <w:rPr>
      <w:color w:val="434343"/>
      <w:sz w:val="28"/>
      <w:szCs w:val="28"/>
    </w:rPr>
  </w:style>
  <w:style w:type="paragraph" w:styleId="Cmsor4">
    <w:name w:val="heading 4"/>
    <w:basedOn w:val="Norml"/>
    <w:next w:val="Norml"/>
    <w:pPr>
      <w:keepNext/>
      <w:keepLines/>
      <w:spacing w:before="280" w:after="80"/>
      <w:outlineLvl w:val="3"/>
    </w:pPr>
    <w:rPr>
      <w:color w:val="666666"/>
      <w:sz w:val="24"/>
      <w:szCs w:val="24"/>
    </w:rPr>
  </w:style>
  <w:style w:type="paragraph" w:styleId="Cmsor5">
    <w:name w:val="heading 5"/>
    <w:basedOn w:val="Norml"/>
    <w:next w:val="Norml"/>
    <w:pPr>
      <w:keepNext/>
      <w:keepLines/>
      <w:spacing w:before="240" w:after="80"/>
      <w:outlineLvl w:val="4"/>
    </w:pPr>
    <w:rPr>
      <w:color w:val="666666"/>
    </w:rPr>
  </w:style>
  <w:style w:type="paragraph" w:styleId="Cmsor6">
    <w:name w:val="heading 6"/>
    <w:basedOn w:val="Norml"/>
    <w:next w:val="Norml"/>
    <w:pPr>
      <w:keepNext/>
      <w:keepLines/>
      <w:spacing w:before="240" w:after="80"/>
      <w:outlineLvl w:val="5"/>
    </w:pPr>
    <w:rPr>
      <w:i/>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Cm">
    <w:name w:val="Title"/>
    <w:basedOn w:val="Norml"/>
    <w:next w:val="Norml"/>
    <w:pPr>
      <w:keepNext/>
      <w:keepLines/>
      <w:spacing w:after="60"/>
    </w:pPr>
    <w:rPr>
      <w:sz w:val="52"/>
      <w:szCs w:val="52"/>
    </w:rPr>
  </w:style>
  <w:style w:type="paragraph" w:styleId="Alcm">
    <w:name w:val="Subtitle"/>
    <w:basedOn w:val="Norml"/>
    <w:next w:val="Norml"/>
    <w:pPr>
      <w:keepNext/>
      <w:keepLines/>
      <w:spacing w:after="320"/>
    </w:pPr>
    <w:rPr>
      <w:color w:val="666666"/>
      <w:sz w:val="30"/>
      <w:szCs w:val="30"/>
    </w:rPr>
  </w:style>
  <w:style w:type="paragraph" w:customStyle="1" w:styleId="AuthorList">
    <w:name w:val="Author List"/>
    <w:aliases w:val="Keywords,Abstract"/>
    <w:basedOn w:val="Alcm"/>
    <w:next w:val="Norml"/>
    <w:uiPriority w:val="1"/>
    <w:qFormat/>
    <w:rsid w:val="009F0CFE"/>
    <w:pPr>
      <w:keepNext w:val="0"/>
      <w:keepLines w:val="0"/>
      <w:spacing w:before="240" w:after="240" w:line="240" w:lineRule="auto"/>
    </w:pPr>
    <w:rPr>
      <w:rFonts w:ascii="Times New Roman" w:eastAsiaTheme="minorHAnsi" w:hAnsi="Times New Roman" w:cs="Times New Roman"/>
      <w:b/>
      <w:color w:val="auto"/>
      <w:sz w:val="24"/>
      <w:szCs w:val="24"/>
      <w:lang w:val="en-US" w:eastAsia="en-US"/>
    </w:rPr>
  </w:style>
  <w:style w:type="character" w:styleId="Hiperhivatkozs">
    <w:name w:val="Hyperlink"/>
    <w:basedOn w:val="Bekezdsalapbettpusa"/>
    <w:uiPriority w:val="99"/>
    <w:unhideWhenUsed/>
    <w:rsid w:val="009F0CFE"/>
    <w:rPr>
      <w:color w:val="0000FF" w:themeColor="hyperlink"/>
      <w:u w:val="single"/>
    </w:rPr>
  </w:style>
  <w:style w:type="character" w:styleId="Mrltotthiperhivatkozs">
    <w:name w:val="FollowedHyperlink"/>
    <w:basedOn w:val="Bekezdsalapbettpusa"/>
    <w:uiPriority w:val="99"/>
    <w:semiHidden/>
    <w:unhideWhenUsed/>
    <w:rsid w:val="00AA6DFF"/>
    <w:rPr>
      <w:color w:val="800080" w:themeColor="followedHyperlink"/>
      <w:u w:val="single"/>
    </w:rPr>
  </w:style>
  <w:style w:type="paragraph" w:customStyle="1" w:styleId="MDPI31text">
    <w:name w:val="MDPI_3.1_text"/>
    <w:qFormat/>
    <w:rsid w:val="00E36AA6"/>
    <w:pPr>
      <w:adjustRightInd w:val="0"/>
      <w:snapToGrid w:val="0"/>
      <w:spacing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23heading3">
    <w:name w:val="MDPI_2.3_heading3"/>
    <w:qFormat/>
    <w:rsid w:val="00E36AA6"/>
    <w:pPr>
      <w:adjustRightInd w:val="0"/>
      <w:snapToGrid w:val="0"/>
      <w:spacing w:before="60" w:after="60" w:line="228" w:lineRule="auto"/>
      <w:ind w:left="2608"/>
      <w:outlineLvl w:val="2"/>
    </w:pPr>
    <w:rPr>
      <w:rFonts w:ascii="Palatino Linotype" w:eastAsia="Times New Roman" w:hAnsi="Palatino Linotype" w:cs="Times New Roman"/>
      <w:snapToGrid w:val="0"/>
      <w:color w:val="000000"/>
      <w:sz w:val="20"/>
      <w:lang w:val="en-US" w:eastAsia="de-DE" w:bidi="en-US"/>
    </w:rPr>
  </w:style>
  <w:style w:type="character" w:styleId="Jegyzethivatkozs">
    <w:name w:val="annotation reference"/>
    <w:rsid w:val="00E36AA6"/>
    <w:rPr>
      <w:sz w:val="21"/>
      <w:szCs w:val="21"/>
    </w:rPr>
  </w:style>
  <w:style w:type="paragraph" w:styleId="Jegyzetszveg">
    <w:name w:val="annotation text"/>
    <w:basedOn w:val="Norml"/>
    <w:link w:val="JegyzetszvegChar"/>
    <w:rsid w:val="00E36AA6"/>
    <w:pPr>
      <w:spacing w:line="260" w:lineRule="atLeast"/>
      <w:jc w:val="both"/>
    </w:pPr>
    <w:rPr>
      <w:rFonts w:ascii="Palatino Linotype" w:eastAsia="SimSun" w:hAnsi="Palatino Linotype" w:cs="Times New Roman"/>
      <w:noProof/>
      <w:color w:val="000000"/>
      <w:sz w:val="20"/>
      <w:szCs w:val="20"/>
      <w:lang w:val="en-US" w:eastAsia="zh-CN"/>
    </w:rPr>
  </w:style>
  <w:style w:type="character" w:customStyle="1" w:styleId="JegyzetszvegChar">
    <w:name w:val="Jegyzetszöveg Char"/>
    <w:basedOn w:val="Bekezdsalapbettpusa"/>
    <w:link w:val="Jegyzetszveg"/>
    <w:rsid w:val="00E36AA6"/>
    <w:rPr>
      <w:rFonts w:ascii="Palatino Linotype" w:eastAsia="SimSun" w:hAnsi="Palatino Linotype" w:cs="Times New Roman"/>
      <w:noProof/>
      <w:color w:val="000000"/>
      <w:sz w:val="20"/>
      <w:szCs w:val="20"/>
      <w:lang w:val="en-US" w:eastAsia="zh-CN"/>
    </w:rPr>
  </w:style>
  <w:style w:type="paragraph" w:styleId="Buborkszveg">
    <w:name w:val="Balloon Text"/>
    <w:basedOn w:val="Norml"/>
    <w:link w:val="BuborkszvegChar"/>
    <w:uiPriority w:val="99"/>
    <w:semiHidden/>
    <w:unhideWhenUsed/>
    <w:rsid w:val="00E36AA6"/>
    <w:pPr>
      <w:spacing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36AA6"/>
    <w:rPr>
      <w:rFonts w:ascii="Segoe UI" w:hAnsi="Segoe UI" w:cs="Segoe UI"/>
      <w:sz w:val="18"/>
      <w:szCs w:val="18"/>
    </w:rPr>
  </w:style>
  <w:style w:type="paragraph" w:customStyle="1" w:styleId="Norml1">
    <w:name w:val="Normál1"/>
    <w:qFormat/>
    <w:rsid w:val="009F5F52"/>
    <w:pPr>
      <w:keepNext/>
      <w:widowControl w:val="0"/>
      <w:tabs>
        <w:tab w:val="left" w:pos="708"/>
      </w:tabs>
      <w:suppressAutoHyphens/>
      <w:spacing w:line="100" w:lineRule="atLeast"/>
      <w:textAlignment w:val="baseline"/>
    </w:pPr>
    <w:rPr>
      <w:rFonts w:ascii="Liberation Serif" w:eastAsia="Droid Sans Fallback" w:hAnsi="Liberation Serif" w:cs="FreeSans"/>
      <w:color w:val="000000"/>
      <w:kern w:val="2"/>
      <w:sz w:val="24"/>
      <w:szCs w:val="24"/>
      <w:lang w:val="en-US" w:eastAsia="zh-CN" w:bidi="hi-IN"/>
    </w:rPr>
  </w:style>
  <w:style w:type="paragraph" w:styleId="Listaszerbekezds">
    <w:name w:val="List Paragraph"/>
    <w:basedOn w:val="Norml"/>
    <w:uiPriority w:val="34"/>
    <w:qFormat/>
    <w:rsid w:val="00106890"/>
    <w:pPr>
      <w:ind w:left="720"/>
      <w:contextualSpacing/>
    </w:pPr>
  </w:style>
  <w:style w:type="character" w:customStyle="1" w:styleId="Egyiksem">
    <w:name w:val="Egyik sem"/>
    <w:rsid w:val="005B74DA"/>
    <w:rPr>
      <w:lang w:val="en-US"/>
    </w:rPr>
  </w:style>
  <w:style w:type="paragraph" w:styleId="Vltozat">
    <w:name w:val="Revision"/>
    <w:hidden/>
    <w:uiPriority w:val="99"/>
    <w:semiHidden/>
    <w:rsid w:val="002320B6"/>
    <w:pPr>
      <w:spacing w:line="240" w:lineRule="auto"/>
    </w:pPr>
  </w:style>
  <w:style w:type="paragraph" w:styleId="Irodalomjegyzk">
    <w:name w:val="Bibliography"/>
    <w:basedOn w:val="Norml"/>
    <w:next w:val="Norml"/>
    <w:uiPriority w:val="37"/>
    <w:unhideWhenUsed/>
    <w:rsid w:val="00992749"/>
    <w:pPr>
      <w:tabs>
        <w:tab w:val="left" w:pos="504"/>
      </w:tabs>
      <w:spacing w:after="240" w:line="240" w:lineRule="auto"/>
      <w:ind w:left="504" w:hanging="504"/>
    </w:pPr>
  </w:style>
  <w:style w:type="paragraph" w:styleId="NormlWeb">
    <w:name w:val="Normal (Web)"/>
    <w:basedOn w:val="Norml"/>
    <w:uiPriority w:val="99"/>
    <w:unhideWhenUsed/>
    <w:rsid w:val="0096152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Kiemels2">
    <w:name w:val="Strong"/>
    <w:basedOn w:val="Bekezdsalapbettpusa"/>
    <w:uiPriority w:val="22"/>
    <w:qFormat/>
    <w:rsid w:val="0096152B"/>
    <w:rPr>
      <w:b/>
      <w:bCs/>
    </w:rPr>
  </w:style>
  <w:style w:type="paragraph" w:styleId="lfej">
    <w:name w:val="header"/>
    <w:basedOn w:val="Norml"/>
    <w:link w:val="lfejChar"/>
    <w:uiPriority w:val="99"/>
    <w:unhideWhenUsed/>
    <w:rsid w:val="000F791F"/>
    <w:pPr>
      <w:tabs>
        <w:tab w:val="center" w:pos="4536"/>
        <w:tab w:val="right" w:pos="9072"/>
      </w:tabs>
      <w:spacing w:line="240" w:lineRule="auto"/>
    </w:pPr>
  </w:style>
  <w:style w:type="character" w:customStyle="1" w:styleId="lfejChar">
    <w:name w:val="Élőfej Char"/>
    <w:basedOn w:val="Bekezdsalapbettpusa"/>
    <w:link w:val="lfej"/>
    <w:uiPriority w:val="99"/>
    <w:rsid w:val="000F791F"/>
  </w:style>
  <w:style w:type="paragraph" w:styleId="llb">
    <w:name w:val="footer"/>
    <w:basedOn w:val="Norml"/>
    <w:link w:val="llbChar"/>
    <w:uiPriority w:val="99"/>
    <w:unhideWhenUsed/>
    <w:rsid w:val="000F791F"/>
    <w:pPr>
      <w:tabs>
        <w:tab w:val="center" w:pos="4536"/>
        <w:tab w:val="right" w:pos="9072"/>
      </w:tabs>
      <w:spacing w:line="240" w:lineRule="auto"/>
    </w:pPr>
  </w:style>
  <w:style w:type="character" w:customStyle="1" w:styleId="llbChar">
    <w:name w:val="Élőláb Char"/>
    <w:basedOn w:val="Bekezdsalapbettpusa"/>
    <w:link w:val="llb"/>
    <w:uiPriority w:val="99"/>
    <w:rsid w:val="000F791F"/>
  </w:style>
  <w:style w:type="character" w:styleId="Kiemels">
    <w:name w:val="Emphasis"/>
    <w:basedOn w:val="Bekezdsalapbettpusa"/>
    <w:uiPriority w:val="20"/>
    <w:qFormat/>
    <w:rsid w:val="009471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9039">
      <w:bodyDiv w:val="1"/>
      <w:marLeft w:val="0"/>
      <w:marRight w:val="0"/>
      <w:marTop w:val="0"/>
      <w:marBottom w:val="0"/>
      <w:divBdr>
        <w:top w:val="none" w:sz="0" w:space="0" w:color="auto"/>
        <w:left w:val="none" w:sz="0" w:space="0" w:color="auto"/>
        <w:bottom w:val="none" w:sz="0" w:space="0" w:color="auto"/>
        <w:right w:val="none" w:sz="0" w:space="0" w:color="auto"/>
      </w:divBdr>
    </w:div>
    <w:div w:id="18312424">
      <w:bodyDiv w:val="1"/>
      <w:marLeft w:val="0"/>
      <w:marRight w:val="0"/>
      <w:marTop w:val="0"/>
      <w:marBottom w:val="0"/>
      <w:divBdr>
        <w:top w:val="none" w:sz="0" w:space="0" w:color="auto"/>
        <w:left w:val="none" w:sz="0" w:space="0" w:color="auto"/>
        <w:bottom w:val="none" w:sz="0" w:space="0" w:color="auto"/>
        <w:right w:val="none" w:sz="0" w:space="0" w:color="auto"/>
      </w:divBdr>
    </w:div>
    <w:div w:id="67504641">
      <w:bodyDiv w:val="1"/>
      <w:marLeft w:val="0"/>
      <w:marRight w:val="0"/>
      <w:marTop w:val="0"/>
      <w:marBottom w:val="0"/>
      <w:divBdr>
        <w:top w:val="none" w:sz="0" w:space="0" w:color="auto"/>
        <w:left w:val="none" w:sz="0" w:space="0" w:color="auto"/>
        <w:bottom w:val="none" w:sz="0" w:space="0" w:color="auto"/>
        <w:right w:val="none" w:sz="0" w:space="0" w:color="auto"/>
      </w:divBdr>
      <w:divsChild>
        <w:div w:id="928123403">
          <w:marLeft w:val="0"/>
          <w:marRight w:val="0"/>
          <w:marTop w:val="0"/>
          <w:marBottom w:val="0"/>
          <w:divBdr>
            <w:top w:val="none" w:sz="0" w:space="0" w:color="auto"/>
            <w:left w:val="none" w:sz="0" w:space="0" w:color="auto"/>
            <w:bottom w:val="none" w:sz="0" w:space="0" w:color="auto"/>
            <w:right w:val="none" w:sz="0" w:space="0" w:color="auto"/>
          </w:divBdr>
          <w:divsChild>
            <w:div w:id="184173878">
              <w:marLeft w:val="0"/>
              <w:marRight w:val="0"/>
              <w:marTop w:val="0"/>
              <w:marBottom w:val="0"/>
              <w:divBdr>
                <w:top w:val="none" w:sz="0" w:space="0" w:color="auto"/>
                <w:left w:val="none" w:sz="0" w:space="0" w:color="auto"/>
                <w:bottom w:val="none" w:sz="0" w:space="0" w:color="auto"/>
                <w:right w:val="none" w:sz="0" w:space="0" w:color="auto"/>
              </w:divBdr>
              <w:divsChild>
                <w:div w:id="1044064960">
                  <w:marLeft w:val="0"/>
                  <w:marRight w:val="0"/>
                  <w:marTop w:val="0"/>
                  <w:marBottom w:val="0"/>
                  <w:divBdr>
                    <w:top w:val="none" w:sz="0" w:space="0" w:color="auto"/>
                    <w:left w:val="none" w:sz="0" w:space="0" w:color="auto"/>
                    <w:bottom w:val="none" w:sz="0" w:space="0" w:color="auto"/>
                    <w:right w:val="none" w:sz="0" w:space="0" w:color="auto"/>
                  </w:divBdr>
                  <w:divsChild>
                    <w:div w:id="20003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7474">
          <w:marLeft w:val="0"/>
          <w:marRight w:val="0"/>
          <w:marTop w:val="0"/>
          <w:marBottom w:val="0"/>
          <w:divBdr>
            <w:top w:val="none" w:sz="0" w:space="0" w:color="auto"/>
            <w:left w:val="none" w:sz="0" w:space="0" w:color="auto"/>
            <w:bottom w:val="none" w:sz="0" w:space="0" w:color="auto"/>
            <w:right w:val="none" w:sz="0" w:space="0" w:color="auto"/>
          </w:divBdr>
          <w:divsChild>
            <w:div w:id="1540236805">
              <w:marLeft w:val="0"/>
              <w:marRight w:val="0"/>
              <w:marTop w:val="0"/>
              <w:marBottom w:val="0"/>
              <w:divBdr>
                <w:top w:val="none" w:sz="0" w:space="0" w:color="auto"/>
                <w:left w:val="none" w:sz="0" w:space="0" w:color="auto"/>
                <w:bottom w:val="none" w:sz="0" w:space="0" w:color="auto"/>
                <w:right w:val="none" w:sz="0" w:space="0" w:color="auto"/>
              </w:divBdr>
              <w:divsChild>
                <w:div w:id="12339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919">
      <w:bodyDiv w:val="1"/>
      <w:marLeft w:val="0"/>
      <w:marRight w:val="0"/>
      <w:marTop w:val="0"/>
      <w:marBottom w:val="0"/>
      <w:divBdr>
        <w:top w:val="none" w:sz="0" w:space="0" w:color="auto"/>
        <w:left w:val="none" w:sz="0" w:space="0" w:color="auto"/>
        <w:bottom w:val="none" w:sz="0" w:space="0" w:color="auto"/>
        <w:right w:val="none" w:sz="0" w:space="0" w:color="auto"/>
      </w:divBdr>
    </w:div>
    <w:div w:id="73548415">
      <w:bodyDiv w:val="1"/>
      <w:marLeft w:val="0"/>
      <w:marRight w:val="0"/>
      <w:marTop w:val="0"/>
      <w:marBottom w:val="0"/>
      <w:divBdr>
        <w:top w:val="none" w:sz="0" w:space="0" w:color="auto"/>
        <w:left w:val="none" w:sz="0" w:space="0" w:color="auto"/>
        <w:bottom w:val="none" w:sz="0" w:space="0" w:color="auto"/>
        <w:right w:val="none" w:sz="0" w:space="0" w:color="auto"/>
      </w:divBdr>
      <w:divsChild>
        <w:div w:id="1751271879">
          <w:marLeft w:val="0"/>
          <w:marRight w:val="0"/>
          <w:marTop w:val="0"/>
          <w:marBottom w:val="120"/>
          <w:divBdr>
            <w:top w:val="none" w:sz="0" w:space="0" w:color="auto"/>
            <w:left w:val="none" w:sz="0" w:space="0" w:color="auto"/>
            <w:bottom w:val="none" w:sz="0" w:space="0" w:color="auto"/>
            <w:right w:val="none" w:sz="0" w:space="0" w:color="auto"/>
          </w:divBdr>
          <w:divsChild>
            <w:div w:id="111411319">
              <w:marLeft w:val="0"/>
              <w:marRight w:val="0"/>
              <w:marTop w:val="0"/>
              <w:marBottom w:val="0"/>
              <w:divBdr>
                <w:top w:val="none" w:sz="0" w:space="0" w:color="auto"/>
                <w:left w:val="none" w:sz="0" w:space="0" w:color="auto"/>
                <w:bottom w:val="none" w:sz="0" w:space="0" w:color="auto"/>
                <w:right w:val="none" w:sz="0" w:space="0" w:color="auto"/>
              </w:divBdr>
              <w:divsChild>
                <w:div w:id="166790948">
                  <w:marLeft w:val="0"/>
                  <w:marRight w:val="0"/>
                  <w:marTop w:val="0"/>
                  <w:marBottom w:val="0"/>
                  <w:divBdr>
                    <w:top w:val="none" w:sz="0" w:space="0" w:color="auto"/>
                    <w:left w:val="none" w:sz="0" w:space="0" w:color="auto"/>
                    <w:bottom w:val="none" w:sz="0" w:space="0" w:color="auto"/>
                    <w:right w:val="none" w:sz="0" w:space="0" w:color="auto"/>
                  </w:divBdr>
                  <w:divsChild>
                    <w:div w:id="16398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7984">
      <w:bodyDiv w:val="1"/>
      <w:marLeft w:val="0"/>
      <w:marRight w:val="0"/>
      <w:marTop w:val="0"/>
      <w:marBottom w:val="0"/>
      <w:divBdr>
        <w:top w:val="none" w:sz="0" w:space="0" w:color="auto"/>
        <w:left w:val="none" w:sz="0" w:space="0" w:color="auto"/>
        <w:bottom w:val="none" w:sz="0" w:space="0" w:color="auto"/>
        <w:right w:val="none" w:sz="0" w:space="0" w:color="auto"/>
      </w:divBdr>
    </w:div>
    <w:div w:id="110639169">
      <w:bodyDiv w:val="1"/>
      <w:marLeft w:val="0"/>
      <w:marRight w:val="0"/>
      <w:marTop w:val="0"/>
      <w:marBottom w:val="0"/>
      <w:divBdr>
        <w:top w:val="none" w:sz="0" w:space="0" w:color="auto"/>
        <w:left w:val="none" w:sz="0" w:space="0" w:color="auto"/>
        <w:bottom w:val="none" w:sz="0" w:space="0" w:color="auto"/>
        <w:right w:val="none" w:sz="0" w:space="0" w:color="auto"/>
      </w:divBdr>
      <w:divsChild>
        <w:div w:id="275798806">
          <w:marLeft w:val="0"/>
          <w:marRight w:val="0"/>
          <w:marTop w:val="0"/>
          <w:marBottom w:val="0"/>
          <w:divBdr>
            <w:top w:val="none" w:sz="0" w:space="0" w:color="auto"/>
            <w:left w:val="none" w:sz="0" w:space="0" w:color="auto"/>
            <w:bottom w:val="none" w:sz="0" w:space="0" w:color="auto"/>
            <w:right w:val="none" w:sz="0" w:space="0" w:color="auto"/>
          </w:divBdr>
          <w:divsChild>
            <w:div w:id="1339893456">
              <w:marLeft w:val="0"/>
              <w:marRight w:val="0"/>
              <w:marTop w:val="0"/>
              <w:marBottom w:val="0"/>
              <w:divBdr>
                <w:top w:val="none" w:sz="0" w:space="0" w:color="auto"/>
                <w:left w:val="none" w:sz="0" w:space="0" w:color="auto"/>
                <w:bottom w:val="none" w:sz="0" w:space="0" w:color="auto"/>
                <w:right w:val="none" w:sz="0" w:space="0" w:color="auto"/>
              </w:divBdr>
              <w:divsChild>
                <w:div w:id="774785295">
                  <w:marLeft w:val="0"/>
                  <w:marRight w:val="0"/>
                  <w:marTop w:val="0"/>
                  <w:marBottom w:val="0"/>
                  <w:divBdr>
                    <w:top w:val="none" w:sz="0" w:space="0" w:color="auto"/>
                    <w:left w:val="none" w:sz="0" w:space="0" w:color="auto"/>
                    <w:bottom w:val="none" w:sz="0" w:space="0" w:color="auto"/>
                    <w:right w:val="none" w:sz="0" w:space="0" w:color="auto"/>
                  </w:divBdr>
                  <w:divsChild>
                    <w:div w:id="263996048">
                      <w:marLeft w:val="0"/>
                      <w:marRight w:val="0"/>
                      <w:marTop w:val="0"/>
                      <w:marBottom w:val="0"/>
                      <w:divBdr>
                        <w:top w:val="none" w:sz="0" w:space="0" w:color="auto"/>
                        <w:left w:val="none" w:sz="0" w:space="0" w:color="auto"/>
                        <w:bottom w:val="none" w:sz="0" w:space="0" w:color="auto"/>
                        <w:right w:val="none" w:sz="0" w:space="0" w:color="auto"/>
                      </w:divBdr>
                      <w:divsChild>
                        <w:div w:id="625552788">
                          <w:marLeft w:val="0"/>
                          <w:marRight w:val="0"/>
                          <w:marTop w:val="0"/>
                          <w:marBottom w:val="0"/>
                          <w:divBdr>
                            <w:top w:val="none" w:sz="0" w:space="0" w:color="auto"/>
                            <w:left w:val="none" w:sz="0" w:space="0" w:color="auto"/>
                            <w:bottom w:val="none" w:sz="0" w:space="0" w:color="auto"/>
                            <w:right w:val="none" w:sz="0" w:space="0" w:color="auto"/>
                          </w:divBdr>
                          <w:divsChild>
                            <w:div w:id="2116633902">
                              <w:marLeft w:val="0"/>
                              <w:marRight w:val="0"/>
                              <w:marTop w:val="0"/>
                              <w:marBottom w:val="0"/>
                              <w:divBdr>
                                <w:top w:val="none" w:sz="0" w:space="0" w:color="auto"/>
                                <w:left w:val="none" w:sz="0" w:space="0" w:color="auto"/>
                                <w:bottom w:val="none" w:sz="0" w:space="0" w:color="auto"/>
                                <w:right w:val="none" w:sz="0" w:space="0" w:color="auto"/>
                              </w:divBdr>
                              <w:divsChild>
                                <w:div w:id="18355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90072">
          <w:marLeft w:val="0"/>
          <w:marRight w:val="0"/>
          <w:marTop w:val="0"/>
          <w:marBottom w:val="0"/>
          <w:divBdr>
            <w:top w:val="none" w:sz="0" w:space="0" w:color="auto"/>
            <w:left w:val="none" w:sz="0" w:space="0" w:color="auto"/>
            <w:bottom w:val="none" w:sz="0" w:space="0" w:color="auto"/>
            <w:right w:val="none" w:sz="0" w:space="0" w:color="auto"/>
          </w:divBdr>
          <w:divsChild>
            <w:div w:id="515197337">
              <w:marLeft w:val="0"/>
              <w:marRight w:val="0"/>
              <w:marTop w:val="0"/>
              <w:marBottom w:val="0"/>
              <w:divBdr>
                <w:top w:val="none" w:sz="0" w:space="0" w:color="auto"/>
                <w:left w:val="none" w:sz="0" w:space="0" w:color="auto"/>
                <w:bottom w:val="none" w:sz="0" w:space="0" w:color="auto"/>
                <w:right w:val="none" w:sz="0" w:space="0" w:color="auto"/>
              </w:divBdr>
              <w:divsChild>
                <w:div w:id="514420498">
                  <w:marLeft w:val="0"/>
                  <w:marRight w:val="0"/>
                  <w:marTop w:val="0"/>
                  <w:marBottom w:val="0"/>
                  <w:divBdr>
                    <w:top w:val="none" w:sz="0" w:space="0" w:color="auto"/>
                    <w:left w:val="none" w:sz="0" w:space="0" w:color="auto"/>
                    <w:bottom w:val="none" w:sz="0" w:space="0" w:color="auto"/>
                    <w:right w:val="none" w:sz="0" w:space="0" w:color="auto"/>
                  </w:divBdr>
                  <w:divsChild>
                    <w:div w:id="1334532333">
                      <w:marLeft w:val="0"/>
                      <w:marRight w:val="0"/>
                      <w:marTop w:val="0"/>
                      <w:marBottom w:val="0"/>
                      <w:divBdr>
                        <w:top w:val="none" w:sz="0" w:space="0" w:color="auto"/>
                        <w:left w:val="none" w:sz="0" w:space="0" w:color="auto"/>
                        <w:bottom w:val="none" w:sz="0" w:space="0" w:color="auto"/>
                        <w:right w:val="none" w:sz="0" w:space="0" w:color="auto"/>
                      </w:divBdr>
                      <w:divsChild>
                        <w:div w:id="17148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96228">
      <w:bodyDiv w:val="1"/>
      <w:marLeft w:val="0"/>
      <w:marRight w:val="0"/>
      <w:marTop w:val="0"/>
      <w:marBottom w:val="0"/>
      <w:divBdr>
        <w:top w:val="none" w:sz="0" w:space="0" w:color="auto"/>
        <w:left w:val="none" w:sz="0" w:space="0" w:color="auto"/>
        <w:bottom w:val="none" w:sz="0" w:space="0" w:color="auto"/>
        <w:right w:val="none" w:sz="0" w:space="0" w:color="auto"/>
      </w:divBdr>
    </w:div>
    <w:div w:id="179317832">
      <w:bodyDiv w:val="1"/>
      <w:marLeft w:val="0"/>
      <w:marRight w:val="0"/>
      <w:marTop w:val="0"/>
      <w:marBottom w:val="0"/>
      <w:divBdr>
        <w:top w:val="none" w:sz="0" w:space="0" w:color="auto"/>
        <w:left w:val="none" w:sz="0" w:space="0" w:color="auto"/>
        <w:bottom w:val="none" w:sz="0" w:space="0" w:color="auto"/>
        <w:right w:val="none" w:sz="0" w:space="0" w:color="auto"/>
      </w:divBdr>
    </w:div>
    <w:div w:id="190191144">
      <w:bodyDiv w:val="1"/>
      <w:marLeft w:val="0"/>
      <w:marRight w:val="0"/>
      <w:marTop w:val="0"/>
      <w:marBottom w:val="0"/>
      <w:divBdr>
        <w:top w:val="none" w:sz="0" w:space="0" w:color="auto"/>
        <w:left w:val="none" w:sz="0" w:space="0" w:color="auto"/>
        <w:bottom w:val="none" w:sz="0" w:space="0" w:color="auto"/>
        <w:right w:val="none" w:sz="0" w:space="0" w:color="auto"/>
      </w:divBdr>
    </w:div>
    <w:div w:id="207257579">
      <w:bodyDiv w:val="1"/>
      <w:marLeft w:val="0"/>
      <w:marRight w:val="0"/>
      <w:marTop w:val="0"/>
      <w:marBottom w:val="0"/>
      <w:divBdr>
        <w:top w:val="none" w:sz="0" w:space="0" w:color="auto"/>
        <w:left w:val="none" w:sz="0" w:space="0" w:color="auto"/>
        <w:bottom w:val="none" w:sz="0" w:space="0" w:color="auto"/>
        <w:right w:val="none" w:sz="0" w:space="0" w:color="auto"/>
      </w:divBdr>
    </w:div>
    <w:div w:id="230389448">
      <w:bodyDiv w:val="1"/>
      <w:marLeft w:val="0"/>
      <w:marRight w:val="0"/>
      <w:marTop w:val="0"/>
      <w:marBottom w:val="0"/>
      <w:divBdr>
        <w:top w:val="none" w:sz="0" w:space="0" w:color="auto"/>
        <w:left w:val="none" w:sz="0" w:space="0" w:color="auto"/>
        <w:bottom w:val="none" w:sz="0" w:space="0" w:color="auto"/>
        <w:right w:val="none" w:sz="0" w:space="0" w:color="auto"/>
      </w:divBdr>
    </w:div>
    <w:div w:id="256594911">
      <w:bodyDiv w:val="1"/>
      <w:marLeft w:val="0"/>
      <w:marRight w:val="0"/>
      <w:marTop w:val="0"/>
      <w:marBottom w:val="0"/>
      <w:divBdr>
        <w:top w:val="none" w:sz="0" w:space="0" w:color="auto"/>
        <w:left w:val="none" w:sz="0" w:space="0" w:color="auto"/>
        <w:bottom w:val="none" w:sz="0" w:space="0" w:color="auto"/>
        <w:right w:val="none" w:sz="0" w:space="0" w:color="auto"/>
      </w:divBdr>
    </w:div>
    <w:div w:id="258564928">
      <w:bodyDiv w:val="1"/>
      <w:marLeft w:val="0"/>
      <w:marRight w:val="0"/>
      <w:marTop w:val="0"/>
      <w:marBottom w:val="0"/>
      <w:divBdr>
        <w:top w:val="none" w:sz="0" w:space="0" w:color="auto"/>
        <w:left w:val="none" w:sz="0" w:space="0" w:color="auto"/>
        <w:bottom w:val="none" w:sz="0" w:space="0" w:color="auto"/>
        <w:right w:val="none" w:sz="0" w:space="0" w:color="auto"/>
      </w:divBdr>
    </w:div>
    <w:div w:id="283774482">
      <w:bodyDiv w:val="1"/>
      <w:marLeft w:val="0"/>
      <w:marRight w:val="0"/>
      <w:marTop w:val="0"/>
      <w:marBottom w:val="0"/>
      <w:divBdr>
        <w:top w:val="none" w:sz="0" w:space="0" w:color="auto"/>
        <w:left w:val="none" w:sz="0" w:space="0" w:color="auto"/>
        <w:bottom w:val="none" w:sz="0" w:space="0" w:color="auto"/>
        <w:right w:val="none" w:sz="0" w:space="0" w:color="auto"/>
      </w:divBdr>
    </w:div>
    <w:div w:id="289360151">
      <w:bodyDiv w:val="1"/>
      <w:marLeft w:val="0"/>
      <w:marRight w:val="0"/>
      <w:marTop w:val="0"/>
      <w:marBottom w:val="0"/>
      <w:divBdr>
        <w:top w:val="none" w:sz="0" w:space="0" w:color="auto"/>
        <w:left w:val="none" w:sz="0" w:space="0" w:color="auto"/>
        <w:bottom w:val="none" w:sz="0" w:space="0" w:color="auto"/>
        <w:right w:val="none" w:sz="0" w:space="0" w:color="auto"/>
      </w:divBdr>
    </w:div>
    <w:div w:id="312415246">
      <w:bodyDiv w:val="1"/>
      <w:marLeft w:val="0"/>
      <w:marRight w:val="0"/>
      <w:marTop w:val="0"/>
      <w:marBottom w:val="0"/>
      <w:divBdr>
        <w:top w:val="none" w:sz="0" w:space="0" w:color="auto"/>
        <w:left w:val="none" w:sz="0" w:space="0" w:color="auto"/>
        <w:bottom w:val="none" w:sz="0" w:space="0" w:color="auto"/>
        <w:right w:val="none" w:sz="0" w:space="0" w:color="auto"/>
      </w:divBdr>
    </w:div>
    <w:div w:id="358701848">
      <w:bodyDiv w:val="1"/>
      <w:marLeft w:val="0"/>
      <w:marRight w:val="0"/>
      <w:marTop w:val="0"/>
      <w:marBottom w:val="0"/>
      <w:divBdr>
        <w:top w:val="none" w:sz="0" w:space="0" w:color="auto"/>
        <w:left w:val="none" w:sz="0" w:space="0" w:color="auto"/>
        <w:bottom w:val="none" w:sz="0" w:space="0" w:color="auto"/>
        <w:right w:val="none" w:sz="0" w:space="0" w:color="auto"/>
      </w:divBdr>
      <w:divsChild>
        <w:div w:id="927424562">
          <w:marLeft w:val="0"/>
          <w:marRight w:val="0"/>
          <w:marTop w:val="0"/>
          <w:marBottom w:val="0"/>
          <w:divBdr>
            <w:top w:val="none" w:sz="0" w:space="0" w:color="auto"/>
            <w:left w:val="none" w:sz="0" w:space="0" w:color="auto"/>
            <w:bottom w:val="none" w:sz="0" w:space="0" w:color="auto"/>
            <w:right w:val="none" w:sz="0" w:space="0" w:color="auto"/>
          </w:divBdr>
        </w:div>
      </w:divsChild>
    </w:div>
    <w:div w:id="366491229">
      <w:bodyDiv w:val="1"/>
      <w:marLeft w:val="0"/>
      <w:marRight w:val="0"/>
      <w:marTop w:val="0"/>
      <w:marBottom w:val="0"/>
      <w:divBdr>
        <w:top w:val="none" w:sz="0" w:space="0" w:color="auto"/>
        <w:left w:val="none" w:sz="0" w:space="0" w:color="auto"/>
        <w:bottom w:val="none" w:sz="0" w:space="0" w:color="auto"/>
        <w:right w:val="none" w:sz="0" w:space="0" w:color="auto"/>
      </w:divBdr>
    </w:div>
    <w:div w:id="382599904">
      <w:bodyDiv w:val="1"/>
      <w:marLeft w:val="0"/>
      <w:marRight w:val="0"/>
      <w:marTop w:val="0"/>
      <w:marBottom w:val="0"/>
      <w:divBdr>
        <w:top w:val="none" w:sz="0" w:space="0" w:color="auto"/>
        <w:left w:val="none" w:sz="0" w:space="0" w:color="auto"/>
        <w:bottom w:val="none" w:sz="0" w:space="0" w:color="auto"/>
        <w:right w:val="none" w:sz="0" w:space="0" w:color="auto"/>
      </w:divBdr>
    </w:div>
    <w:div w:id="409429138">
      <w:bodyDiv w:val="1"/>
      <w:marLeft w:val="0"/>
      <w:marRight w:val="0"/>
      <w:marTop w:val="0"/>
      <w:marBottom w:val="0"/>
      <w:divBdr>
        <w:top w:val="none" w:sz="0" w:space="0" w:color="auto"/>
        <w:left w:val="none" w:sz="0" w:space="0" w:color="auto"/>
        <w:bottom w:val="none" w:sz="0" w:space="0" w:color="auto"/>
        <w:right w:val="none" w:sz="0" w:space="0" w:color="auto"/>
      </w:divBdr>
    </w:div>
    <w:div w:id="441417121">
      <w:bodyDiv w:val="1"/>
      <w:marLeft w:val="0"/>
      <w:marRight w:val="0"/>
      <w:marTop w:val="0"/>
      <w:marBottom w:val="0"/>
      <w:divBdr>
        <w:top w:val="none" w:sz="0" w:space="0" w:color="auto"/>
        <w:left w:val="none" w:sz="0" w:space="0" w:color="auto"/>
        <w:bottom w:val="none" w:sz="0" w:space="0" w:color="auto"/>
        <w:right w:val="none" w:sz="0" w:space="0" w:color="auto"/>
      </w:divBdr>
    </w:div>
    <w:div w:id="451441000">
      <w:bodyDiv w:val="1"/>
      <w:marLeft w:val="0"/>
      <w:marRight w:val="0"/>
      <w:marTop w:val="0"/>
      <w:marBottom w:val="0"/>
      <w:divBdr>
        <w:top w:val="none" w:sz="0" w:space="0" w:color="auto"/>
        <w:left w:val="none" w:sz="0" w:space="0" w:color="auto"/>
        <w:bottom w:val="none" w:sz="0" w:space="0" w:color="auto"/>
        <w:right w:val="none" w:sz="0" w:space="0" w:color="auto"/>
      </w:divBdr>
      <w:divsChild>
        <w:div w:id="1485513701">
          <w:marLeft w:val="0"/>
          <w:marRight w:val="0"/>
          <w:marTop w:val="0"/>
          <w:marBottom w:val="0"/>
          <w:divBdr>
            <w:top w:val="none" w:sz="0" w:space="0" w:color="auto"/>
            <w:left w:val="none" w:sz="0" w:space="0" w:color="auto"/>
            <w:bottom w:val="none" w:sz="0" w:space="0" w:color="auto"/>
            <w:right w:val="none" w:sz="0" w:space="0" w:color="auto"/>
          </w:divBdr>
          <w:divsChild>
            <w:div w:id="437061728">
              <w:marLeft w:val="0"/>
              <w:marRight w:val="0"/>
              <w:marTop w:val="0"/>
              <w:marBottom w:val="0"/>
              <w:divBdr>
                <w:top w:val="none" w:sz="0" w:space="0" w:color="auto"/>
                <w:left w:val="none" w:sz="0" w:space="0" w:color="auto"/>
                <w:bottom w:val="none" w:sz="0" w:space="0" w:color="auto"/>
                <w:right w:val="none" w:sz="0" w:space="0" w:color="auto"/>
              </w:divBdr>
              <w:divsChild>
                <w:div w:id="1513648577">
                  <w:marLeft w:val="0"/>
                  <w:marRight w:val="0"/>
                  <w:marTop w:val="0"/>
                  <w:marBottom w:val="0"/>
                  <w:divBdr>
                    <w:top w:val="none" w:sz="0" w:space="0" w:color="auto"/>
                    <w:left w:val="none" w:sz="0" w:space="0" w:color="auto"/>
                    <w:bottom w:val="none" w:sz="0" w:space="0" w:color="auto"/>
                    <w:right w:val="none" w:sz="0" w:space="0" w:color="auto"/>
                  </w:divBdr>
                  <w:divsChild>
                    <w:div w:id="886137912">
                      <w:marLeft w:val="0"/>
                      <w:marRight w:val="0"/>
                      <w:marTop w:val="0"/>
                      <w:marBottom w:val="0"/>
                      <w:divBdr>
                        <w:top w:val="none" w:sz="0" w:space="0" w:color="auto"/>
                        <w:left w:val="none" w:sz="0" w:space="0" w:color="auto"/>
                        <w:bottom w:val="none" w:sz="0" w:space="0" w:color="auto"/>
                        <w:right w:val="none" w:sz="0" w:space="0" w:color="auto"/>
                      </w:divBdr>
                      <w:divsChild>
                        <w:div w:id="398485192">
                          <w:marLeft w:val="0"/>
                          <w:marRight w:val="0"/>
                          <w:marTop w:val="0"/>
                          <w:marBottom w:val="0"/>
                          <w:divBdr>
                            <w:top w:val="none" w:sz="0" w:space="0" w:color="auto"/>
                            <w:left w:val="none" w:sz="0" w:space="0" w:color="auto"/>
                            <w:bottom w:val="none" w:sz="0" w:space="0" w:color="auto"/>
                            <w:right w:val="none" w:sz="0" w:space="0" w:color="auto"/>
                          </w:divBdr>
                          <w:divsChild>
                            <w:div w:id="1053776299">
                              <w:marLeft w:val="0"/>
                              <w:marRight w:val="0"/>
                              <w:marTop w:val="0"/>
                              <w:marBottom w:val="0"/>
                              <w:divBdr>
                                <w:top w:val="none" w:sz="0" w:space="0" w:color="auto"/>
                                <w:left w:val="none" w:sz="0" w:space="0" w:color="auto"/>
                                <w:bottom w:val="none" w:sz="0" w:space="0" w:color="auto"/>
                                <w:right w:val="none" w:sz="0" w:space="0" w:color="auto"/>
                              </w:divBdr>
                              <w:divsChild>
                                <w:div w:id="743068916">
                                  <w:marLeft w:val="0"/>
                                  <w:marRight w:val="0"/>
                                  <w:marTop w:val="0"/>
                                  <w:marBottom w:val="0"/>
                                  <w:divBdr>
                                    <w:top w:val="none" w:sz="0" w:space="0" w:color="auto"/>
                                    <w:left w:val="none" w:sz="0" w:space="0" w:color="auto"/>
                                    <w:bottom w:val="none" w:sz="0" w:space="0" w:color="auto"/>
                                    <w:right w:val="none" w:sz="0" w:space="0" w:color="auto"/>
                                  </w:divBdr>
                                  <w:divsChild>
                                    <w:div w:id="2005158528">
                                      <w:marLeft w:val="0"/>
                                      <w:marRight w:val="0"/>
                                      <w:marTop w:val="0"/>
                                      <w:marBottom w:val="0"/>
                                      <w:divBdr>
                                        <w:top w:val="none" w:sz="0" w:space="0" w:color="auto"/>
                                        <w:left w:val="none" w:sz="0" w:space="0" w:color="auto"/>
                                        <w:bottom w:val="none" w:sz="0" w:space="0" w:color="auto"/>
                                        <w:right w:val="none" w:sz="0" w:space="0" w:color="auto"/>
                                      </w:divBdr>
                                      <w:divsChild>
                                        <w:div w:id="1709987439">
                                          <w:marLeft w:val="0"/>
                                          <w:marRight w:val="0"/>
                                          <w:marTop w:val="0"/>
                                          <w:marBottom w:val="0"/>
                                          <w:divBdr>
                                            <w:top w:val="none" w:sz="0" w:space="0" w:color="auto"/>
                                            <w:left w:val="none" w:sz="0" w:space="0" w:color="auto"/>
                                            <w:bottom w:val="none" w:sz="0" w:space="0" w:color="auto"/>
                                            <w:right w:val="none" w:sz="0" w:space="0" w:color="auto"/>
                                          </w:divBdr>
                                          <w:divsChild>
                                            <w:div w:id="503084757">
                                              <w:marLeft w:val="0"/>
                                              <w:marRight w:val="0"/>
                                              <w:marTop w:val="0"/>
                                              <w:marBottom w:val="0"/>
                                              <w:divBdr>
                                                <w:top w:val="none" w:sz="0" w:space="0" w:color="auto"/>
                                                <w:left w:val="none" w:sz="0" w:space="0" w:color="auto"/>
                                                <w:bottom w:val="none" w:sz="0" w:space="0" w:color="auto"/>
                                                <w:right w:val="none" w:sz="0" w:space="0" w:color="auto"/>
                                              </w:divBdr>
                                              <w:divsChild>
                                                <w:div w:id="1353875132">
                                                  <w:marLeft w:val="0"/>
                                                  <w:marRight w:val="0"/>
                                                  <w:marTop w:val="0"/>
                                                  <w:marBottom w:val="0"/>
                                                  <w:divBdr>
                                                    <w:top w:val="none" w:sz="0" w:space="0" w:color="auto"/>
                                                    <w:left w:val="none" w:sz="0" w:space="0" w:color="auto"/>
                                                    <w:bottom w:val="none" w:sz="0" w:space="0" w:color="auto"/>
                                                    <w:right w:val="none" w:sz="0" w:space="0" w:color="auto"/>
                                                  </w:divBdr>
                                                  <w:divsChild>
                                                    <w:div w:id="206992678">
                                                      <w:marLeft w:val="0"/>
                                                      <w:marRight w:val="0"/>
                                                      <w:marTop w:val="0"/>
                                                      <w:marBottom w:val="0"/>
                                                      <w:divBdr>
                                                        <w:top w:val="none" w:sz="0" w:space="0" w:color="auto"/>
                                                        <w:left w:val="none" w:sz="0" w:space="0" w:color="auto"/>
                                                        <w:bottom w:val="none" w:sz="0" w:space="0" w:color="auto"/>
                                                        <w:right w:val="none" w:sz="0" w:space="0" w:color="auto"/>
                                                      </w:divBdr>
                                                      <w:divsChild>
                                                        <w:div w:id="16632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775409">
      <w:bodyDiv w:val="1"/>
      <w:marLeft w:val="0"/>
      <w:marRight w:val="0"/>
      <w:marTop w:val="0"/>
      <w:marBottom w:val="0"/>
      <w:divBdr>
        <w:top w:val="none" w:sz="0" w:space="0" w:color="auto"/>
        <w:left w:val="none" w:sz="0" w:space="0" w:color="auto"/>
        <w:bottom w:val="none" w:sz="0" w:space="0" w:color="auto"/>
        <w:right w:val="none" w:sz="0" w:space="0" w:color="auto"/>
      </w:divBdr>
      <w:divsChild>
        <w:div w:id="645668029">
          <w:marLeft w:val="0"/>
          <w:marRight w:val="0"/>
          <w:marTop w:val="0"/>
          <w:marBottom w:val="0"/>
          <w:divBdr>
            <w:top w:val="none" w:sz="0" w:space="0" w:color="auto"/>
            <w:left w:val="none" w:sz="0" w:space="0" w:color="auto"/>
            <w:bottom w:val="none" w:sz="0" w:space="0" w:color="auto"/>
            <w:right w:val="none" w:sz="0" w:space="0" w:color="auto"/>
          </w:divBdr>
        </w:div>
      </w:divsChild>
    </w:div>
    <w:div w:id="513225860">
      <w:bodyDiv w:val="1"/>
      <w:marLeft w:val="0"/>
      <w:marRight w:val="0"/>
      <w:marTop w:val="0"/>
      <w:marBottom w:val="0"/>
      <w:divBdr>
        <w:top w:val="none" w:sz="0" w:space="0" w:color="auto"/>
        <w:left w:val="none" w:sz="0" w:space="0" w:color="auto"/>
        <w:bottom w:val="none" w:sz="0" w:space="0" w:color="auto"/>
        <w:right w:val="none" w:sz="0" w:space="0" w:color="auto"/>
      </w:divBdr>
    </w:div>
    <w:div w:id="515577663">
      <w:bodyDiv w:val="1"/>
      <w:marLeft w:val="0"/>
      <w:marRight w:val="0"/>
      <w:marTop w:val="0"/>
      <w:marBottom w:val="0"/>
      <w:divBdr>
        <w:top w:val="none" w:sz="0" w:space="0" w:color="auto"/>
        <w:left w:val="none" w:sz="0" w:space="0" w:color="auto"/>
        <w:bottom w:val="none" w:sz="0" w:space="0" w:color="auto"/>
        <w:right w:val="none" w:sz="0" w:space="0" w:color="auto"/>
      </w:divBdr>
    </w:div>
    <w:div w:id="544677072">
      <w:bodyDiv w:val="1"/>
      <w:marLeft w:val="0"/>
      <w:marRight w:val="0"/>
      <w:marTop w:val="0"/>
      <w:marBottom w:val="0"/>
      <w:divBdr>
        <w:top w:val="none" w:sz="0" w:space="0" w:color="auto"/>
        <w:left w:val="none" w:sz="0" w:space="0" w:color="auto"/>
        <w:bottom w:val="none" w:sz="0" w:space="0" w:color="auto"/>
        <w:right w:val="none" w:sz="0" w:space="0" w:color="auto"/>
      </w:divBdr>
      <w:divsChild>
        <w:div w:id="844058802">
          <w:marLeft w:val="0"/>
          <w:marRight w:val="0"/>
          <w:marTop w:val="0"/>
          <w:marBottom w:val="0"/>
          <w:divBdr>
            <w:top w:val="none" w:sz="0" w:space="0" w:color="auto"/>
            <w:left w:val="none" w:sz="0" w:space="0" w:color="auto"/>
            <w:bottom w:val="none" w:sz="0" w:space="0" w:color="auto"/>
            <w:right w:val="none" w:sz="0" w:space="0" w:color="auto"/>
          </w:divBdr>
          <w:divsChild>
            <w:div w:id="154884150">
              <w:marLeft w:val="0"/>
              <w:marRight w:val="0"/>
              <w:marTop w:val="0"/>
              <w:marBottom w:val="0"/>
              <w:divBdr>
                <w:top w:val="none" w:sz="0" w:space="0" w:color="auto"/>
                <w:left w:val="none" w:sz="0" w:space="0" w:color="auto"/>
                <w:bottom w:val="none" w:sz="0" w:space="0" w:color="auto"/>
                <w:right w:val="none" w:sz="0" w:space="0" w:color="auto"/>
              </w:divBdr>
              <w:divsChild>
                <w:div w:id="1372068182">
                  <w:marLeft w:val="0"/>
                  <w:marRight w:val="0"/>
                  <w:marTop w:val="0"/>
                  <w:marBottom w:val="0"/>
                  <w:divBdr>
                    <w:top w:val="none" w:sz="0" w:space="0" w:color="auto"/>
                    <w:left w:val="none" w:sz="0" w:space="0" w:color="auto"/>
                    <w:bottom w:val="none" w:sz="0" w:space="0" w:color="auto"/>
                    <w:right w:val="none" w:sz="0" w:space="0" w:color="auto"/>
                  </w:divBdr>
                </w:div>
                <w:div w:id="189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5249">
          <w:marLeft w:val="240"/>
          <w:marRight w:val="0"/>
          <w:marTop w:val="0"/>
          <w:marBottom w:val="0"/>
          <w:divBdr>
            <w:top w:val="none" w:sz="0" w:space="0" w:color="auto"/>
            <w:left w:val="none" w:sz="0" w:space="0" w:color="auto"/>
            <w:bottom w:val="none" w:sz="0" w:space="0" w:color="auto"/>
            <w:right w:val="none" w:sz="0" w:space="0" w:color="auto"/>
          </w:divBdr>
          <w:divsChild>
            <w:div w:id="1670403067">
              <w:marLeft w:val="0"/>
              <w:marRight w:val="0"/>
              <w:marTop w:val="0"/>
              <w:marBottom w:val="0"/>
              <w:divBdr>
                <w:top w:val="none" w:sz="0" w:space="0" w:color="auto"/>
                <w:left w:val="none" w:sz="0" w:space="0" w:color="auto"/>
                <w:bottom w:val="none" w:sz="0" w:space="0" w:color="auto"/>
                <w:right w:val="none" w:sz="0" w:space="0" w:color="auto"/>
              </w:divBdr>
            </w:div>
            <w:div w:id="1914123377">
              <w:marLeft w:val="0"/>
              <w:marRight w:val="0"/>
              <w:marTop w:val="0"/>
              <w:marBottom w:val="0"/>
              <w:divBdr>
                <w:top w:val="none" w:sz="0" w:space="0" w:color="auto"/>
                <w:left w:val="none" w:sz="0" w:space="0" w:color="auto"/>
                <w:bottom w:val="none" w:sz="0" w:space="0" w:color="auto"/>
                <w:right w:val="none" w:sz="0" w:space="0" w:color="auto"/>
              </w:divBdr>
            </w:div>
          </w:divsChild>
        </w:div>
        <w:div w:id="922492894">
          <w:marLeft w:val="0"/>
          <w:marRight w:val="0"/>
          <w:marTop w:val="166"/>
          <w:marBottom w:val="166"/>
          <w:divBdr>
            <w:top w:val="none" w:sz="0" w:space="0" w:color="auto"/>
            <w:left w:val="none" w:sz="0" w:space="0" w:color="auto"/>
            <w:bottom w:val="none" w:sz="0" w:space="0" w:color="auto"/>
            <w:right w:val="none" w:sz="0" w:space="0" w:color="auto"/>
          </w:divBdr>
          <w:divsChild>
            <w:div w:id="18762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7926">
      <w:bodyDiv w:val="1"/>
      <w:marLeft w:val="0"/>
      <w:marRight w:val="0"/>
      <w:marTop w:val="0"/>
      <w:marBottom w:val="0"/>
      <w:divBdr>
        <w:top w:val="none" w:sz="0" w:space="0" w:color="auto"/>
        <w:left w:val="none" w:sz="0" w:space="0" w:color="auto"/>
        <w:bottom w:val="none" w:sz="0" w:space="0" w:color="auto"/>
        <w:right w:val="none" w:sz="0" w:space="0" w:color="auto"/>
      </w:divBdr>
      <w:divsChild>
        <w:div w:id="2438144">
          <w:marLeft w:val="0"/>
          <w:marRight w:val="0"/>
          <w:marTop w:val="0"/>
          <w:marBottom w:val="0"/>
          <w:divBdr>
            <w:top w:val="none" w:sz="0" w:space="0" w:color="auto"/>
            <w:left w:val="none" w:sz="0" w:space="0" w:color="auto"/>
            <w:bottom w:val="none" w:sz="0" w:space="0" w:color="auto"/>
            <w:right w:val="none" w:sz="0" w:space="0" w:color="auto"/>
          </w:divBdr>
          <w:divsChild>
            <w:div w:id="1034648788">
              <w:marLeft w:val="0"/>
              <w:marRight w:val="0"/>
              <w:marTop w:val="0"/>
              <w:marBottom w:val="120"/>
              <w:divBdr>
                <w:top w:val="none" w:sz="0" w:space="0" w:color="auto"/>
                <w:left w:val="none" w:sz="0" w:space="0" w:color="auto"/>
                <w:bottom w:val="none" w:sz="0" w:space="0" w:color="auto"/>
                <w:right w:val="none" w:sz="0" w:space="0" w:color="auto"/>
              </w:divBdr>
            </w:div>
          </w:divsChild>
        </w:div>
        <w:div w:id="1899513261">
          <w:marLeft w:val="0"/>
          <w:marRight w:val="0"/>
          <w:marTop w:val="0"/>
          <w:marBottom w:val="0"/>
          <w:divBdr>
            <w:top w:val="none" w:sz="0" w:space="0" w:color="auto"/>
            <w:left w:val="none" w:sz="0" w:space="0" w:color="auto"/>
            <w:bottom w:val="none" w:sz="0" w:space="0" w:color="auto"/>
            <w:right w:val="none" w:sz="0" w:space="0" w:color="auto"/>
          </w:divBdr>
        </w:div>
      </w:divsChild>
    </w:div>
    <w:div w:id="587153346">
      <w:bodyDiv w:val="1"/>
      <w:marLeft w:val="0"/>
      <w:marRight w:val="0"/>
      <w:marTop w:val="0"/>
      <w:marBottom w:val="0"/>
      <w:divBdr>
        <w:top w:val="none" w:sz="0" w:space="0" w:color="auto"/>
        <w:left w:val="none" w:sz="0" w:space="0" w:color="auto"/>
        <w:bottom w:val="none" w:sz="0" w:space="0" w:color="auto"/>
        <w:right w:val="none" w:sz="0" w:space="0" w:color="auto"/>
      </w:divBdr>
    </w:div>
    <w:div w:id="588461540">
      <w:bodyDiv w:val="1"/>
      <w:marLeft w:val="0"/>
      <w:marRight w:val="0"/>
      <w:marTop w:val="0"/>
      <w:marBottom w:val="0"/>
      <w:divBdr>
        <w:top w:val="none" w:sz="0" w:space="0" w:color="auto"/>
        <w:left w:val="none" w:sz="0" w:space="0" w:color="auto"/>
        <w:bottom w:val="none" w:sz="0" w:space="0" w:color="auto"/>
        <w:right w:val="none" w:sz="0" w:space="0" w:color="auto"/>
      </w:divBdr>
    </w:div>
    <w:div w:id="596332175">
      <w:bodyDiv w:val="1"/>
      <w:marLeft w:val="0"/>
      <w:marRight w:val="0"/>
      <w:marTop w:val="0"/>
      <w:marBottom w:val="0"/>
      <w:divBdr>
        <w:top w:val="none" w:sz="0" w:space="0" w:color="auto"/>
        <w:left w:val="none" w:sz="0" w:space="0" w:color="auto"/>
        <w:bottom w:val="none" w:sz="0" w:space="0" w:color="auto"/>
        <w:right w:val="none" w:sz="0" w:space="0" w:color="auto"/>
      </w:divBdr>
    </w:div>
    <w:div w:id="630522351">
      <w:bodyDiv w:val="1"/>
      <w:marLeft w:val="0"/>
      <w:marRight w:val="0"/>
      <w:marTop w:val="0"/>
      <w:marBottom w:val="0"/>
      <w:divBdr>
        <w:top w:val="none" w:sz="0" w:space="0" w:color="auto"/>
        <w:left w:val="none" w:sz="0" w:space="0" w:color="auto"/>
        <w:bottom w:val="none" w:sz="0" w:space="0" w:color="auto"/>
        <w:right w:val="none" w:sz="0" w:space="0" w:color="auto"/>
      </w:divBdr>
      <w:divsChild>
        <w:div w:id="1154445244">
          <w:marLeft w:val="0"/>
          <w:marRight w:val="0"/>
          <w:marTop w:val="0"/>
          <w:marBottom w:val="0"/>
          <w:divBdr>
            <w:top w:val="single" w:sz="2" w:space="0" w:color="D9D9E3"/>
            <w:left w:val="single" w:sz="2" w:space="0" w:color="D9D9E3"/>
            <w:bottom w:val="single" w:sz="2" w:space="0" w:color="D9D9E3"/>
            <w:right w:val="single" w:sz="2" w:space="0" w:color="D9D9E3"/>
          </w:divBdr>
          <w:divsChild>
            <w:div w:id="172960149">
              <w:marLeft w:val="0"/>
              <w:marRight w:val="0"/>
              <w:marTop w:val="0"/>
              <w:marBottom w:val="0"/>
              <w:divBdr>
                <w:top w:val="single" w:sz="2" w:space="0" w:color="D9D9E3"/>
                <w:left w:val="single" w:sz="2" w:space="0" w:color="D9D9E3"/>
                <w:bottom w:val="single" w:sz="2" w:space="0" w:color="D9D9E3"/>
                <w:right w:val="single" w:sz="2" w:space="0" w:color="D9D9E3"/>
              </w:divBdr>
              <w:divsChild>
                <w:div w:id="635598269">
                  <w:marLeft w:val="0"/>
                  <w:marRight w:val="0"/>
                  <w:marTop w:val="0"/>
                  <w:marBottom w:val="0"/>
                  <w:divBdr>
                    <w:top w:val="single" w:sz="2" w:space="0" w:color="D9D9E3"/>
                    <w:left w:val="single" w:sz="2" w:space="0" w:color="D9D9E3"/>
                    <w:bottom w:val="single" w:sz="2" w:space="0" w:color="D9D9E3"/>
                    <w:right w:val="single" w:sz="2" w:space="0" w:color="D9D9E3"/>
                  </w:divBdr>
                  <w:divsChild>
                    <w:div w:id="957490189">
                      <w:marLeft w:val="0"/>
                      <w:marRight w:val="0"/>
                      <w:marTop w:val="0"/>
                      <w:marBottom w:val="0"/>
                      <w:divBdr>
                        <w:top w:val="single" w:sz="2" w:space="0" w:color="D9D9E3"/>
                        <w:left w:val="single" w:sz="2" w:space="0" w:color="D9D9E3"/>
                        <w:bottom w:val="single" w:sz="2" w:space="0" w:color="D9D9E3"/>
                        <w:right w:val="single" w:sz="2" w:space="0" w:color="D9D9E3"/>
                      </w:divBdr>
                      <w:divsChild>
                        <w:div w:id="1670596411">
                          <w:marLeft w:val="0"/>
                          <w:marRight w:val="0"/>
                          <w:marTop w:val="0"/>
                          <w:marBottom w:val="0"/>
                          <w:divBdr>
                            <w:top w:val="single" w:sz="2" w:space="0" w:color="D9D9E3"/>
                            <w:left w:val="single" w:sz="2" w:space="0" w:color="D9D9E3"/>
                            <w:bottom w:val="single" w:sz="2" w:space="0" w:color="D9D9E3"/>
                            <w:right w:val="single" w:sz="2" w:space="0" w:color="D9D9E3"/>
                          </w:divBdr>
                          <w:divsChild>
                            <w:div w:id="1541866696">
                              <w:marLeft w:val="0"/>
                              <w:marRight w:val="0"/>
                              <w:marTop w:val="100"/>
                              <w:marBottom w:val="100"/>
                              <w:divBdr>
                                <w:top w:val="single" w:sz="2" w:space="0" w:color="D9D9E3"/>
                                <w:left w:val="single" w:sz="2" w:space="0" w:color="D9D9E3"/>
                                <w:bottom w:val="single" w:sz="2" w:space="0" w:color="D9D9E3"/>
                                <w:right w:val="single" w:sz="2" w:space="0" w:color="D9D9E3"/>
                              </w:divBdr>
                              <w:divsChild>
                                <w:div w:id="970478637">
                                  <w:marLeft w:val="0"/>
                                  <w:marRight w:val="0"/>
                                  <w:marTop w:val="0"/>
                                  <w:marBottom w:val="0"/>
                                  <w:divBdr>
                                    <w:top w:val="single" w:sz="2" w:space="0" w:color="D9D9E3"/>
                                    <w:left w:val="single" w:sz="2" w:space="0" w:color="D9D9E3"/>
                                    <w:bottom w:val="single" w:sz="2" w:space="0" w:color="D9D9E3"/>
                                    <w:right w:val="single" w:sz="2" w:space="0" w:color="D9D9E3"/>
                                  </w:divBdr>
                                  <w:divsChild>
                                    <w:div w:id="1152678675">
                                      <w:marLeft w:val="0"/>
                                      <w:marRight w:val="0"/>
                                      <w:marTop w:val="0"/>
                                      <w:marBottom w:val="0"/>
                                      <w:divBdr>
                                        <w:top w:val="single" w:sz="2" w:space="0" w:color="D9D9E3"/>
                                        <w:left w:val="single" w:sz="2" w:space="0" w:color="D9D9E3"/>
                                        <w:bottom w:val="single" w:sz="2" w:space="0" w:color="D9D9E3"/>
                                        <w:right w:val="single" w:sz="2" w:space="0" w:color="D9D9E3"/>
                                      </w:divBdr>
                                      <w:divsChild>
                                        <w:div w:id="998847660">
                                          <w:marLeft w:val="0"/>
                                          <w:marRight w:val="0"/>
                                          <w:marTop w:val="0"/>
                                          <w:marBottom w:val="0"/>
                                          <w:divBdr>
                                            <w:top w:val="single" w:sz="2" w:space="0" w:color="D9D9E3"/>
                                            <w:left w:val="single" w:sz="2" w:space="0" w:color="D9D9E3"/>
                                            <w:bottom w:val="single" w:sz="2" w:space="0" w:color="D9D9E3"/>
                                            <w:right w:val="single" w:sz="2" w:space="0" w:color="D9D9E3"/>
                                          </w:divBdr>
                                          <w:divsChild>
                                            <w:div w:id="1497723119">
                                              <w:marLeft w:val="0"/>
                                              <w:marRight w:val="0"/>
                                              <w:marTop w:val="0"/>
                                              <w:marBottom w:val="0"/>
                                              <w:divBdr>
                                                <w:top w:val="single" w:sz="2" w:space="0" w:color="D9D9E3"/>
                                                <w:left w:val="single" w:sz="2" w:space="0" w:color="D9D9E3"/>
                                                <w:bottom w:val="single" w:sz="2" w:space="0" w:color="D9D9E3"/>
                                                <w:right w:val="single" w:sz="2" w:space="0" w:color="D9D9E3"/>
                                              </w:divBdr>
                                              <w:divsChild>
                                                <w:div w:id="1456369224">
                                                  <w:marLeft w:val="0"/>
                                                  <w:marRight w:val="0"/>
                                                  <w:marTop w:val="0"/>
                                                  <w:marBottom w:val="0"/>
                                                  <w:divBdr>
                                                    <w:top w:val="single" w:sz="2" w:space="0" w:color="D9D9E3"/>
                                                    <w:left w:val="single" w:sz="2" w:space="0" w:color="D9D9E3"/>
                                                    <w:bottom w:val="single" w:sz="2" w:space="0" w:color="D9D9E3"/>
                                                    <w:right w:val="single" w:sz="2" w:space="0" w:color="D9D9E3"/>
                                                  </w:divBdr>
                                                  <w:divsChild>
                                                    <w:div w:id="77530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8683928">
          <w:marLeft w:val="0"/>
          <w:marRight w:val="0"/>
          <w:marTop w:val="0"/>
          <w:marBottom w:val="0"/>
          <w:divBdr>
            <w:top w:val="none" w:sz="0" w:space="0" w:color="auto"/>
            <w:left w:val="none" w:sz="0" w:space="0" w:color="auto"/>
            <w:bottom w:val="none" w:sz="0" w:space="0" w:color="auto"/>
            <w:right w:val="none" w:sz="0" w:space="0" w:color="auto"/>
          </w:divBdr>
        </w:div>
      </w:divsChild>
    </w:div>
    <w:div w:id="677463168">
      <w:bodyDiv w:val="1"/>
      <w:marLeft w:val="0"/>
      <w:marRight w:val="0"/>
      <w:marTop w:val="0"/>
      <w:marBottom w:val="0"/>
      <w:divBdr>
        <w:top w:val="none" w:sz="0" w:space="0" w:color="auto"/>
        <w:left w:val="none" w:sz="0" w:space="0" w:color="auto"/>
        <w:bottom w:val="none" w:sz="0" w:space="0" w:color="auto"/>
        <w:right w:val="none" w:sz="0" w:space="0" w:color="auto"/>
      </w:divBdr>
    </w:div>
    <w:div w:id="694812864">
      <w:bodyDiv w:val="1"/>
      <w:marLeft w:val="0"/>
      <w:marRight w:val="0"/>
      <w:marTop w:val="0"/>
      <w:marBottom w:val="0"/>
      <w:divBdr>
        <w:top w:val="none" w:sz="0" w:space="0" w:color="auto"/>
        <w:left w:val="none" w:sz="0" w:space="0" w:color="auto"/>
        <w:bottom w:val="none" w:sz="0" w:space="0" w:color="auto"/>
        <w:right w:val="none" w:sz="0" w:space="0" w:color="auto"/>
      </w:divBdr>
    </w:div>
    <w:div w:id="705329957">
      <w:bodyDiv w:val="1"/>
      <w:marLeft w:val="0"/>
      <w:marRight w:val="0"/>
      <w:marTop w:val="0"/>
      <w:marBottom w:val="0"/>
      <w:divBdr>
        <w:top w:val="none" w:sz="0" w:space="0" w:color="auto"/>
        <w:left w:val="none" w:sz="0" w:space="0" w:color="auto"/>
        <w:bottom w:val="none" w:sz="0" w:space="0" w:color="auto"/>
        <w:right w:val="none" w:sz="0" w:space="0" w:color="auto"/>
      </w:divBdr>
    </w:div>
    <w:div w:id="707414893">
      <w:bodyDiv w:val="1"/>
      <w:marLeft w:val="0"/>
      <w:marRight w:val="0"/>
      <w:marTop w:val="0"/>
      <w:marBottom w:val="0"/>
      <w:divBdr>
        <w:top w:val="none" w:sz="0" w:space="0" w:color="auto"/>
        <w:left w:val="none" w:sz="0" w:space="0" w:color="auto"/>
        <w:bottom w:val="none" w:sz="0" w:space="0" w:color="auto"/>
        <w:right w:val="none" w:sz="0" w:space="0" w:color="auto"/>
      </w:divBdr>
    </w:div>
    <w:div w:id="721485901">
      <w:bodyDiv w:val="1"/>
      <w:marLeft w:val="0"/>
      <w:marRight w:val="0"/>
      <w:marTop w:val="0"/>
      <w:marBottom w:val="0"/>
      <w:divBdr>
        <w:top w:val="none" w:sz="0" w:space="0" w:color="auto"/>
        <w:left w:val="none" w:sz="0" w:space="0" w:color="auto"/>
        <w:bottom w:val="none" w:sz="0" w:space="0" w:color="auto"/>
        <w:right w:val="none" w:sz="0" w:space="0" w:color="auto"/>
      </w:divBdr>
      <w:divsChild>
        <w:div w:id="1770924614">
          <w:marLeft w:val="0"/>
          <w:marRight w:val="0"/>
          <w:marTop w:val="0"/>
          <w:marBottom w:val="0"/>
          <w:divBdr>
            <w:top w:val="none" w:sz="0" w:space="0" w:color="auto"/>
            <w:left w:val="none" w:sz="0" w:space="0" w:color="auto"/>
            <w:bottom w:val="none" w:sz="0" w:space="0" w:color="auto"/>
            <w:right w:val="none" w:sz="0" w:space="0" w:color="auto"/>
          </w:divBdr>
          <w:divsChild>
            <w:div w:id="16875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8732">
      <w:bodyDiv w:val="1"/>
      <w:marLeft w:val="0"/>
      <w:marRight w:val="0"/>
      <w:marTop w:val="0"/>
      <w:marBottom w:val="0"/>
      <w:divBdr>
        <w:top w:val="none" w:sz="0" w:space="0" w:color="auto"/>
        <w:left w:val="none" w:sz="0" w:space="0" w:color="auto"/>
        <w:bottom w:val="none" w:sz="0" w:space="0" w:color="auto"/>
        <w:right w:val="none" w:sz="0" w:space="0" w:color="auto"/>
      </w:divBdr>
    </w:div>
    <w:div w:id="750928730">
      <w:bodyDiv w:val="1"/>
      <w:marLeft w:val="0"/>
      <w:marRight w:val="0"/>
      <w:marTop w:val="0"/>
      <w:marBottom w:val="0"/>
      <w:divBdr>
        <w:top w:val="none" w:sz="0" w:space="0" w:color="auto"/>
        <w:left w:val="none" w:sz="0" w:space="0" w:color="auto"/>
        <w:bottom w:val="none" w:sz="0" w:space="0" w:color="auto"/>
        <w:right w:val="none" w:sz="0" w:space="0" w:color="auto"/>
      </w:divBdr>
      <w:divsChild>
        <w:div w:id="1457259860">
          <w:marLeft w:val="0"/>
          <w:marRight w:val="0"/>
          <w:marTop w:val="0"/>
          <w:marBottom w:val="0"/>
          <w:divBdr>
            <w:top w:val="none" w:sz="0" w:space="0" w:color="auto"/>
            <w:left w:val="none" w:sz="0" w:space="0" w:color="auto"/>
            <w:bottom w:val="none" w:sz="0" w:space="0" w:color="auto"/>
            <w:right w:val="none" w:sz="0" w:space="0" w:color="auto"/>
          </w:divBdr>
          <w:divsChild>
            <w:div w:id="1309700403">
              <w:marLeft w:val="0"/>
              <w:marRight w:val="0"/>
              <w:marTop w:val="0"/>
              <w:marBottom w:val="0"/>
              <w:divBdr>
                <w:top w:val="none" w:sz="0" w:space="0" w:color="auto"/>
                <w:left w:val="none" w:sz="0" w:space="0" w:color="auto"/>
                <w:bottom w:val="none" w:sz="0" w:space="0" w:color="auto"/>
                <w:right w:val="none" w:sz="0" w:space="0" w:color="auto"/>
              </w:divBdr>
              <w:divsChild>
                <w:div w:id="1989628868">
                  <w:marLeft w:val="0"/>
                  <w:marRight w:val="0"/>
                  <w:marTop w:val="0"/>
                  <w:marBottom w:val="0"/>
                  <w:divBdr>
                    <w:top w:val="none" w:sz="0" w:space="0" w:color="auto"/>
                    <w:left w:val="none" w:sz="0" w:space="0" w:color="auto"/>
                    <w:bottom w:val="none" w:sz="0" w:space="0" w:color="auto"/>
                    <w:right w:val="none" w:sz="0" w:space="0" w:color="auto"/>
                  </w:divBdr>
                </w:div>
                <w:div w:id="6931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9714">
          <w:marLeft w:val="240"/>
          <w:marRight w:val="0"/>
          <w:marTop w:val="0"/>
          <w:marBottom w:val="0"/>
          <w:divBdr>
            <w:top w:val="none" w:sz="0" w:space="0" w:color="auto"/>
            <w:left w:val="none" w:sz="0" w:space="0" w:color="auto"/>
            <w:bottom w:val="none" w:sz="0" w:space="0" w:color="auto"/>
            <w:right w:val="none" w:sz="0" w:space="0" w:color="auto"/>
          </w:divBdr>
          <w:divsChild>
            <w:div w:id="1828787853">
              <w:marLeft w:val="0"/>
              <w:marRight w:val="0"/>
              <w:marTop w:val="0"/>
              <w:marBottom w:val="0"/>
              <w:divBdr>
                <w:top w:val="none" w:sz="0" w:space="0" w:color="auto"/>
                <w:left w:val="none" w:sz="0" w:space="0" w:color="auto"/>
                <w:bottom w:val="none" w:sz="0" w:space="0" w:color="auto"/>
                <w:right w:val="none" w:sz="0" w:space="0" w:color="auto"/>
              </w:divBdr>
            </w:div>
            <w:div w:id="672879757">
              <w:marLeft w:val="0"/>
              <w:marRight w:val="0"/>
              <w:marTop w:val="0"/>
              <w:marBottom w:val="0"/>
              <w:divBdr>
                <w:top w:val="none" w:sz="0" w:space="0" w:color="auto"/>
                <w:left w:val="none" w:sz="0" w:space="0" w:color="auto"/>
                <w:bottom w:val="none" w:sz="0" w:space="0" w:color="auto"/>
                <w:right w:val="none" w:sz="0" w:space="0" w:color="auto"/>
              </w:divBdr>
            </w:div>
          </w:divsChild>
        </w:div>
        <w:div w:id="1476143588">
          <w:marLeft w:val="0"/>
          <w:marRight w:val="0"/>
          <w:marTop w:val="166"/>
          <w:marBottom w:val="166"/>
          <w:divBdr>
            <w:top w:val="none" w:sz="0" w:space="0" w:color="auto"/>
            <w:left w:val="none" w:sz="0" w:space="0" w:color="auto"/>
            <w:bottom w:val="none" w:sz="0" w:space="0" w:color="auto"/>
            <w:right w:val="none" w:sz="0" w:space="0" w:color="auto"/>
          </w:divBdr>
          <w:divsChild>
            <w:div w:id="7130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9768">
      <w:bodyDiv w:val="1"/>
      <w:marLeft w:val="0"/>
      <w:marRight w:val="0"/>
      <w:marTop w:val="0"/>
      <w:marBottom w:val="0"/>
      <w:divBdr>
        <w:top w:val="none" w:sz="0" w:space="0" w:color="auto"/>
        <w:left w:val="none" w:sz="0" w:space="0" w:color="auto"/>
        <w:bottom w:val="none" w:sz="0" w:space="0" w:color="auto"/>
        <w:right w:val="none" w:sz="0" w:space="0" w:color="auto"/>
      </w:divBdr>
      <w:divsChild>
        <w:div w:id="894198530">
          <w:marLeft w:val="0"/>
          <w:marRight w:val="0"/>
          <w:marTop w:val="0"/>
          <w:marBottom w:val="150"/>
          <w:divBdr>
            <w:top w:val="none" w:sz="0" w:space="0" w:color="auto"/>
            <w:left w:val="none" w:sz="0" w:space="0" w:color="auto"/>
            <w:bottom w:val="none" w:sz="0" w:space="0" w:color="auto"/>
            <w:right w:val="none" w:sz="0" w:space="0" w:color="auto"/>
          </w:divBdr>
          <w:divsChild>
            <w:div w:id="2074883571">
              <w:marLeft w:val="0"/>
              <w:marRight w:val="0"/>
              <w:marTop w:val="0"/>
              <w:marBottom w:val="0"/>
              <w:divBdr>
                <w:top w:val="none" w:sz="0" w:space="0" w:color="auto"/>
                <w:left w:val="none" w:sz="0" w:space="0" w:color="auto"/>
                <w:bottom w:val="none" w:sz="0" w:space="0" w:color="auto"/>
                <w:right w:val="none" w:sz="0" w:space="0" w:color="auto"/>
              </w:divBdr>
              <w:divsChild>
                <w:div w:id="943150266">
                  <w:marLeft w:val="0"/>
                  <w:marRight w:val="0"/>
                  <w:marTop w:val="0"/>
                  <w:marBottom w:val="0"/>
                  <w:divBdr>
                    <w:top w:val="none" w:sz="0" w:space="0" w:color="auto"/>
                    <w:left w:val="none" w:sz="0" w:space="0" w:color="auto"/>
                    <w:bottom w:val="none" w:sz="0" w:space="0" w:color="auto"/>
                    <w:right w:val="none" w:sz="0" w:space="0" w:color="auto"/>
                  </w:divBdr>
                  <w:divsChild>
                    <w:div w:id="415832574">
                      <w:marLeft w:val="0"/>
                      <w:marRight w:val="0"/>
                      <w:marTop w:val="0"/>
                      <w:marBottom w:val="0"/>
                      <w:divBdr>
                        <w:top w:val="none" w:sz="0" w:space="0" w:color="auto"/>
                        <w:left w:val="none" w:sz="0" w:space="0" w:color="auto"/>
                        <w:bottom w:val="none" w:sz="0" w:space="0" w:color="auto"/>
                        <w:right w:val="none" w:sz="0" w:space="0" w:color="auto"/>
                      </w:divBdr>
                      <w:divsChild>
                        <w:div w:id="59058149">
                          <w:marLeft w:val="0"/>
                          <w:marRight w:val="0"/>
                          <w:marTop w:val="75"/>
                          <w:marBottom w:val="0"/>
                          <w:divBdr>
                            <w:top w:val="none" w:sz="0" w:space="0" w:color="auto"/>
                            <w:left w:val="none" w:sz="0" w:space="0" w:color="auto"/>
                            <w:bottom w:val="none" w:sz="0" w:space="0" w:color="auto"/>
                            <w:right w:val="none" w:sz="0" w:space="0" w:color="auto"/>
                          </w:divBdr>
                          <w:divsChild>
                            <w:div w:id="616108400">
                              <w:marLeft w:val="0"/>
                              <w:marRight w:val="0"/>
                              <w:marTop w:val="0"/>
                              <w:marBottom w:val="0"/>
                              <w:divBdr>
                                <w:top w:val="none" w:sz="0" w:space="0" w:color="auto"/>
                                <w:left w:val="none" w:sz="0" w:space="0" w:color="auto"/>
                                <w:bottom w:val="none" w:sz="0" w:space="0" w:color="auto"/>
                                <w:right w:val="none" w:sz="0" w:space="0" w:color="auto"/>
                              </w:divBdr>
                            </w:div>
                          </w:divsChild>
                        </w:div>
                        <w:div w:id="9544511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601492382">
          <w:marLeft w:val="0"/>
          <w:marRight w:val="0"/>
          <w:marTop w:val="0"/>
          <w:marBottom w:val="300"/>
          <w:divBdr>
            <w:top w:val="none" w:sz="0" w:space="0" w:color="auto"/>
            <w:left w:val="none" w:sz="0" w:space="0" w:color="auto"/>
            <w:bottom w:val="none" w:sz="0" w:space="0" w:color="auto"/>
            <w:right w:val="none" w:sz="0" w:space="0" w:color="auto"/>
          </w:divBdr>
          <w:divsChild>
            <w:div w:id="441341395">
              <w:marLeft w:val="0"/>
              <w:marRight w:val="0"/>
              <w:marTop w:val="0"/>
              <w:marBottom w:val="0"/>
              <w:divBdr>
                <w:top w:val="none" w:sz="0" w:space="0" w:color="auto"/>
                <w:left w:val="none" w:sz="0" w:space="0" w:color="auto"/>
                <w:bottom w:val="none" w:sz="0" w:space="0" w:color="auto"/>
                <w:right w:val="none" w:sz="0" w:space="0" w:color="auto"/>
              </w:divBdr>
              <w:divsChild>
                <w:div w:id="18231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0234">
      <w:bodyDiv w:val="1"/>
      <w:marLeft w:val="0"/>
      <w:marRight w:val="0"/>
      <w:marTop w:val="0"/>
      <w:marBottom w:val="0"/>
      <w:divBdr>
        <w:top w:val="none" w:sz="0" w:space="0" w:color="auto"/>
        <w:left w:val="none" w:sz="0" w:space="0" w:color="auto"/>
        <w:bottom w:val="none" w:sz="0" w:space="0" w:color="auto"/>
        <w:right w:val="none" w:sz="0" w:space="0" w:color="auto"/>
      </w:divBdr>
    </w:div>
    <w:div w:id="765421617">
      <w:bodyDiv w:val="1"/>
      <w:marLeft w:val="0"/>
      <w:marRight w:val="0"/>
      <w:marTop w:val="0"/>
      <w:marBottom w:val="0"/>
      <w:divBdr>
        <w:top w:val="none" w:sz="0" w:space="0" w:color="auto"/>
        <w:left w:val="none" w:sz="0" w:space="0" w:color="auto"/>
        <w:bottom w:val="none" w:sz="0" w:space="0" w:color="auto"/>
        <w:right w:val="none" w:sz="0" w:space="0" w:color="auto"/>
      </w:divBdr>
      <w:divsChild>
        <w:div w:id="418259014">
          <w:marLeft w:val="0"/>
          <w:marRight w:val="0"/>
          <w:marTop w:val="0"/>
          <w:marBottom w:val="0"/>
          <w:divBdr>
            <w:top w:val="none" w:sz="0" w:space="0" w:color="auto"/>
            <w:left w:val="none" w:sz="0" w:space="0" w:color="auto"/>
            <w:bottom w:val="none" w:sz="0" w:space="0" w:color="auto"/>
            <w:right w:val="none" w:sz="0" w:space="0" w:color="auto"/>
          </w:divBdr>
          <w:divsChild>
            <w:div w:id="1220752468">
              <w:marLeft w:val="0"/>
              <w:marRight w:val="0"/>
              <w:marTop w:val="0"/>
              <w:marBottom w:val="0"/>
              <w:divBdr>
                <w:top w:val="none" w:sz="0" w:space="0" w:color="auto"/>
                <w:left w:val="none" w:sz="0" w:space="0" w:color="auto"/>
                <w:bottom w:val="none" w:sz="0" w:space="0" w:color="auto"/>
                <w:right w:val="none" w:sz="0" w:space="0" w:color="auto"/>
              </w:divBdr>
              <w:divsChild>
                <w:div w:id="2088189284">
                  <w:marLeft w:val="0"/>
                  <w:marRight w:val="0"/>
                  <w:marTop w:val="0"/>
                  <w:marBottom w:val="0"/>
                  <w:divBdr>
                    <w:top w:val="none" w:sz="0" w:space="0" w:color="auto"/>
                    <w:left w:val="none" w:sz="0" w:space="0" w:color="auto"/>
                    <w:bottom w:val="none" w:sz="0" w:space="0" w:color="auto"/>
                    <w:right w:val="none" w:sz="0" w:space="0" w:color="auto"/>
                  </w:divBdr>
                  <w:divsChild>
                    <w:div w:id="8215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364903">
      <w:bodyDiv w:val="1"/>
      <w:marLeft w:val="0"/>
      <w:marRight w:val="0"/>
      <w:marTop w:val="0"/>
      <w:marBottom w:val="0"/>
      <w:divBdr>
        <w:top w:val="none" w:sz="0" w:space="0" w:color="auto"/>
        <w:left w:val="none" w:sz="0" w:space="0" w:color="auto"/>
        <w:bottom w:val="none" w:sz="0" w:space="0" w:color="auto"/>
        <w:right w:val="none" w:sz="0" w:space="0" w:color="auto"/>
      </w:divBdr>
    </w:div>
    <w:div w:id="779032164">
      <w:bodyDiv w:val="1"/>
      <w:marLeft w:val="0"/>
      <w:marRight w:val="0"/>
      <w:marTop w:val="0"/>
      <w:marBottom w:val="0"/>
      <w:divBdr>
        <w:top w:val="none" w:sz="0" w:space="0" w:color="auto"/>
        <w:left w:val="none" w:sz="0" w:space="0" w:color="auto"/>
        <w:bottom w:val="none" w:sz="0" w:space="0" w:color="auto"/>
        <w:right w:val="none" w:sz="0" w:space="0" w:color="auto"/>
      </w:divBdr>
    </w:div>
    <w:div w:id="786967126">
      <w:bodyDiv w:val="1"/>
      <w:marLeft w:val="0"/>
      <w:marRight w:val="0"/>
      <w:marTop w:val="0"/>
      <w:marBottom w:val="0"/>
      <w:divBdr>
        <w:top w:val="none" w:sz="0" w:space="0" w:color="auto"/>
        <w:left w:val="none" w:sz="0" w:space="0" w:color="auto"/>
        <w:bottom w:val="none" w:sz="0" w:space="0" w:color="auto"/>
        <w:right w:val="none" w:sz="0" w:space="0" w:color="auto"/>
      </w:divBdr>
    </w:div>
    <w:div w:id="795366085">
      <w:bodyDiv w:val="1"/>
      <w:marLeft w:val="0"/>
      <w:marRight w:val="0"/>
      <w:marTop w:val="0"/>
      <w:marBottom w:val="0"/>
      <w:divBdr>
        <w:top w:val="none" w:sz="0" w:space="0" w:color="auto"/>
        <w:left w:val="none" w:sz="0" w:space="0" w:color="auto"/>
        <w:bottom w:val="none" w:sz="0" w:space="0" w:color="auto"/>
        <w:right w:val="none" w:sz="0" w:space="0" w:color="auto"/>
      </w:divBdr>
    </w:div>
    <w:div w:id="841310701">
      <w:bodyDiv w:val="1"/>
      <w:marLeft w:val="0"/>
      <w:marRight w:val="0"/>
      <w:marTop w:val="0"/>
      <w:marBottom w:val="0"/>
      <w:divBdr>
        <w:top w:val="none" w:sz="0" w:space="0" w:color="auto"/>
        <w:left w:val="none" w:sz="0" w:space="0" w:color="auto"/>
        <w:bottom w:val="none" w:sz="0" w:space="0" w:color="auto"/>
        <w:right w:val="none" w:sz="0" w:space="0" w:color="auto"/>
      </w:divBdr>
    </w:div>
    <w:div w:id="848103015">
      <w:bodyDiv w:val="1"/>
      <w:marLeft w:val="0"/>
      <w:marRight w:val="0"/>
      <w:marTop w:val="0"/>
      <w:marBottom w:val="0"/>
      <w:divBdr>
        <w:top w:val="none" w:sz="0" w:space="0" w:color="auto"/>
        <w:left w:val="none" w:sz="0" w:space="0" w:color="auto"/>
        <w:bottom w:val="none" w:sz="0" w:space="0" w:color="auto"/>
        <w:right w:val="none" w:sz="0" w:space="0" w:color="auto"/>
      </w:divBdr>
    </w:div>
    <w:div w:id="881595885">
      <w:bodyDiv w:val="1"/>
      <w:marLeft w:val="0"/>
      <w:marRight w:val="0"/>
      <w:marTop w:val="0"/>
      <w:marBottom w:val="0"/>
      <w:divBdr>
        <w:top w:val="none" w:sz="0" w:space="0" w:color="auto"/>
        <w:left w:val="none" w:sz="0" w:space="0" w:color="auto"/>
        <w:bottom w:val="none" w:sz="0" w:space="0" w:color="auto"/>
        <w:right w:val="none" w:sz="0" w:space="0" w:color="auto"/>
      </w:divBdr>
    </w:div>
    <w:div w:id="895896178">
      <w:bodyDiv w:val="1"/>
      <w:marLeft w:val="0"/>
      <w:marRight w:val="0"/>
      <w:marTop w:val="0"/>
      <w:marBottom w:val="0"/>
      <w:divBdr>
        <w:top w:val="none" w:sz="0" w:space="0" w:color="auto"/>
        <w:left w:val="none" w:sz="0" w:space="0" w:color="auto"/>
        <w:bottom w:val="none" w:sz="0" w:space="0" w:color="auto"/>
        <w:right w:val="none" w:sz="0" w:space="0" w:color="auto"/>
      </w:divBdr>
    </w:div>
    <w:div w:id="901407407">
      <w:bodyDiv w:val="1"/>
      <w:marLeft w:val="0"/>
      <w:marRight w:val="0"/>
      <w:marTop w:val="0"/>
      <w:marBottom w:val="0"/>
      <w:divBdr>
        <w:top w:val="none" w:sz="0" w:space="0" w:color="auto"/>
        <w:left w:val="none" w:sz="0" w:space="0" w:color="auto"/>
        <w:bottom w:val="none" w:sz="0" w:space="0" w:color="auto"/>
        <w:right w:val="none" w:sz="0" w:space="0" w:color="auto"/>
      </w:divBdr>
    </w:div>
    <w:div w:id="925383384">
      <w:bodyDiv w:val="1"/>
      <w:marLeft w:val="0"/>
      <w:marRight w:val="0"/>
      <w:marTop w:val="0"/>
      <w:marBottom w:val="0"/>
      <w:divBdr>
        <w:top w:val="none" w:sz="0" w:space="0" w:color="auto"/>
        <w:left w:val="none" w:sz="0" w:space="0" w:color="auto"/>
        <w:bottom w:val="none" w:sz="0" w:space="0" w:color="auto"/>
        <w:right w:val="none" w:sz="0" w:space="0" w:color="auto"/>
      </w:divBdr>
      <w:divsChild>
        <w:div w:id="1969315880">
          <w:marLeft w:val="0"/>
          <w:marRight w:val="0"/>
          <w:marTop w:val="0"/>
          <w:marBottom w:val="0"/>
          <w:divBdr>
            <w:top w:val="none" w:sz="0" w:space="0" w:color="auto"/>
            <w:left w:val="none" w:sz="0" w:space="0" w:color="auto"/>
            <w:bottom w:val="none" w:sz="0" w:space="0" w:color="auto"/>
            <w:right w:val="none" w:sz="0" w:space="0" w:color="auto"/>
          </w:divBdr>
          <w:divsChild>
            <w:div w:id="482698991">
              <w:marLeft w:val="0"/>
              <w:marRight w:val="0"/>
              <w:marTop w:val="0"/>
              <w:marBottom w:val="0"/>
              <w:divBdr>
                <w:top w:val="none" w:sz="0" w:space="0" w:color="auto"/>
                <w:left w:val="none" w:sz="0" w:space="0" w:color="auto"/>
                <w:bottom w:val="none" w:sz="0" w:space="0" w:color="auto"/>
                <w:right w:val="none" w:sz="0" w:space="0" w:color="auto"/>
              </w:divBdr>
              <w:divsChild>
                <w:div w:id="1575621460">
                  <w:marLeft w:val="0"/>
                  <w:marRight w:val="0"/>
                  <w:marTop w:val="0"/>
                  <w:marBottom w:val="0"/>
                  <w:divBdr>
                    <w:top w:val="none" w:sz="0" w:space="0" w:color="auto"/>
                    <w:left w:val="none" w:sz="0" w:space="0" w:color="auto"/>
                    <w:bottom w:val="none" w:sz="0" w:space="0" w:color="auto"/>
                    <w:right w:val="none" w:sz="0" w:space="0" w:color="auto"/>
                  </w:divBdr>
                  <w:divsChild>
                    <w:div w:id="381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59746">
          <w:marLeft w:val="0"/>
          <w:marRight w:val="0"/>
          <w:marTop w:val="0"/>
          <w:marBottom w:val="0"/>
          <w:divBdr>
            <w:top w:val="none" w:sz="0" w:space="0" w:color="auto"/>
            <w:left w:val="none" w:sz="0" w:space="0" w:color="auto"/>
            <w:bottom w:val="none" w:sz="0" w:space="0" w:color="auto"/>
            <w:right w:val="none" w:sz="0" w:space="0" w:color="auto"/>
          </w:divBdr>
          <w:divsChild>
            <w:div w:id="1936087448">
              <w:marLeft w:val="0"/>
              <w:marRight w:val="0"/>
              <w:marTop w:val="0"/>
              <w:marBottom w:val="0"/>
              <w:divBdr>
                <w:top w:val="none" w:sz="0" w:space="0" w:color="auto"/>
                <w:left w:val="none" w:sz="0" w:space="0" w:color="auto"/>
                <w:bottom w:val="none" w:sz="0" w:space="0" w:color="auto"/>
                <w:right w:val="none" w:sz="0" w:space="0" w:color="auto"/>
              </w:divBdr>
              <w:divsChild>
                <w:div w:id="1696540854">
                  <w:marLeft w:val="0"/>
                  <w:marRight w:val="0"/>
                  <w:marTop w:val="0"/>
                  <w:marBottom w:val="0"/>
                  <w:divBdr>
                    <w:top w:val="none" w:sz="0" w:space="0" w:color="auto"/>
                    <w:left w:val="none" w:sz="0" w:space="0" w:color="auto"/>
                    <w:bottom w:val="none" w:sz="0" w:space="0" w:color="auto"/>
                    <w:right w:val="none" w:sz="0" w:space="0" w:color="auto"/>
                  </w:divBdr>
                  <w:divsChild>
                    <w:div w:id="20139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931258">
      <w:bodyDiv w:val="1"/>
      <w:marLeft w:val="0"/>
      <w:marRight w:val="0"/>
      <w:marTop w:val="0"/>
      <w:marBottom w:val="0"/>
      <w:divBdr>
        <w:top w:val="none" w:sz="0" w:space="0" w:color="auto"/>
        <w:left w:val="none" w:sz="0" w:space="0" w:color="auto"/>
        <w:bottom w:val="none" w:sz="0" w:space="0" w:color="auto"/>
        <w:right w:val="none" w:sz="0" w:space="0" w:color="auto"/>
      </w:divBdr>
    </w:div>
    <w:div w:id="934945611">
      <w:bodyDiv w:val="1"/>
      <w:marLeft w:val="0"/>
      <w:marRight w:val="0"/>
      <w:marTop w:val="0"/>
      <w:marBottom w:val="0"/>
      <w:divBdr>
        <w:top w:val="none" w:sz="0" w:space="0" w:color="auto"/>
        <w:left w:val="none" w:sz="0" w:space="0" w:color="auto"/>
        <w:bottom w:val="none" w:sz="0" w:space="0" w:color="auto"/>
        <w:right w:val="none" w:sz="0" w:space="0" w:color="auto"/>
      </w:divBdr>
    </w:div>
    <w:div w:id="948900688">
      <w:bodyDiv w:val="1"/>
      <w:marLeft w:val="0"/>
      <w:marRight w:val="0"/>
      <w:marTop w:val="0"/>
      <w:marBottom w:val="0"/>
      <w:divBdr>
        <w:top w:val="none" w:sz="0" w:space="0" w:color="auto"/>
        <w:left w:val="none" w:sz="0" w:space="0" w:color="auto"/>
        <w:bottom w:val="none" w:sz="0" w:space="0" w:color="auto"/>
        <w:right w:val="none" w:sz="0" w:space="0" w:color="auto"/>
      </w:divBdr>
    </w:div>
    <w:div w:id="974485706">
      <w:bodyDiv w:val="1"/>
      <w:marLeft w:val="0"/>
      <w:marRight w:val="0"/>
      <w:marTop w:val="0"/>
      <w:marBottom w:val="0"/>
      <w:divBdr>
        <w:top w:val="none" w:sz="0" w:space="0" w:color="auto"/>
        <w:left w:val="none" w:sz="0" w:space="0" w:color="auto"/>
        <w:bottom w:val="none" w:sz="0" w:space="0" w:color="auto"/>
        <w:right w:val="none" w:sz="0" w:space="0" w:color="auto"/>
      </w:divBdr>
    </w:div>
    <w:div w:id="996106432">
      <w:bodyDiv w:val="1"/>
      <w:marLeft w:val="0"/>
      <w:marRight w:val="0"/>
      <w:marTop w:val="0"/>
      <w:marBottom w:val="0"/>
      <w:divBdr>
        <w:top w:val="none" w:sz="0" w:space="0" w:color="auto"/>
        <w:left w:val="none" w:sz="0" w:space="0" w:color="auto"/>
        <w:bottom w:val="none" w:sz="0" w:space="0" w:color="auto"/>
        <w:right w:val="none" w:sz="0" w:space="0" w:color="auto"/>
      </w:divBdr>
      <w:divsChild>
        <w:div w:id="1352301649">
          <w:marLeft w:val="0"/>
          <w:marRight w:val="0"/>
          <w:marTop w:val="0"/>
          <w:marBottom w:val="0"/>
          <w:divBdr>
            <w:top w:val="none" w:sz="0" w:space="0" w:color="auto"/>
            <w:left w:val="none" w:sz="0" w:space="0" w:color="auto"/>
            <w:bottom w:val="none" w:sz="0" w:space="0" w:color="auto"/>
            <w:right w:val="none" w:sz="0" w:space="0" w:color="auto"/>
          </w:divBdr>
          <w:divsChild>
            <w:div w:id="186067289">
              <w:marLeft w:val="0"/>
              <w:marRight w:val="0"/>
              <w:marTop w:val="0"/>
              <w:marBottom w:val="0"/>
              <w:divBdr>
                <w:top w:val="none" w:sz="0" w:space="0" w:color="auto"/>
                <w:left w:val="none" w:sz="0" w:space="0" w:color="auto"/>
                <w:bottom w:val="none" w:sz="0" w:space="0" w:color="auto"/>
                <w:right w:val="none" w:sz="0" w:space="0" w:color="auto"/>
              </w:divBdr>
              <w:divsChild>
                <w:div w:id="1824733802">
                  <w:marLeft w:val="0"/>
                  <w:marRight w:val="0"/>
                  <w:marTop w:val="0"/>
                  <w:marBottom w:val="0"/>
                  <w:divBdr>
                    <w:top w:val="none" w:sz="0" w:space="0" w:color="auto"/>
                    <w:left w:val="none" w:sz="0" w:space="0" w:color="auto"/>
                    <w:bottom w:val="none" w:sz="0" w:space="0" w:color="auto"/>
                    <w:right w:val="none" w:sz="0" w:space="0" w:color="auto"/>
                  </w:divBdr>
                  <w:divsChild>
                    <w:div w:id="1858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09142">
          <w:marLeft w:val="0"/>
          <w:marRight w:val="0"/>
          <w:marTop w:val="0"/>
          <w:marBottom w:val="0"/>
          <w:divBdr>
            <w:top w:val="none" w:sz="0" w:space="0" w:color="auto"/>
            <w:left w:val="none" w:sz="0" w:space="0" w:color="auto"/>
            <w:bottom w:val="none" w:sz="0" w:space="0" w:color="auto"/>
            <w:right w:val="none" w:sz="0" w:space="0" w:color="auto"/>
          </w:divBdr>
          <w:divsChild>
            <w:div w:id="1943147865">
              <w:marLeft w:val="0"/>
              <w:marRight w:val="0"/>
              <w:marTop w:val="0"/>
              <w:marBottom w:val="0"/>
              <w:divBdr>
                <w:top w:val="none" w:sz="0" w:space="0" w:color="auto"/>
                <w:left w:val="none" w:sz="0" w:space="0" w:color="auto"/>
                <w:bottom w:val="none" w:sz="0" w:space="0" w:color="auto"/>
                <w:right w:val="none" w:sz="0" w:space="0" w:color="auto"/>
              </w:divBdr>
              <w:divsChild>
                <w:div w:id="165558139">
                  <w:marLeft w:val="0"/>
                  <w:marRight w:val="0"/>
                  <w:marTop w:val="0"/>
                  <w:marBottom w:val="0"/>
                  <w:divBdr>
                    <w:top w:val="none" w:sz="0" w:space="0" w:color="auto"/>
                    <w:left w:val="none" w:sz="0" w:space="0" w:color="auto"/>
                    <w:bottom w:val="none" w:sz="0" w:space="0" w:color="auto"/>
                    <w:right w:val="none" w:sz="0" w:space="0" w:color="auto"/>
                  </w:divBdr>
                  <w:divsChild>
                    <w:div w:id="12990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92182">
      <w:bodyDiv w:val="1"/>
      <w:marLeft w:val="0"/>
      <w:marRight w:val="0"/>
      <w:marTop w:val="0"/>
      <w:marBottom w:val="0"/>
      <w:divBdr>
        <w:top w:val="none" w:sz="0" w:space="0" w:color="auto"/>
        <w:left w:val="none" w:sz="0" w:space="0" w:color="auto"/>
        <w:bottom w:val="none" w:sz="0" w:space="0" w:color="auto"/>
        <w:right w:val="none" w:sz="0" w:space="0" w:color="auto"/>
      </w:divBdr>
    </w:div>
    <w:div w:id="1033916935">
      <w:bodyDiv w:val="1"/>
      <w:marLeft w:val="0"/>
      <w:marRight w:val="0"/>
      <w:marTop w:val="0"/>
      <w:marBottom w:val="0"/>
      <w:divBdr>
        <w:top w:val="none" w:sz="0" w:space="0" w:color="auto"/>
        <w:left w:val="none" w:sz="0" w:space="0" w:color="auto"/>
        <w:bottom w:val="none" w:sz="0" w:space="0" w:color="auto"/>
        <w:right w:val="none" w:sz="0" w:space="0" w:color="auto"/>
      </w:divBdr>
      <w:divsChild>
        <w:div w:id="130249541">
          <w:marLeft w:val="0"/>
          <w:marRight w:val="0"/>
          <w:marTop w:val="0"/>
          <w:marBottom w:val="0"/>
          <w:divBdr>
            <w:top w:val="none" w:sz="0" w:space="0" w:color="auto"/>
            <w:left w:val="none" w:sz="0" w:space="0" w:color="auto"/>
            <w:bottom w:val="none" w:sz="0" w:space="0" w:color="auto"/>
            <w:right w:val="none" w:sz="0" w:space="0" w:color="auto"/>
          </w:divBdr>
          <w:divsChild>
            <w:div w:id="2052263917">
              <w:marLeft w:val="0"/>
              <w:marRight w:val="0"/>
              <w:marTop w:val="0"/>
              <w:marBottom w:val="0"/>
              <w:divBdr>
                <w:top w:val="none" w:sz="0" w:space="0" w:color="auto"/>
                <w:left w:val="none" w:sz="0" w:space="0" w:color="auto"/>
                <w:bottom w:val="none" w:sz="0" w:space="0" w:color="auto"/>
                <w:right w:val="none" w:sz="0" w:space="0" w:color="auto"/>
              </w:divBdr>
              <w:divsChild>
                <w:div w:id="2051108958">
                  <w:marLeft w:val="0"/>
                  <w:marRight w:val="0"/>
                  <w:marTop w:val="0"/>
                  <w:marBottom w:val="0"/>
                  <w:divBdr>
                    <w:top w:val="none" w:sz="0" w:space="0" w:color="auto"/>
                    <w:left w:val="none" w:sz="0" w:space="0" w:color="auto"/>
                    <w:bottom w:val="none" w:sz="0" w:space="0" w:color="auto"/>
                    <w:right w:val="none" w:sz="0" w:space="0" w:color="auto"/>
                  </w:divBdr>
                  <w:divsChild>
                    <w:div w:id="1353149010">
                      <w:marLeft w:val="0"/>
                      <w:marRight w:val="0"/>
                      <w:marTop w:val="0"/>
                      <w:marBottom w:val="0"/>
                      <w:divBdr>
                        <w:top w:val="none" w:sz="0" w:space="0" w:color="auto"/>
                        <w:left w:val="none" w:sz="0" w:space="0" w:color="auto"/>
                        <w:bottom w:val="none" w:sz="0" w:space="0" w:color="auto"/>
                        <w:right w:val="none" w:sz="0" w:space="0" w:color="auto"/>
                      </w:divBdr>
                      <w:divsChild>
                        <w:div w:id="603879474">
                          <w:marLeft w:val="0"/>
                          <w:marRight w:val="0"/>
                          <w:marTop w:val="0"/>
                          <w:marBottom w:val="0"/>
                          <w:divBdr>
                            <w:top w:val="none" w:sz="0" w:space="0" w:color="auto"/>
                            <w:left w:val="none" w:sz="0" w:space="0" w:color="auto"/>
                            <w:bottom w:val="none" w:sz="0" w:space="0" w:color="auto"/>
                            <w:right w:val="none" w:sz="0" w:space="0" w:color="auto"/>
                          </w:divBdr>
                          <w:divsChild>
                            <w:div w:id="19122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346219">
      <w:bodyDiv w:val="1"/>
      <w:marLeft w:val="0"/>
      <w:marRight w:val="0"/>
      <w:marTop w:val="0"/>
      <w:marBottom w:val="0"/>
      <w:divBdr>
        <w:top w:val="none" w:sz="0" w:space="0" w:color="auto"/>
        <w:left w:val="none" w:sz="0" w:space="0" w:color="auto"/>
        <w:bottom w:val="none" w:sz="0" w:space="0" w:color="auto"/>
        <w:right w:val="none" w:sz="0" w:space="0" w:color="auto"/>
      </w:divBdr>
    </w:div>
    <w:div w:id="1043291924">
      <w:bodyDiv w:val="1"/>
      <w:marLeft w:val="0"/>
      <w:marRight w:val="0"/>
      <w:marTop w:val="0"/>
      <w:marBottom w:val="0"/>
      <w:divBdr>
        <w:top w:val="none" w:sz="0" w:space="0" w:color="auto"/>
        <w:left w:val="none" w:sz="0" w:space="0" w:color="auto"/>
        <w:bottom w:val="none" w:sz="0" w:space="0" w:color="auto"/>
        <w:right w:val="none" w:sz="0" w:space="0" w:color="auto"/>
      </w:divBdr>
    </w:div>
    <w:div w:id="1050963187">
      <w:bodyDiv w:val="1"/>
      <w:marLeft w:val="0"/>
      <w:marRight w:val="0"/>
      <w:marTop w:val="0"/>
      <w:marBottom w:val="0"/>
      <w:divBdr>
        <w:top w:val="none" w:sz="0" w:space="0" w:color="auto"/>
        <w:left w:val="none" w:sz="0" w:space="0" w:color="auto"/>
        <w:bottom w:val="none" w:sz="0" w:space="0" w:color="auto"/>
        <w:right w:val="none" w:sz="0" w:space="0" w:color="auto"/>
      </w:divBdr>
    </w:div>
    <w:div w:id="1113132451">
      <w:bodyDiv w:val="1"/>
      <w:marLeft w:val="0"/>
      <w:marRight w:val="0"/>
      <w:marTop w:val="0"/>
      <w:marBottom w:val="0"/>
      <w:divBdr>
        <w:top w:val="none" w:sz="0" w:space="0" w:color="auto"/>
        <w:left w:val="none" w:sz="0" w:space="0" w:color="auto"/>
        <w:bottom w:val="none" w:sz="0" w:space="0" w:color="auto"/>
        <w:right w:val="none" w:sz="0" w:space="0" w:color="auto"/>
      </w:divBdr>
      <w:divsChild>
        <w:div w:id="1390038202">
          <w:marLeft w:val="0"/>
          <w:marRight w:val="0"/>
          <w:marTop w:val="0"/>
          <w:marBottom w:val="0"/>
          <w:divBdr>
            <w:top w:val="none" w:sz="0" w:space="0" w:color="auto"/>
            <w:left w:val="none" w:sz="0" w:space="0" w:color="auto"/>
            <w:bottom w:val="none" w:sz="0" w:space="0" w:color="auto"/>
            <w:right w:val="none" w:sz="0" w:space="0" w:color="auto"/>
          </w:divBdr>
          <w:divsChild>
            <w:div w:id="1597058040">
              <w:marLeft w:val="0"/>
              <w:marRight w:val="0"/>
              <w:marTop w:val="0"/>
              <w:marBottom w:val="0"/>
              <w:divBdr>
                <w:top w:val="none" w:sz="0" w:space="0" w:color="auto"/>
                <w:left w:val="none" w:sz="0" w:space="0" w:color="auto"/>
                <w:bottom w:val="none" w:sz="0" w:space="0" w:color="auto"/>
                <w:right w:val="none" w:sz="0" w:space="0" w:color="auto"/>
              </w:divBdr>
              <w:divsChild>
                <w:div w:id="1046177151">
                  <w:marLeft w:val="0"/>
                  <w:marRight w:val="0"/>
                  <w:marTop w:val="0"/>
                  <w:marBottom w:val="0"/>
                  <w:divBdr>
                    <w:top w:val="none" w:sz="0" w:space="0" w:color="auto"/>
                    <w:left w:val="none" w:sz="0" w:space="0" w:color="auto"/>
                    <w:bottom w:val="none" w:sz="0" w:space="0" w:color="auto"/>
                    <w:right w:val="none" w:sz="0" w:space="0" w:color="auto"/>
                  </w:divBdr>
                  <w:divsChild>
                    <w:div w:id="1239485823">
                      <w:marLeft w:val="0"/>
                      <w:marRight w:val="0"/>
                      <w:marTop w:val="0"/>
                      <w:marBottom w:val="0"/>
                      <w:divBdr>
                        <w:top w:val="none" w:sz="0" w:space="0" w:color="auto"/>
                        <w:left w:val="none" w:sz="0" w:space="0" w:color="auto"/>
                        <w:bottom w:val="none" w:sz="0" w:space="0" w:color="auto"/>
                        <w:right w:val="none" w:sz="0" w:space="0" w:color="auto"/>
                      </w:divBdr>
                      <w:divsChild>
                        <w:div w:id="1713964835">
                          <w:marLeft w:val="0"/>
                          <w:marRight w:val="0"/>
                          <w:marTop w:val="0"/>
                          <w:marBottom w:val="0"/>
                          <w:divBdr>
                            <w:top w:val="none" w:sz="0" w:space="0" w:color="auto"/>
                            <w:left w:val="none" w:sz="0" w:space="0" w:color="auto"/>
                            <w:bottom w:val="none" w:sz="0" w:space="0" w:color="auto"/>
                            <w:right w:val="none" w:sz="0" w:space="0" w:color="auto"/>
                          </w:divBdr>
                          <w:divsChild>
                            <w:div w:id="1402750597">
                              <w:marLeft w:val="0"/>
                              <w:marRight w:val="0"/>
                              <w:marTop w:val="0"/>
                              <w:marBottom w:val="0"/>
                              <w:divBdr>
                                <w:top w:val="none" w:sz="0" w:space="0" w:color="auto"/>
                                <w:left w:val="none" w:sz="0" w:space="0" w:color="auto"/>
                                <w:bottom w:val="none" w:sz="0" w:space="0" w:color="auto"/>
                                <w:right w:val="none" w:sz="0" w:space="0" w:color="auto"/>
                              </w:divBdr>
                              <w:divsChild>
                                <w:div w:id="442919465">
                                  <w:marLeft w:val="0"/>
                                  <w:marRight w:val="0"/>
                                  <w:marTop w:val="0"/>
                                  <w:marBottom w:val="0"/>
                                  <w:divBdr>
                                    <w:top w:val="none" w:sz="0" w:space="0" w:color="auto"/>
                                    <w:left w:val="none" w:sz="0" w:space="0" w:color="auto"/>
                                    <w:bottom w:val="none" w:sz="0" w:space="0" w:color="auto"/>
                                    <w:right w:val="none" w:sz="0" w:space="0" w:color="auto"/>
                                  </w:divBdr>
                                  <w:divsChild>
                                    <w:div w:id="591474588">
                                      <w:marLeft w:val="0"/>
                                      <w:marRight w:val="0"/>
                                      <w:marTop w:val="0"/>
                                      <w:marBottom w:val="0"/>
                                      <w:divBdr>
                                        <w:top w:val="none" w:sz="0" w:space="0" w:color="auto"/>
                                        <w:left w:val="none" w:sz="0" w:space="0" w:color="auto"/>
                                        <w:bottom w:val="none" w:sz="0" w:space="0" w:color="auto"/>
                                        <w:right w:val="none" w:sz="0" w:space="0" w:color="auto"/>
                                      </w:divBdr>
                                      <w:divsChild>
                                        <w:div w:id="1796092779">
                                          <w:marLeft w:val="0"/>
                                          <w:marRight w:val="0"/>
                                          <w:marTop w:val="0"/>
                                          <w:marBottom w:val="0"/>
                                          <w:divBdr>
                                            <w:top w:val="none" w:sz="0" w:space="0" w:color="auto"/>
                                            <w:left w:val="none" w:sz="0" w:space="0" w:color="auto"/>
                                            <w:bottom w:val="none" w:sz="0" w:space="0" w:color="auto"/>
                                            <w:right w:val="none" w:sz="0" w:space="0" w:color="auto"/>
                                          </w:divBdr>
                                          <w:divsChild>
                                            <w:div w:id="186453743">
                                              <w:marLeft w:val="0"/>
                                              <w:marRight w:val="0"/>
                                              <w:marTop w:val="0"/>
                                              <w:marBottom w:val="0"/>
                                              <w:divBdr>
                                                <w:top w:val="none" w:sz="0" w:space="0" w:color="auto"/>
                                                <w:left w:val="none" w:sz="0" w:space="0" w:color="auto"/>
                                                <w:bottom w:val="none" w:sz="0" w:space="0" w:color="auto"/>
                                                <w:right w:val="none" w:sz="0" w:space="0" w:color="auto"/>
                                              </w:divBdr>
                                              <w:divsChild>
                                                <w:div w:id="917594219">
                                                  <w:marLeft w:val="0"/>
                                                  <w:marRight w:val="0"/>
                                                  <w:marTop w:val="0"/>
                                                  <w:marBottom w:val="0"/>
                                                  <w:divBdr>
                                                    <w:top w:val="none" w:sz="0" w:space="0" w:color="auto"/>
                                                    <w:left w:val="none" w:sz="0" w:space="0" w:color="auto"/>
                                                    <w:bottom w:val="none" w:sz="0" w:space="0" w:color="auto"/>
                                                    <w:right w:val="none" w:sz="0" w:space="0" w:color="auto"/>
                                                  </w:divBdr>
                                                  <w:divsChild>
                                                    <w:div w:id="1645163415">
                                                      <w:marLeft w:val="0"/>
                                                      <w:marRight w:val="0"/>
                                                      <w:marTop w:val="0"/>
                                                      <w:marBottom w:val="0"/>
                                                      <w:divBdr>
                                                        <w:top w:val="none" w:sz="0" w:space="0" w:color="auto"/>
                                                        <w:left w:val="none" w:sz="0" w:space="0" w:color="auto"/>
                                                        <w:bottom w:val="none" w:sz="0" w:space="0" w:color="auto"/>
                                                        <w:right w:val="none" w:sz="0" w:space="0" w:color="auto"/>
                                                      </w:divBdr>
                                                      <w:divsChild>
                                                        <w:div w:id="1126966267">
                                                          <w:marLeft w:val="0"/>
                                                          <w:marRight w:val="0"/>
                                                          <w:marTop w:val="0"/>
                                                          <w:marBottom w:val="0"/>
                                                          <w:divBdr>
                                                            <w:top w:val="none" w:sz="0" w:space="0" w:color="auto"/>
                                                            <w:left w:val="none" w:sz="0" w:space="0" w:color="auto"/>
                                                            <w:bottom w:val="none" w:sz="0" w:space="0" w:color="auto"/>
                                                            <w:right w:val="none" w:sz="0" w:space="0" w:color="auto"/>
                                                          </w:divBdr>
                                                          <w:divsChild>
                                                            <w:div w:id="194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07508">
          <w:marLeft w:val="0"/>
          <w:marRight w:val="0"/>
          <w:marTop w:val="0"/>
          <w:marBottom w:val="0"/>
          <w:divBdr>
            <w:top w:val="none" w:sz="0" w:space="0" w:color="auto"/>
            <w:left w:val="none" w:sz="0" w:space="0" w:color="auto"/>
            <w:bottom w:val="none" w:sz="0" w:space="0" w:color="auto"/>
            <w:right w:val="none" w:sz="0" w:space="0" w:color="auto"/>
          </w:divBdr>
          <w:divsChild>
            <w:div w:id="214313338">
              <w:marLeft w:val="0"/>
              <w:marRight w:val="0"/>
              <w:marTop w:val="0"/>
              <w:marBottom w:val="0"/>
              <w:divBdr>
                <w:top w:val="none" w:sz="0" w:space="0" w:color="auto"/>
                <w:left w:val="none" w:sz="0" w:space="0" w:color="auto"/>
                <w:bottom w:val="none" w:sz="0" w:space="0" w:color="auto"/>
                <w:right w:val="none" w:sz="0" w:space="0" w:color="auto"/>
              </w:divBdr>
              <w:divsChild>
                <w:div w:id="4586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827015">
      <w:bodyDiv w:val="1"/>
      <w:marLeft w:val="0"/>
      <w:marRight w:val="0"/>
      <w:marTop w:val="0"/>
      <w:marBottom w:val="0"/>
      <w:divBdr>
        <w:top w:val="none" w:sz="0" w:space="0" w:color="auto"/>
        <w:left w:val="none" w:sz="0" w:space="0" w:color="auto"/>
        <w:bottom w:val="none" w:sz="0" w:space="0" w:color="auto"/>
        <w:right w:val="none" w:sz="0" w:space="0" w:color="auto"/>
      </w:divBdr>
      <w:divsChild>
        <w:div w:id="801968058">
          <w:marLeft w:val="0"/>
          <w:marRight w:val="0"/>
          <w:marTop w:val="0"/>
          <w:marBottom w:val="0"/>
          <w:divBdr>
            <w:top w:val="none" w:sz="0" w:space="0" w:color="auto"/>
            <w:left w:val="none" w:sz="0" w:space="0" w:color="auto"/>
            <w:bottom w:val="none" w:sz="0" w:space="0" w:color="auto"/>
            <w:right w:val="none" w:sz="0" w:space="0" w:color="auto"/>
          </w:divBdr>
          <w:divsChild>
            <w:div w:id="364644367">
              <w:marLeft w:val="0"/>
              <w:marRight w:val="0"/>
              <w:marTop w:val="0"/>
              <w:marBottom w:val="0"/>
              <w:divBdr>
                <w:top w:val="none" w:sz="0" w:space="0" w:color="auto"/>
                <w:left w:val="none" w:sz="0" w:space="0" w:color="auto"/>
                <w:bottom w:val="none" w:sz="0" w:space="0" w:color="auto"/>
                <w:right w:val="none" w:sz="0" w:space="0" w:color="auto"/>
              </w:divBdr>
              <w:divsChild>
                <w:div w:id="1666976322">
                  <w:marLeft w:val="0"/>
                  <w:marRight w:val="0"/>
                  <w:marTop w:val="0"/>
                  <w:marBottom w:val="0"/>
                  <w:divBdr>
                    <w:top w:val="none" w:sz="0" w:space="0" w:color="auto"/>
                    <w:left w:val="none" w:sz="0" w:space="0" w:color="auto"/>
                    <w:bottom w:val="none" w:sz="0" w:space="0" w:color="auto"/>
                    <w:right w:val="none" w:sz="0" w:space="0" w:color="auto"/>
                  </w:divBdr>
                </w:div>
                <w:div w:id="110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4067">
          <w:marLeft w:val="240"/>
          <w:marRight w:val="0"/>
          <w:marTop w:val="0"/>
          <w:marBottom w:val="0"/>
          <w:divBdr>
            <w:top w:val="none" w:sz="0" w:space="0" w:color="auto"/>
            <w:left w:val="none" w:sz="0" w:space="0" w:color="auto"/>
            <w:bottom w:val="none" w:sz="0" w:space="0" w:color="auto"/>
            <w:right w:val="none" w:sz="0" w:space="0" w:color="auto"/>
          </w:divBdr>
          <w:divsChild>
            <w:div w:id="1822185652">
              <w:marLeft w:val="0"/>
              <w:marRight w:val="0"/>
              <w:marTop w:val="0"/>
              <w:marBottom w:val="0"/>
              <w:divBdr>
                <w:top w:val="none" w:sz="0" w:space="0" w:color="auto"/>
                <w:left w:val="none" w:sz="0" w:space="0" w:color="auto"/>
                <w:bottom w:val="none" w:sz="0" w:space="0" w:color="auto"/>
                <w:right w:val="none" w:sz="0" w:space="0" w:color="auto"/>
              </w:divBdr>
            </w:div>
            <w:div w:id="71583131">
              <w:marLeft w:val="0"/>
              <w:marRight w:val="0"/>
              <w:marTop w:val="0"/>
              <w:marBottom w:val="0"/>
              <w:divBdr>
                <w:top w:val="none" w:sz="0" w:space="0" w:color="auto"/>
                <w:left w:val="none" w:sz="0" w:space="0" w:color="auto"/>
                <w:bottom w:val="none" w:sz="0" w:space="0" w:color="auto"/>
                <w:right w:val="none" w:sz="0" w:space="0" w:color="auto"/>
              </w:divBdr>
            </w:div>
          </w:divsChild>
        </w:div>
        <w:div w:id="2007171304">
          <w:marLeft w:val="0"/>
          <w:marRight w:val="0"/>
          <w:marTop w:val="166"/>
          <w:marBottom w:val="166"/>
          <w:divBdr>
            <w:top w:val="none" w:sz="0" w:space="0" w:color="auto"/>
            <w:left w:val="none" w:sz="0" w:space="0" w:color="auto"/>
            <w:bottom w:val="none" w:sz="0" w:space="0" w:color="auto"/>
            <w:right w:val="none" w:sz="0" w:space="0" w:color="auto"/>
          </w:divBdr>
          <w:divsChild>
            <w:div w:id="11019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5018">
      <w:bodyDiv w:val="1"/>
      <w:marLeft w:val="0"/>
      <w:marRight w:val="0"/>
      <w:marTop w:val="0"/>
      <w:marBottom w:val="0"/>
      <w:divBdr>
        <w:top w:val="none" w:sz="0" w:space="0" w:color="auto"/>
        <w:left w:val="none" w:sz="0" w:space="0" w:color="auto"/>
        <w:bottom w:val="none" w:sz="0" w:space="0" w:color="auto"/>
        <w:right w:val="none" w:sz="0" w:space="0" w:color="auto"/>
      </w:divBdr>
    </w:div>
    <w:div w:id="1138960122">
      <w:bodyDiv w:val="1"/>
      <w:marLeft w:val="0"/>
      <w:marRight w:val="0"/>
      <w:marTop w:val="0"/>
      <w:marBottom w:val="0"/>
      <w:divBdr>
        <w:top w:val="none" w:sz="0" w:space="0" w:color="auto"/>
        <w:left w:val="none" w:sz="0" w:space="0" w:color="auto"/>
        <w:bottom w:val="none" w:sz="0" w:space="0" w:color="auto"/>
        <w:right w:val="none" w:sz="0" w:space="0" w:color="auto"/>
      </w:divBdr>
    </w:div>
    <w:div w:id="1164510689">
      <w:bodyDiv w:val="1"/>
      <w:marLeft w:val="0"/>
      <w:marRight w:val="0"/>
      <w:marTop w:val="0"/>
      <w:marBottom w:val="0"/>
      <w:divBdr>
        <w:top w:val="none" w:sz="0" w:space="0" w:color="auto"/>
        <w:left w:val="none" w:sz="0" w:space="0" w:color="auto"/>
        <w:bottom w:val="none" w:sz="0" w:space="0" w:color="auto"/>
        <w:right w:val="none" w:sz="0" w:space="0" w:color="auto"/>
      </w:divBdr>
    </w:div>
    <w:div w:id="1170681440">
      <w:bodyDiv w:val="1"/>
      <w:marLeft w:val="0"/>
      <w:marRight w:val="0"/>
      <w:marTop w:val="0"/>
      <w:marBottom w:val="0"/>
      <w:divBdr>
        <w:top w:val="none" w:sz="0" w:space="0" w:color="auto"/>
        <w:left w:val="none" w:sz="0" w:space="0" w:color="auto"/>
        <w:bottom w:val="none" w:sz="0" w:space="0" w:color="auto"/>
        <w:right w:val="none" w:sz="0" w:space="0" w:color="auto"/>
      </w:divBdr>
      <w:divsChild>
        <w:div w:id="543521212">
          <w:marLeft w:val="0"/>
          <w:marRight w:val="0"/>
          <w:marTop w:val="0"/>
          <w:marBottom w:val="0"/>
          <w:divBdr>
            <w:top w:val="none" w:sz="0" w:space="0" w:color="auto"/>
            <w:left w:val="none" w:sz="0" w:space="0" w:color="auto"/>
            <w:bottom w:val="none" w:sz="0" w:space="0" w:color="auto"/>
            <w:right w:val="none" w:sz="0" w:space="0" w:color="auto"/>
          </w:divBdr>
          <w:divsChild>
            <w:div w:id="78454050">
              <w:marLeft w:val="0"/>
              <w:marRight w:val="0"/>
              <w:marTop w:val="0"/>
              <w:marBottom w:val="0"/>
              <w:divBdr>
                <w:top w:val="none" w:sz="0" w:space="0" w:color="auto"/>
                <w:left w:val="none" w:sz="0" w:space="0" w:color="auto"/>
                <w:bottom w:val="none" w:sz="0" w:space="0" w:color="auto"/>
                <w:right w:val="none" w:sz="0" w:space="0" w:color="auto"/>
              </w:divBdr>
              <w:divsChild>
                <w:div w:id="1049570931">
                  <w:marLeft w:val="0"/>
                  <w:marRight w:val="0"/>
                  <w:marTop w:val="0"/>
                  <w:marBottom w:val="0"/>
                  <w:divBdr>
                    <w:top w:val="none" w:sz="0" w:space="0" w:color="auto"/>
                    <w:left w:val="none" w:sz="0" w:space="0" w:color="auto"/>
                    <w:bottom w:val="none" w:sz="0" w:space="0" w:color="auto"/>
                    <w:right w:val="none" w:sz="0" w:space="0" w:color="auto"/>
                  </w:divBdr>
                  <w:divsChild>
                    <w:div w:id="5094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4469">
          <w:marLeft w:val="0"/>
          <w:marRight w:val="0"/>
          <w:marTop w:val="0"/>
          <w:marBottom w:val="0"/>
          <w:divBdr>
            <w:top w:val="none" w:sz="0" w:space="0" w:color="auto"/>
            <w:left w:val="none" w:sz="0" w:space="0" w:color="auto"/>
            <w:bottom w:val="none" w:sz="0" w:space="0" w:color="auto"/>
            <w:right w:val="none" w:sz="0" w:space="0" w:color="auto"/>
          </w:divBdr>
          <w:divsChild>
            <w:div w:id="849026777">
              <w:marLeft w:val="0"/>
              <w:marRight w:val="0"/>
              <w:marTop w:val="0"/>
              <w:marBottom w:val="0"/>
              <w:divBdr>
                <w:top w:val="none" w:sz="0" w:space="0" w:color="auto"/>
                <w:left w:val="none" w:sz="0" w:space="0" w:color="auto"/>
                <w:bottom w:val="none" w:sz="0" w:space="0" w:color="auto"/>
                <w:right w:val="none" w:sz="0" w:space="0" w:color="auto"/>
              </w:divBdr>
              <w:divsChild>
                <w:div w:id="13277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7539">
      <w:bodyDiv w:val="1"/>
      <w:marLeft w:val="0"/>
      <w:marRight w:val="0"/>
      <w:marTop w:val="0"/>
      <w:marBottom w:val="0"/>
      <w:divBdr>
        <w:top w:val="none" w:sz="0" w:space="0" w:color="auto"/>
        <w:left w:val="none" w:sz="0" w:space="0" w:color="auto"/>
        <w:bottom w:val="none" w:sz="0" w:space="0" w:color="auto"/>
        <w:right w:val="none" w:sz="0" w:space="0" w:color="auto"/>
      </w:divBdr>
    </w:div>
    <w:div w:id="1196502876">
      <w:bodyDiv w:val="1"/>
      <w:marLeft w:val="0"/>
      <w:marRight w:val="0"/>
      <w:marTop w:val="0"/>
      <w:marBottom w:val="0"/>
      <w:divBdr>
        <w:top w:val="none" w:sz="0" w:space="0" w:color="auto"/>
        <w:left w:val="none" w:sz="0" w:space="0" w:color="auto"/>
        <w:bottom w:val="none" w:sz="0" w:space="0" w:color="auto"/>
        <w:right w:val="none" w:sz="0" w:space="0" w:color="auto"/>
      </w:divBdr>
    </w:div>
    <w:div w:id="1242450940">
      <w:bodyDiv w:val="1"/>
      <w:marLeft w:val="0"/>
      <w:marRight w:val="0"/>
      <w:marTop w:val="0"/>
      <w:marBottom w:val="0"/>
      <w:divBdr>
        <w:top w:val="none" w:sz="0" w:space="0" w:color="auto"/>
        <w:left w:val="none" w:sz="0" w:space="0" w:color="auto"/>
        <w:bottom w:val="none" w:sz="0" w:space="0" w:color="auto"/>
        <w:right w:val="none" w:sz="0" w:space="0" w:color="auto"/>
      </w:divBdr>
    </w:div>
    <w:div w:id="1257129267">
      <w:bodyDiv w:val="1"/>
      <w:marLeft w:val="0"/>
      <w:marRight w:val="0"/>
      <w:marTop w:val="0"/>
      <w:marBottom w:val="0"/>
      <w:divBdr>
        <w:top w:val="none" w:sz="0" w:space="0" w:color="auto"/>
        <w:left w:val="none" w:sz="0" w:space="0" w:color="auto"/>
        <w:bottom w:val="none" w:sz="0" w:space="0" w:color="auto"/>
        <w:right w:val="none" w:sz="0" w:space="0" w:color="auto"/>
      </w:divBdr>
    </w:div>
    <w:div w:id="1259676761">
      <w:bodyDiv w:val="1"/>
      <w:marLeft w:val="0"/>
      <w:marRight w:val="0"/>
      <w:marTop w:val="0"/>
      <w:marBottom w:val="0"/>
      <w:divBdr>
        <w:top w:val="none" w:sz="0" w:space="0" w:color="auto"/>
        <w:left w:val="none" w:sz="0" w:space="0" w:color="auto"/>
        <w:bottom w:val="none" w:sz="0" w:space="0" w:color="auto"/>
        <w:right w:val="none" w:sz="0" w:space="0" w:color="auto"/>
      </w:divBdr>
    </w:div>
    <w:div w:id="1268001947">
      <w:bodyDiv w:val="1"/>
      <w:marLeft w:val="0"/>
      <w:marRight w:val="0"/>
      <w:marTop w:val="0"/>
      <w:marBottom w:val="0"/>
      <w:divBdr>
        <w:top w:val="none" w:sz="0" w:space="0" w:color="auto"/>
        <w:left w:val="none" w:sz="0" w:space="0" w:color="auto"/>
        <w:bottom w:val="none" w:sz="0" w:space="0" w:color="auto"/>
        <w:right w:val="none" w:sz="0" w:space="0" w:color="auto"/>
      </w:divBdr>
      <w:divsChild>
        <w:div w:id="1028608491">
          <w:marLeft w:val="0"/>
          <w:marRight w:val="0"/>
          <w:marTop w:val="0"/>
          <w:marBottom w:val="0"/>
          <w:divBdr>
            <w:top w:val="none" w:sz="0" w:space="0" w:color="auto"/>
            <w:left w:val="none" w:sz="0" w:space="0" w:color="auto"/>
            <w:bottom w:val="none" w:sz="0" w:space="0" w:color="auto"/>
            <w:right w:val="none" w:sz="0" w:space="0" w:color="auto"/>
          </w:divBdr>
          <w:divsChild>
            <w:div w:id="1941717185">
              <w:marLeft w:val="0"/>
              <w:marRight w:val="0"/>
              <w:marTop w:val="0"/>
              <w:marBottom w:val="0"/>
              <w:divBdr>
                <w:top w:val="none" w:sz="0" w:space="0" w:color="auto"/>
                <w:left w:val="none" w:sz="0" w:space="0" w:color="auto"/>
                <w:bottom w:val="none" w:sz="0" w:space="0" w:color="auto"/>
                <w:right w:val="none" w:sz="0" w:space="0" w:color="auto"/>
              </w:divBdr>
              <w:divsChild>
                <w:div w:id="1961765640">
                  <w:marLeft w:val="0"/>
                  <w:marRight w:val="0"/>
                  <w:marTop w:val="0"/>
                  <w:marBottom w:val="0"/>
                  <w:divBdr>
                    <w:top w:val="none" w:sz="0" w:space="0" w:color="auto"/>
                    <w:left w:val="none" w:sz="0" w:space="0" w:color="auto"/>
                    <w:bottom w:val="none" w:sz="0" w:space="0" w:color="auto"/>
                    <w:right w:val="none" w:sz="0" w:space="0" w:color="auto"/>
                  </w:divBdr>
                  <w:divsChild>
                    <w:div w:id="1983583069">
                      <w:marLeft w:val="0"/>
                      <w:marRight w:val="0"/>
                      <w:marTop w:val="0"/>
                      <w:marBottom w:val="0"/>
                      <w:divBdr>
                        <w:top w:val="none" w:sz="0" w:space="0" w:color="auto"/>
                        <w:left w:val="none" w:sz="0" w:space="0" w:color="auto"/>
                        <w:bottom w:val="none" w:sz="0" w:space="0" w:color="auto"/>
                        <w:right w:val="none" w:sz="0" w:space="0" w:color="auto"/>
                      </w:divBdr>
                      <w:divsChild>
                        <w:div w:id="694425988">
                          <w:marLeft w:val="0"/>
                          <w:marRight w:val="0"/>
                          <w:marTop w:val="0"/>
                          <w:marBottom w:val="0"/>
                          <w:divBdr>
                            <w:top w:val="none" w:sz="0" w:space="0" w:color="auto"/>
                            <w:left w:val="none" w:sz="0" w:space="0" w:color="auto"/>
                            <w:bottom w:val="none" w:sz="0" w:space="0" w:color="auto"/>
                            <w:right w:val="none" w:sz="0" w:space="0" w:color="auto"/>
                          </w:divBdr>
                          <w:divsChild>
                            <w:div w:id="14129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320114608">
      <w:bodyDiv w:val="1"/>
      <w:marLeft w:val="0"/>
      <w:marRight w:val="0"/>
      <w:marTop w:val="0"/>
      <w:marBottom w:val="0"/>
      <w:divBdr>
        <w:top w:val="none" w:sz="0" w:space="0" w:color="auto"/>
        <w:left w:val="none" w:sz="0" w:space="0" w:color="auto"/>
        <w:bottom w:val="none" w:sz="0" w:space="0" w:color="auto"/>
        <w:right w:val="none" w:sz="0" w:space="0" w:color="auto"/>
      </w:divBdr>
    </w:div>
    <w:div w:id="1370453177">
      <w:bodyDiv w:val="1"/>
      <w:marLeft w:val="0"/>
      <w:marRight w:val="0"/>
      <w:marTop w:val="0"/>
      <w:marBottom w:val="0"/>
      <w:divBdr>
        <w:top w:val="none" w:sz="0" w:space="0" w:color="auto"/>
        <w:left w:val="none" w:sz="0" w:space="0" w:color="auto"/>
        <w:bottom w:val="none" w:sz="0" w:space="0" w:color="auto"/>
        <w:right w:val="none" w:sz="0" w:space="0" w:color="auto"/>
      </w:divBdr>
    </w:div>
    <w:div w:id="1371807460">
      <w:bodyDiv w:val="1"/>
      <w:marLeft w:val="0"/>
      <w:marRight w:val="0"/>
      <w:marTop w:val="0"/>
      <w:marBottom w:val="0"/>
      <w:divBdr>
        <w:top w:val="none" w:sz="0" w:space="0" w:color="auto"/>
        <w:left w:val="none" w:sz="0" w:space="0" w:color="auto"/>
        <w:bottom w:val="none" w:sz="0" w:space="0" w:color="auto"/>
        <w:right w:val="none" w:sz="0" w:space="0" w:color="auto"/>
      </w:divBdr>
    </w:div>
    <w:div w:id="1385830876">
      <w:bodyDiv w:val="1"/>
      <w:marLeft w:val="0"/>
      <w:marRight w:val="0"/>
      <w:marTop w:val="0"/>
      <w:marBottom w:val="0"/>
      <w:divBdr>
        <w:top w:val="none" w:sz="0" w:space="0" w:color="auto"/>
        <w:left w:val="none" w:sz="0" w:space="0" w:color="auto"/>
        <w:bottom w:val="none" w:sz="0" w:space="0" w:color="auto"/>
        <w:right w:val="none" w:sz="0" w:space="0" w:color="auto"/>
      </w:divBdr>
      <w:divsChild>
        <w:div w:id="87502790">
          <w:marLeft w:val="0"/>
          <w:marRight w:val="0"/>
          <w:marTop w:val="0"/>
          <w:marBottom w:val="0"/>
          <w:divBdr>
            <w:top w:val="none" w:sz="0" w:space="0" w:color="auto"/>
            <w:left w:val="none" w:sz="0" w:space="0" w:color="auto"/>
            <w:bottom w:val="none" w:sz="0" w:space="0" w:color="auto"/>
            <w:right w:val="none" w:sz="0" w:space="0" w:color="auto"/>
          </w:divBdr>
          <w:divsChild>
            <w:div w:id="1981108553">
              <w:marLeft w:val="0"/>
              <w:marRight w:val="0"/>
              <w:marTop w:val="0"/>
              <w:marBottom w:val="0"/>
              <w:divBdr>
                <w:top w:val="none" w:sz="0" w:space="0" w:color="auto"/>
                <w:left w:val="none" w:sz="0" w:space="0" w:color="auto"/>
                <w:bottom w:val="none" w:sz="0" w:space="0" w:color="auto"/>
                <w:right w:val="none" w:sz="0" w:space="0" w:color="auto"/>
              </w:divBdr>
              <w:divsChild>
                <w:div w:id="250820788">
                  <w:marLeft w:val="0"/>
                  <w:marRight w:val="0"/>
                  <w:marTop w:val="0"/>
                  <w:marBottom w:val="0"/>
                  <w:divBdr>
                    <w:top w:val="none" w:sz="0" w:space="0" w:color="auto"/>
                    <w:left w:val="none" w:sz="0" w:space="0" w:color="auto"/>
                    <w:bottom w:val="none" w:sz="0" w:space="0" w:color="auto"/>
                    <w:right w:val="none" w:sz="0" w:space="0" w:color="auto"/>
                  </w:divBdr>
                  <w:divsChild>
                    <w:div w:id="1123960133">
                      <w:marLeft w:val="0"/>
                      <w:marRight w:val="0"/>
                      <w:marTop w:val="0"/>
                      <w:marBottom w:val="0"/>
                      <w:divBdr>
                        <w:top w:val="none" w:sz="0" w:space="0" w:color="auto"/>
                        <w:left w:val="none" w:sz="0" w:space="0" w:color="auto"/>
                        <w:bottom w:val="none" w:sz="0" w:space="0" w:color="auto"/>
                        <w:right w:val="none" w:sz="0" w:space="0" w:color="auto"/>
                      </w:divBdr>
                      <w:divsChild>
                        <w:div w:id="2094278807">
                          <w:marLeft w:val="0"/>
                          <w:marRight w:val="0"/>
                          <w:marTop w:val="0"/>
                          <w:marBottom w:val="0"/>
                          <w:divBdr>
                            <w:top w:val="none" w:sz="0" w:space="0" w:color="auto"/>
                            <w:left w:val="none" w:sz="0" w:space="0" w:color="auto"/>
                            <w:bottom w:val="none" w:sz="0" w:space="0" w:color="auto"/>
                            <w:right w:val="none" w:sz="0" w:space="0" w:color="auto"/>
                          </w:divBdr>
                          <w:divsChild>
                            <w:div w:id="11060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21012">
      <w:bodyDiv w:val="1"/>
      <w:marLeft w:val="0"/>
      <w:marRight w:val="0"/>
      <w:marTop w:val="0"/>
      <w:marBottom w:val="0"/>
      <w:divBdr>
        <w:top w:val="none" w:sz="0" w:space="0" w:color="auto"/>
        <w:left w:val="none" w:sz="0" w:space="0" w:color="auto"/>
        <w:bottom w:val="none" w:sz="0" w:space="0" w:color="auto"/>
        <w:right w:val="none" w:sz="0" w:space="0" w:color="auto"/>
      </w:divBdr>
    </w:div>
    <w:div w:id="1420909491">
      <w:bodyDiv w:val="1"/>
      <w:marLeft w:val="0"/>
      <w:marRight w:val="0"/>
      <w:marTop w:val="0"/>
      <w:marBottom w:val="0"/>
      <w:divBdr>
        <w:top w:val="none" w:sz="0" w:space="0" w:color="auto"/>
        <w:left w:val="none" w:sz="0" w:space="0" w:color="auto"/>
        <w:bottom w:val="none" w:sz="0" w:space="0" w:color="auto"/>
        <w:right w:val="none" w:sz="0" w:space="0" w:color="auto"/>
      </w:divBdr>
    </w:div>
    <w:div w:id="1436100665">
      <w:bodyDiv w:val="1"/>
      <w:marLeft w:val="0"/>
      <w:marRight w:val="0"/>
      <w:marTop w:val="0"/>
      <w:marBottom w:val="0"/>
      <w:divBdr>
        <w:top w:val="none" w:sz="0" w:space="0" w:color="auto"/>
        <w:left w:val="none" w:sz="0" w:space="0" w:color="auto"/>
        <w:bottom w:val="none" w:sz="0" w:space="0" w:color="auto"/>
        <w:right w:val="none" w:sz="0" w:space="0" w:color="auto"/>
      </w:divBdr>
    </w:div>
    <w:div w:id="1450587896">
      <w:bodyDiv w:val="1"/>
      <w:marLeft w:val="0"/>
      <w:marRight w:val="0"/>
      <w:marTop w:val="0"/>
      <w:marBottom w:val="0"/>
      <w:divBdr>
        <w:top w:val="none" w:sz="0" w:space="0" w:color="auto"/>
        <w:left w:val="none" w:sz="0" w:space="0" w:color="auto"/>
        <w:bottom w:val="none" w:sz="0" w:space="0" w:color="auto"/>
        <w:right w:val="none" w:sz="0" w:space="0" w:color="auto"/>
      </w:divBdr>
    </w:div>
    <w:div w:id="1484008759">
      <w:bodyDiv w:val="1"/>
      <w:marLeft w:val="0"/>
      <w:marRight w:val="0"/>
      <w:marTop w:val="0"/>
      <w:marBottom w:val="0"/>
      <w:divBdr>
        <w:top w:val="none" w:sz="0" w:space="0" w:color="auto"/>
        <w:left w:val="none" w:sz="0" w:space="0" w:color="auto"/>
        <w:bottom w:val="none" w:sz="0" w:space="0" w:color="auto"/>
        <w:right w:val="none" w:sz="0" w:space="0" w:color="auto"/>
      </w:divBdr>
    </w:div>
    <w:div w:id="1493835911">
      <w:bodyDiv w:val="1"/>
      <w:marLeft w:val="0"/>
      <w:marRight w:val="0"/>
      <w:marTop w:val="0"/>
      <w:marBottom w:val="0"/>
      <w:divBdr>
        <w:top w:val="none" w:sz="0" w:space="0" w:color="auto"/>
        <w:left w:val="none" w:sz="0" w:space="0" w:color="auto"/>
        <w:bottom w:val="none" w:sz="0" w:space="0" w:color="auto"/>
        <w:right w:val="none" w:sz="0" w:space="0" w:color="auto"/>
      </w:divBdr>
    </w:div>
    <w:div w:id="1499615109">
      <w:bodyDiv w:val="1"/>
      <w:marLeft w:val="0"/>
      <w:marRight w:val="0"/>
      <w:marTop w:val="0"/>
      <w:marBottom w:val="0"/>
      <w:divBdr>
        <w:top w:val="none" w:sz="0" w:space="0" w:color="auto"/>
        <w:left w:val="none" w:sz="0" w:space="0" w:color="auto"/>
        <w:bottom w:val="none" w:sz="0" w:space="0" w:color="auto"/>
        <w:right w:val="none" w:sz="0" w:space="0" w:color="auto"/>
      </w:divBdr>
    </w:div>
    <w:div w:id="1507793194">
      <w:bodyDiv w:val="1"/>
      <w:marLeft w:val="0"/>
      <w:marRight w:val="0"/>
      <w:marTop w:val="0"/>
      <w:marBottom w:val="0"/>
      <w:divBdr>
        <w:top w:val="none" w:sz="0" w:space="0" w:color="auto"/>
        <w:left w:val="none" w:sz="0" w:space="0" w:color="auto"/>
        <w:bottom w:val="none" w:sz="0" w:space="0" w:color="auto"/>
        <w:right w:val="none" w:sz="0" w:space="0" w:color="auto"/>
      </w:divBdr>
    </w:div>
    <w:div w:id="1518233345">
      <w:bodyDiv w:val="1"/>
      <w:marLeft w:val="0"/>
      <w:marRight w:val="0"/>
      <w:marTop w:val="0"/>
      <w:marBottom w:val="0"/>
      <w:divBdr>
        <w:top w:val="none" w:sz="0" w:space="0" w:color="auto"/>
        <w:left w:val="none" w:sz="0" w:space="0" w:color="auto"/>
        <w:bottom w:val="none" w:sz="0" w:space="0" w:color="auto"/>
        <w:right w:val="none" w:sz="0" w:space="0" w:color="auto"/>
      </w:divBdr>
    </w:div>
    <w:div w:id="1560558973">
      <w:bodyDiv w:val="1"/>
      <w:marLeft w:val="0"/>
      <w:marRight w:val="0"/>
      <w:marTop w:val="0"/>
      <w:marBottom w:val="0"/>
      <w:divBdr>
        <w:top w:val="none" w:sz="0" w:space="0" w:color="auto"/>
        <w:left w:val="none" w:sz="0" w:space="0" w:color="auto"/>
        <w:bottom w:val="none" w:sz="0" w:space="0" w:color="auto"/>
        <w:right w:val="none" w:sz="0" w:space="0" w:color="auto"/>
      </w:divBdr>
    </w:div>
    <w:div w:id="1564025062">
      <w:bodyDiv w:val="1"/>
      <w:marLeft w:val="0"/>
      <w:marRight w:val="0"/>
      <w:marTop w:val="0"/>
      <w:marBottom w:val="0"/>
      <w:divBdr>
        <w:top w:val="none" w:sz="0" w:space="0" w:color="auto"/>
        <w:left w:val="none" w:sz="0" w:space="0" w:color="auto"/>
        <w:bottom w:val="none" w:sz="0" w:space="0" w:color="auto"/>
        <w:right w:val="none" w:sz="0" w:space="0" w:color="auto"/>
      </w:divBdr>
    </w:div>
    <w:div w:id="1576622637">
      <w:bodyDiv w:val="1"/>
      <w:marLeft w:val="0"/>
      <w:marRight w:val="0"/>
      <w:marTop w:val="0"/>
      <w:marBottom w:val="0"/>
      <w:divBdr>
        <w:top w:val="none" w:sz="0" w:space="0" w:color="auto"/>
        <w:left w:val="none" w:sz="0" w:space="0" w:color="auto"/>
        <w:bottom w:val="none" w:sz="0" w:space="0" w:color="auto"/>
        <w:right w:val="none" w:sz="0" w:space="0" w:color="auto"/>
      </w:divBdr>
    </w:div>
    <w:div w:id="1578126618">
      <w:bodyDiv w:val="1"/>
      <w:marLeft w:val="0"/>
      <w:marRight w:val="0"/>
      <w:marTop w:val="0"/>
      <w:marBottom w:val="0"/>
      <w:divBdr>
        <w:top w:val="none" w:sz="0" w:space="0" w:color="auto"/>
        <w:left w:val="none" w:sz="0" w:space="0" w:color="auto"/>
        <w:bottom w:val="none" w:sz="0" w:space="0" w:color="auto"/>
        <w:right w:val="none" w:sz="0" w:space="0" w:color="auto"/>
      </w:divBdr>
    </w:div>
    <w:div w:id="1584148158">
      <w:bodyDiv w:val="1"/>
      <w:marLeft w:val="0"/>
      <w:marRight w:val="0"/>
      <w:marTop w:val="0"/>
      <w:marBottom w:val="0"/>
      <w:divBdr>
        <w:top w:val="none" w:sz="0" w:space="0" w:color="auto"/>
        <w:left w:val="none" w:sz="0" w:space="0" w:color="auto"/>
        <w:bottom w:val="none" w:sz="0" w:space="0" w:color="auto"/>
        <w:right w:val="none" w:sz="0" w:space="0" w:color="auto"/>
      </w:divBdr>
      <w:divsChild>
        <w:div w:id="1897931005">
          <w:marLeft w:val="0"/>
          <w:marRight w:val="0"/>
          <w:marTop w:val="0"/>
          <w:marBottom w:val="0"/>
          <w:divBdr>
            <w:top w:val="single" w:sz="2" w:space="0" w:color="D9D9E3"/>
            <w:left w:val="single" w:sz="2" w:space="0" w:color="D9D9E3"/>
            <w:bottom w:val="single" w:sz="2" w:space="0" w:color="D9D9E3"/>
            <w:right w:val="single" w:sz="2" w:space="0" w:color="D9D9E3"/>
          </w:divBdr>
          <w:divsChild>
            <w:div w:id="1641302091">
              <w:marLeft w:val="0"/>
              <w:marRight w:val="0"/>
              <w:marTop w:val="0"/>
              <w:marBottom w:val="0"/>
              <w:divBdr>
                <w:top w:val="single" w:sz="2" w:space="0" w:color="D9D9E3"/>
                <w:left w:val="single" w:sz="2" w:space="0" w:color="D9D9E3"/>
                <w:bottom w:val="single" w:sz="2" w:space="0" w:color="D9D9E3"/>
                <w:right w:val="single" w:sz="2" w:space="0" w:color="D9D9E3"/>
              </w:divBdr>
              <w:divsChild>
                <w:div w:id="116027079">
                  <w:marLeft w:val="0"/>
                  <w:marRight w:val="0"/>
                  <w:marTop w:val="0"/>
                  <w:marBottom w:val="0"/>
                  <w:divBdr>
                    <w:top w:val="single" w:sz="2" w:space="0" w:color="D9D9E3"/>
                    <w:left w:val="single" w:sz="2" w:space="0" w:color="D9D9E3"/>
                    <w:bottom w:val="single" w:sz="2" w:space="0" w:color="D9D9E3"/>
                    <w:right w:val="single" w:sz="2" w:space="0" w:color="D9D9E3"/>
                  </w:divBdr>
                  <w:divsChild>
                    <w:div w:id="1106074033">
                      <w:marLeft w:val="0"/>
                      <w:marRight w:val="0"/>
                      <w:marTop w:val="0"/>
                      <w:marBottom w:val="0"/>
                      <w:divBdr>
                        <w:top w:val="single" w:sz="2" w:space="0" w:color="D9D9E3"/>
                        <w:left w:val="single" w:sz="2" w:space="0" w:color="D9D9E3"/>
                        <w:bottom w:val="single" w:sz="2" w:space="0" w:color="D9D9E3"/>
                        <w:right w:val="single" w:sz="2" w:space="0" w:color="D9D9E3"/>
                      </w:divBdr>
                      <w:divsChild>
                        <w:div w:id="1580820672">
                          <w:marLeft w:val="0"/>
                          <w:marRight w:val="0"/>
                          <w:marTop w:val="0"/>
                          <w:marBottom w:val="0"/>
                          <w:divBdr>
                            <w:top w:val="single" w:sz="2" w:space="0" w:color="D9D9E3"/>
                            <w:left w:val="single" w:sz="2" w:space="0" w:color="D9D9E3"/>
                            <w:bottom w:val="single" w:sz="2" w:space="0" w:color="D9D9E3"/>
                            <w:right w:val="single" w:sz="2" w:space="0" w:color="D9D9E3"/>
                          </w:divBdr>
                          <w:divsChild>
                            <w:div w:id="2092503964">
                              <w:marLeft w:val="0"/>
                              <w:marRight w:val="0"/>
                              <w:marTop w:val="100"/>
                              <w:marBottom w:val="100"/>
                              <w:divBdr>
                                <w:top w:val="single" w:sz="2" w:space="0" w:color="D9D9E3"/>
                                <w:left w:val="single" w:sz="2" w:space="0" w:color="D9D9E3"/>
                                <w:bottom w:val="single" w:sz="2" w:space="0" w:color="D9D9E3"/>
                                <w:right w:val="single" w:sz="2" w:space="0" w:color="D9D9E3"/>
                              </w:divBdr>
                              <w:divsChild>
                                <w:div w:id="984627684">
                                  <w:marLeft w:val="0"/>
                                  <w:marRight w:val="0"/>
                                  <w:marTop w:val="0"/>
                                  <w:marBottom w:val="0"/>
                                  <w:divBdr>
                                    <w:top w:val="single" w:sz="2" w:space="0" w:color="D9D9E3"/>
                                    <w:left w:val="single" w:sz="2" w:space="0" w:color="D9D9E3"/>
                                    <w:bottom w:val="single" w:sz="2" w:space="0" w:color="D9D9E3"/>
                                    <w:right w:val="single" w:sz="2" w:space="0" w:color="D9D9E3"/>
                                  </w:divBdr>
                                  <w:divsChild>
                                    <w:div w:id="1880773823">
                                      <w:marLeft w:val="0"/>
                                      <w:marRight w:val="0"/>
                                      <w:marTop w:val="0"/>
                                      <w:marBottom w:val="0"/>
                                      <w:divBdr>
                                        <w:top w:val="single" w:sz="2" w:space="0" w:color="D9D9E3"/>
                                        <w:left w:val="single" w:sz="2" w:space="0" w:color="D9D9E3"/>
                                        <w:bottom w:val="single" w:sz="2" w:space="0" w:color="D9D9E3"/>
                                        <w:right w:val="single" w:sz="2" w:space="0" w:color="D9D9E3"/>
                                      </w:divBdr>
                                      <w:divsChild>
                                        <w:div w:id="1979799588">
                                          <w:marLeft w:val="0"/>
                                          <w:marRight w:val="0"/>
                                          <w:marTop w:val="0"/>
                                          <w:marBottom w:val="0"/>
                                          <w:divBdr>
                                            <w:top w:val="single" w:sz="2" w:space="0" w:color="D9D9E3"/>
                                            <w:left w:val="single" w:sz="2" w:space="0" w:color="D9D9E3"/>
                                            <w:bottom w:val="single" w:sz="2" w:space="0" w:color="D9D9E3"/>
                                            <w:right w:val="single" w:sz="2" w:space="0" w:color="D9D9E3"/>
                                          </w:divBdr>
                                          <w:divsChild>
                                            <w:div w:id="1641572626">
                                              <w:marLeft w:val="0"/>
                                              <w:marRight w:val="0"/>
                                              <w:marTop w:val="0"/>
                                              <w:marBottom w:val="0"/>
                                              <w:divBdr>
                                                <w:top w:val="single" w:sz="2" w:space="0" w:color="D9D9E3"/>
                                                <w:left w:val="single" w:sz="2" w:space="0" w:color="D9D9E3"/>
                                                <w:bottom w:val="single" w:sz="2" w:space="0" w:color="D9D9E3"/>
                                                <w:right w:val="single" w:sz="2" w:space="0" w:color="D9D9E3"/>
                                              </w:divBdr>
                                              <w:divsChild>
                                                <w:div w:id="162473015">
                                                  <w:marLeft w:val="0"/>
                                                  <w:marRight w:val="0"/>
                                                  <w:marTop w:val="0"/>
                                                  <w:marBottom w:val="0"/>
                                                  <w:divBdr>
                                                    <w:top w:val="single" w:sz="2" w:space="0" w:color="D9D9E3"/>
                                                    <w:left w:val="single" w:sz="2" w:space="0" w:color="D9D9E3"/>
                                                    <w:bottom w:val="single" w:sz="2" w:space="0" w:color="D9D9E3"/>
                                                    <w:right w:val="single" w:sz="2" w:space="0" w:color="D9D9E3"/>
                                                  </w:divBdr>
                                                  <w:divsChild>
                                                    <w:div w:id="1192180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0501551">
          <w:marLeft w:val="0"/>
          <w:marRight w:val="0"/>
          <w:marTop w:val="0"/>
          <w:marBottom w:val="0"/>
          <w:divBdr>
            <w:top w:val="none" w:sz="0" w:space="0" w:color="auto"/>
            <w:left w:val="none" w:sz="0" w:space="0" w:color="auto"/>
            <w:bottom w:val="none" w:sz="0" w:space="0" w:color="auto"/>
            <w:right w:val="none" w:sz="0" w:space="0" w:color="auto"/>
          </w:divBdr>
        </w:div>
      </w:divsChild>
    </w:div>
    <w:div w:id="1652370613">
      <w:bodyDiv w:val="1"/>
      <w:marLeft w:val="0"/>
      <w:marRight w:val="0"/>
      <w:marTop w:val="0"/>
      <w:marBottom w:val="0"/>
      <w:divBdr>
        <w:top w:val="none" w:sz="0" w:space="0" w:color="auto"/>
        <w:left w:val="none" w:sz="0" w:space="0" w:color="auto"/>
        <w:bottom w:val="none" w:sz="0" w:space="0" w:color="auto"/>
        <w:right w:val="none" w:sz="0" w:space="0" w:color="auto"/>
      </w:divBdr>
    </w:div>
    <w:div w:id="1653369282">
      <w:bodyDiv w:val="1"/>
      <w:marLeft w:val="0"/>
      <w:marRight w:val="0"/>
      <w:marTop w:val="0"/>
      <w:marBottom w:val="0"/>
      <w:divBdr>
        <w:top w:val="none" w:sz="0" w:space="0" w:color="auto"/>
        <w:left w:val="none" w:sz="0" w:space="0" w:color="auto"/>
        <w:bottom w:val="none" w:sz="0" w:space="0" w:color="auto"/>
        <w:right w:val="none" w:sz="0" w:space="0" w:color="auto"/>
      </w:divBdr>
    </w:div>
    <w:div w:id="1693993952">
      <w:bodyDiv w:val="1"/>
      <w:marLeft w:val="0"/>
      <w:marRight w:val="0"/>
      <w:marTop w:val="0"/>
      <w:marBottom w:val="0"/>
      <w:divBdr>
        <w:top w:val="none" w:sz="0" w:space="0" w:color="auto"/>
        <w:left w:val="none" w:sz="0" w:space="0" w:color="auto"/>
        <w:bottom w:val="none" w:sz="0" w:space="0" w:color="auto"/>
        <w:right w:val="none" w:sz="0" w:space="0" w:color="auto"/>
      </w:divBdr>
    </w:div>
    <w:div w:id="1716075652">
      <w:bodyDiv w:val="1"/>
      <w:marLeft w:val="0"/>
      <w:marRight w:val="0"/>
      <w:marTop w:val="0"/>
      <w:marBottom w:val="0"/>
      <w:divBdr>
        <w:top w:val="none" w:sz="0" w:space="0" w:color="auto"/>
        <w:left w:val="none" w:sz="0" w:space="0" w:color="auto"/>
        <w:bottom w:val="none" w:sz="0" w:space="0" w:color="auto"/>
        <w:right w:val="none" w:sz="0" w:space="0" w:color="auto"/>
      </w:divBdr>
    </w:div>
    <w:div w:id="1718359029">
      <w:bodyDiv w:val="1"/>
      <w:marLeft w:val="0"/>
      <w:marRight w:val="0"/>
      <w:marTop w:val="0"/>
      <w:marBottom w:val="0"/>
      <w:divBdr>
        <w:top w:val="none" w:sz="0" w:space="0" w:color="auto"/>
        <w:left w:val="none" w:sz="0" w:space="0" w:color="auto"/>
        <w:bottom w:val="none" w:sz="0" w:space="0" w:color="auto"/>
        <w:right w:val="none" w:sz="0" w:space="0" w:color="auto"/>
      </w:divBdr>
    </w:div>
    <w:div w:id="1722096298">
      <w:bodyDiv w:val="1"/>
      <w:marLeft w:val="0"/>
      <w:marRight w:val="0"/>
      <w:marTop w:val="0"/>
      <w:marBottom w:val="0"/>
      <w:divBdr>
        <w:top w:val="none" w:sz="0" w:space="0" w:color="auto"/>
        <w:left w:val="none" w:sz="0" w:space="0" w:color="auto"/>
        <w:bottom w:val="none" w:sz="0" w:space="0" w:color="auto"/>
        <w:right w:val="none" w:sz="0" w:space="0" w:color="auto"/>
      </w:divBdr>
    </w:div>
    <w:div w:id="1745906525">
      <w:bodyDiv w:val="1"/>
      <w:marLeft w:val="0"/>
      <w:marRight w:val="0"/>
      <w:marTop w:val="0"/>
      <w:marBottom w:val="0"/>
      <w:divBdr>
        <w:top w:val="none" w:sz="0" w:space="0" w:color="auto"/>
        <w:left w:val="none" w:sz="0" w:space="0" w:color="auto"/>
        <w:bottom w:val="none" w:sz="0" w:space="0" w:color="auto"/>
        <w:right w:val="none" w:sz="0" w:space="0" w:color="auto"/>
      </w:divBdr>
    </w:div>
    <w:div w:id="1756245605">
      <w:bodyDiv w:val="1"/>
      <w:marLeft w:val="0"/>
      <w:marRight w:val="0"/>
      <w:marTop w:val="0"/>
      <w:marBottom w:val="0"/>
      <w:divBdr>
        <w:top w:val="none" w:sz="0" w:space="0" w:color="auto"/>
        <w:left w:val="none" w:sz="0" w:space="0" w:color="auto"/>
        <w:bottom w:val="none" w:sz="0" w:space="0" w:color="auto"/>
        <w:right w:val="none" w:sz="0" w:space="0" w:color="auto"/>
      </w:divBdr>
    </w:div>
    <w:div w:id="1763989171">
      <w:bodyDiv w:val="1"/>
      <w:marLeft w:val="0"/>
      <w:marRight w:val="0"/>
      <w:marTop w:val="0"/>
      <w:marBottom w:val="0"/>
      <w:divBdr>
        <w:top w:val="none" w:sz="0" w:space="0" w:color="auto"/>
        <w:left w:val="none" w:sz="0" w:space="0" w:color="auto"/>
        <w:bottom w:val="none" w:sz="0" w:space="0" w:color="auto"/>
        <w:right w:val="none" w:sz="0" w:space="0" w:color="auto"/>
      </w:divBdr>
      <w:divsChild>
        <w:div w:id="1992634911">
          <w:marLeft w:val="0"/>
          <w:marRight w:val="0"/>
          <w:marTop w:val="0"/>
          <w:marBottom w:val="0"/>
          <w:divBdr>
            <w:top w:val="none" w:sz="0" w:space="0" w:color="auto"/>
            <w:left w:val="none" w:sz="0" w:space="0" w:color="auto"/>
            <w:bottom w:val="none" w:sz="0" w:space="0" w:color="auto"/>
            <w:right w:val="none" w:sz="0" w:space="0" w:color="auto"/>
          </w:divBdr>
          <w:divsChild>
            <w:div w:id="379015740">
              <w:marLeft w:val="0"/>
              <w:marRight w:val="0"/>
              <w:marTop w:val="0"/>
              <w:marBottom w:val="0"/>
              <w:divBdr>
                <w:top w:val="none" w:sz="0" w:space="0" w:color="auto"/>
                <w:left w:val="none" w:sz="0" w:space="0" w:color="auto"/>
                <w:bottom w:val="none" w:sz="0" w:space="0" w:color="auto"/>
                <w:right w:val="none" w:sz="0" w:space="0" w:color="auto"/>
              </w:divBdr>
              <w:divsChild>
                <w:div w:id="2009400718">
                  <w:marLeft w:val="0"/>
                  <w:marRight w:val="0"/>
                  <w:marTop w:val="0"/>
                  <w:marBottom w:val="0"/>
                  <w:divBdr>
                    <w:top w:val="none" w:sz="0" w:space="0" w:color="auto"/>
                    <w:left w:val="none" w:sz="0" w:space="0" w:color="auto"/>
                    <w:bottom w:val="none" w:sz="0" w:space="0" w:color="auto"/>
                    <w:right w:val="none" w:sz="0" w:space="0" w:color="auto"/>
                  </w:divBdr>
                  <w:divsChild>
                    <w:div w:id="653879406">
                      <w:marLeft w:val="0"/>
                      <w:marRight w:val="0"/>
                      <w:marTop w:val="0"/>
                      <w:marBottom w:val="0"/>
                      <w:divBdr>
                        <w:top w:val="none" w:sz="0" w:space="0" w:color="auto"/>
                        <w:left w:val="none" w:sz="0" w:space="0" w:color="auto"/>
                        <w:bottom w:val="none" w:sz="0" w:space="0" w:color="auto"/>
                        <w:right w:val="none" w:sz="0" w:space="0" w:color="auto"/>
                      </w:divBdr>
                      <w:divsChild>
                        <w:div w:id="746147316">
                          <w:marLeft w:val="0"/>
                          <w:marRight w:val="0"/>
                          <w:marTop w:val="0"/>
                          <w:marBottom w:val="0"/>
                          <w:divBdr>
                            <w:top w:val="none" w:sz="0" w:space="0" w:color="auto"/>
                            <w:left w:val="none" w:sz="0" w:space="0" w:color="auto"/>
                            <w:bottom w:val="none" w:sz="0" w:space="0" w:color="auto"/>
                            <w:right w:val="none" w:sz="0" w:space="0" w:color="auto"/>
                          </w:divBdr>
                          <w:divsChild>
                            <w:div w:id="1460344444">
                              <w:marLeft w:val="0"/>
                              <w:marRight w:val="0"/>
                              <w:marTop w:val="0"/>
                              <w:marBottom w:val="0"/>
                              <w:divBdr>
                                <w:top w:val="none" w:sz="0" w:space="0" w:color="auto"/>
                                <w:left w:val="none" w:sz="0" w:space="0" w:color="auto"/>
                                <w:bottom w:val="none" w:sz="0" w:space="0" w:color="auto"/>
                                <w:right w:val="none" w:sz="0" w:space="0" w:color="auto"/>
                              </w:divBdr>
                              <w:divsChild>
                                <w:div w:id="617680068">
                                  <w:marLeft w:val="0"/>
                                  <w:marRight w:val="0"/>
                                  <w:marTop w:val="0"/>
                                  <w:marBottom w:val="0"/>
                                  <w:divBdr>
                                    <w:top w:val="none" w:sz="0" w:space="0" w:color="auto"/>
                                    <w:left w:val="none" w:sz="0" w:space="0" w:color="auto"/>
                                    <w:bottom w:val="none" w:sz="0" w:space="0" w:color="auto"/>
                                    <w:right w:val="none" w:sz="0" w:space="0" w:color="auto"/>
                                  </w:divBdr>
                                  <w:divsChild>
                                    <w:div w:id="1417707146">
                                      <w:marLeft w:val="0"/>
                                      <w:marRight w:val="0"/>
                                      <w:marTop w:val="0"/>
                                      <w:marBottom w:val="0"/>
                                      <w:divBdr>
                                        <w:top w:val="none" w:sz="0" w:space="0" w:color="auto"/>
                                        <w:left w:val="none" w:sz="0" w:space="0" w:color="auto"/>
                                        <w:bottom w:val="none" w:sz="0" w:space="0" w:color="auto"/>
                                        <w:right w:val="none" w:sz="0" w:space="0" w:color="auto"/>
                                      </w:divBdr>
                                      <w:divsChild>
                                        <w:div w:id="2137867915">
                                          <w:marLeft w:val="0"/>
                                          <w:marRight w:val="0"/>
                                          <w:marTop w:val="0"/>
                                          <w:marBottom w:val="0"/>
                                          <w:divBdr>
                                            <w:top w:val="none" w:sz="0" w:space="0" w:color="auto"/>
                                            <w:left w:val="none" w:sz="0" w:space="0" w:color="auto"/>
                                            <w:bottom w:val="none" w:sz="0" w:space="0" w:color="auto"/>
                                            <w:right w:val="none" w:sz="0" w:space="0" w:color="auto"/>
                                          </w:divBdr>
                                          <w:divsChild>
                                            <w:div w:id="1370490377">
                                              <w:marLeft w:val="0"/>
                                              <w:marRight w:val="0"/>
                                              <w:marTop w:val="0"/>
                                              <w:marBottom w:val="0"/>
                                              <w:divBdr>
                                                <w:top w:val="none" w:sz="0" w:space="0" w:color="auto"/>
                                                <w:left w:val="none" w:sz="0" w:space="0" w:color="auto"/>
                                                <w:bottom w:val="none" w:sz="0" w:space="0" w:color="auto"/>
                                                <w:right w:val="none" w:sz="0" w:space="0" w:color="auto"/>
                                              </w:divBdr>
                                              <w:divsChild>
                                                <w:div w:id="1901359174">
                                                  <w:marLeft w:val="0"/>
                                                  <w:marRight w:val="0"/>
                                                  <w:marTop w:val="0"/>
                                                  <w:marBottom w:val="0"/>
                                                  <w:divBdr>
                                                    <w:top w:val="none" w:sz="0" w:space="0" w:color="auto"/>
                                                    <w:left w:val="none" w:sz="0" w:space="0" w:color="auto"/>
                                                    <w:bottom w:val="none" w:sz="0" w:space="0" w:color="auto"/>
                                                    <w:right w:val="none" w:sz="0" w:space="0" w:color="auto"/>
                                                  </w:divBdr>
                                                  <w:divsChild>
                                                    <w:div w:id="1993019970">
                                                      <w:marLeft w:val="0"/>
                                                      <w:marRight w:val="0"/>
                                                      <w:marTop w:val="0"/>
                                                      <w:marBottom w:val="0"/>
                                                      <w:divBdr>
                                                        <w:top w:val="none" w:sz="0" w:space="0" w:color="auto"/>
                                                        <w:left w:val="none" w:sz="0" w:space="0" w:color="auto"/>
                                                        <w:bottom w:val="none" w:sz="0" w:space="0" w:color="auto"/>
                                                        <w:right w:val="none" w:sz="0" w:space="0" w:color="auto"/>
                                                      </w:divBdr>
                                                      <w:divsChild>
                                                        <w:div w:id="69523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227177">
      <w:bodyDiv w:val="1"/>
      <w:marLeft w:val="0"/>
      <w:marRight w:val="0"/>
      <w:marTop w:val="0"/>
      <w:marBottom w:val="0"/>
      <w:divBdr>
        <w:top w:val="none" w:sz="0" w:space="0" w:color="auto"/>
        <w:left w:val="none" w:sz="0" w:space="0" w:color="auto"/>
        <w:bottom w:val="none" w:sz="0" w:space="0" w:color="auto"/>
        <w:right w:val="none" w:sz="0" w:space="0" w:color="auto"/>
      </w:divBdr>
    </w:div>
    <w:div w:id="1790129373">
      <w:bodyDiv w:val="1"/>
      <w:marLeft w:val="0"/>
      <w:marRight w:val="0"/>
      <w:marTop w:val="0"/>
      <w:marBottom w:val="0"/>
      <w:divBdr>
        <w:top w:val="none" w:sz="0" w:space="0" w:color="auto"/>
        <w:left w:val="none" w:sz="0" w:space="0" w:color="auto"/>
        <w:bottom w:val="none" w:sz="0" w:space="0" w:color="auto"/>
        <w:right w:val="none" w:sz="0" w:space="0" w:color="auto"/>
      </w:divBdr>
      <w:divsChild>
        <w:div w:id="1460418180">
          <w:marLeft w:val="0"/>
          <w:marRight w:val="0"/>
          <w:marTop w:val="0"/>
          <w:marBottom w:val="0"/>
          <w:divBdr>
            <w:top w:val="none" w:sz="0" w:space="0" w:color="auto"/>
            <w:left w:val="none" w:sz="0" w:space="0" w:color="auto"/>
            <w:bottom w:val="none" w:sz="0" w:space="0" w:color="auto"/>
            <w:right w:val="none" w:sz="0" w:space="0" w:color="auto"/>
          </w:divBdr>
          <w:divsChild>
            <w:div w:id="779224166">
              <w:marLeft w:val="0"/>
              <w:marRight w:val="0"/>
              <w:marTop w:val="0"/>
              <w:marBottom w:val="0"/>
              <w:divBdr>
                <w:top w:val="none" w:sz="0" w:space="0" w:color="auto"/>
                <w:left w:val="none" w:sz="0" w:space="0" w:color="auto"/>
                <w:bottom w:val="none" w:sz="0" w:space="0" w:color="auto"/>
                <w:right w:val="none" w:sz="0" w:space="0" w:color="auto"/>
              </w:divBdr>
              <w:divsChild>
                <w:div w:id="1790970889">
                  <w:marLeft w:val="0"/>
                  <w:marRight w:val="0"/>
                  <w:marTop w:val="0"/>
                  <w:marBottom w:val="0"/>
                  <w:divBdr>
                    <w:top w:val="none" w:sz="0" w:space="0" w:color="auto"/>
                    <w:left w:val="none" w:sz="0" w:space="0" w:color="auto"/>
                    <w:bottom w:val="none" w:sz="0" w:space="0" w:color="auto"/>
                    <w:right w:val="none" w:sz="0" w:space="0" w:color="auto"/>
                  </w:divBdr>
                  <w:divsChild>
                    <w:div w:id="428349981">
                      <w:marLeft w:val="0"/>
                      <w:marRight w:val="0"/>
                      <w:marTop w:val="0"/>
                      <w:marBottom w:val="0"/>
                      <w:divBdr>
                        <w:top w:val="none" w:sz="0" w:space="0" w:color="auto"/>
                        <w:left w:val="none" w:sz="0" w:space="0" w:color="auto"/>
                        <w:bottom w:val="none" w:sz="0" w:space="0" w:color="auto"/>
                        <w:right w:val="none" w:sz="0" w:space="0" w:color="auto"/>
                      </w:divBdr>
                      <w:divsChild>
                        <w:div w:id="1660113850">
                          <w:marLeft w:val="0"/>
                          <w:marRight w:val="0"/>
                          <w:marTop w:val="0"/>
                          <w:marBottom w:val="0"/>
                          <w:divBdr>
                            <w:top w:val="none" w:sz="0" w:space="0" w:color="auto"/>
                            <w:left w:val="none" w:sz="0" w:space="0" w:color="auto"/>
                            <w:bottom w:val="none" w:sz="0" w:space="0" w:color="auto"/>
                            <w:right w:val="none" w:sz="0" w:space="0" w:color="auto"/>
                          </w:divBdr>
                          <w:divsChild>
                            <w:div w:id="180555042">
                              <w:marLeft w:val="0"/>
                              <w:marRight w:val="0"/>
                              <w:marTop w:val="0"/>
                              <w:marBottom w:val="0"/>
                              <w:divBdr>
                                <w:top w:val="none" w:sz="0" w:space="0" w:color="auto"/>
                                <w:left w:val="none" w:sz="0" w:space="0" w:color="auto"/>
                                <w:bottom w:val="none" w:sz="0" w:space="0" w:color="auto"/>
                                <w:right w:val="none" w:sz="0" w:space="0" w:color="auto"/>
                              </w:divBdr>
                              <w:divsChild>
                                <w:div w:id="1626504041">
                                  <w:marLeft w:val="0"/>
                                  <w:marRight w:val="0"/>
                                  <w:marTop w:val="0"/>
                                  <w:marBottom w:val="0"/>
                                  <w:divBdr>
                                    <w:top w:val="none" w:sz="0" w:space="0" w:color="auto"/>
                                    <w:left w:val="none" w:sz="0" w:space="0" w:color="auto"/>
                                    <w:bottom w:val="none" w:sz="0" w:space="0" w:color="auto"/>
                                    <w:right w:val="none" w:sz="0" w:space="0" w:color="auto"/>
                                  </w:divBdr>
                                  <w:divsChild>
                                    <w:div w:id="1702973428">
                                      <w:marLeft w:val="0"/>
                                      <w:marRight w:val="0"/>
                                      <w:marTop w:val="0"/>
                                      <w:marBottom w:val="0"/>
                                      <w:divBdr>
                                        <w:top w:val="none" w:sz="0" w:space="0" w:color="auto"/>
                                        <w:left w:val="none" w:sz="0" w:space="0" w:color="auto"/>
                                        <w:bottom w:val="none" w:sz="0" w:space="0" w:color="auto"/>
                                        <w:right w:val="none" w:sz="0" w:space="0" w:color="auto"/>
                                      </w:divBdr>
                                      <w:divsChild>
                                        <w:div w:id="311838798">
                                          <w:marLeft w:val="0"/>
                                          <w:marRight w:val="0"/>
                                          <w:marTop w:val="0"/>
                                          <w:marBottom w:val="0"/>
                                          <w:divBdr>
                                            <w:top w:val="none" w:sz="0" w:space="0" w:color="auto"/>
                                            <w:left w:val="none" w:sz="0" w:space="0" w:color="auto"/>
                                            <w:bottom w:val="none" w:sz="0" w:space="0" w:color="auto"/>
                                            <w:right w:val="none" w:sz="0" w:space="0" w:color="auto"/>
                                          </w:divBdr>
                                          <w:divsChild>
                                            <w:div w:id="1290159573">
                                              <w:marLeft w:val="0"/>
                                              <w:marRight w:val="0"/>
                                              <w:marTop w:val="0"/>
                                              <w:marBottom w:val="0"/>
                                              <w:divBdr>
                                                <w:top w:val="none" w:sz="0" w:space="0" w:color="auto"/>
                                                <w:left w:val="none" w:sz="0" w:space="0" w:color="auto"/>
                                                <w:bottom w:val="none" w:sz="0" w:space="0" w:color="auto"/>
                                                <w:right w:val="none" w:sz="0" w:space="0" w:color="auto"/>
                                              </w:divBdr>
                                              <w:divsChild>
                                                <w:div w:id="76098084">
                                                  <w:marLeft w:val="0"/>
                                                  <w:marRight w:val="0"/>
                                                  <w:marTop w:val="0"/>
                                                  <w:marBottom w:val="0"/>
                                                  <w:divBdr>
                                                    <w:top w:val="none" w:sz="0" w:space="0" w:color="auto"/>
                                                    <w:left w:val="none" w:sz="0" w:space="0" w:color="auto"/>
                                                    <w:bottom w:val="none" w:sz="0" w:space="0" w:color="auto"/>
                                                    <w:right w:val="none" w:sz="0" w:space="0" w:color="auto"/>
                                                  </w:divBdr>
                                                  <w:divsChild>
                                                    <w:div w:id="1123696484">
                                                      <w:marLeft w:val="0"/>
                                                      <w:marRight w:val="0"/>
                                                      <w:marTop w:val="0"/>
                                                      <w:marBottom w:val="0"/>
                                                      <w:divBdr>
                                                        <w:top w:val="none" w:sz="0" w:space="0" w:color="auto"/>
                                                        <w:left w:val="none" w:sz="0" w:space="0" w:color="auto"/>
                                                        <w:bottom w:val="none" w:sz="0" w:space="0" w:color="auto"/>
                                                        <w:right w:val="none" w:sz="0" w:space="0" w:color="auto"/>
                                                      </w:divBdr>
                                                      <w:divsChild>
                                                        <w:div w:id="1503885536">
                                                          <w:marLeft w:val="0"/>
                                                          <w:marRight w:val="0"/>
                                                          <w:marTop w:val="0"/>
                                                          <w:marBottom w:val="0"/>
                                                          <w:divBdr>
                                                            <w:top w:val="none" w:sz="0" w:space="0" w:color="auto"/>
                                                            <w:left w:val="none" w:sz="0" w:space="0" w:color="auto"/>
                                                            <w:bottom w:val="none" w:sz="0" w:space="0" w:color="auto"/>
                                                            <w:right w:val="none" w:sz="0" w:space="0" w:color="auto"/>
                                                          </w:divBdr>
                                                          <w:divsChild>
                                                            <w:div w:id="17382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941009">
          <w:marLeft w:val="0"/>
          <w:marRight w:val="0"/>
          <w:marTop w:val="0"/>
          <w:marBottom w:val="0"/>
          <w:divBdr>
            <w:top w:val="none" w:sz="0" w:space="0" w:color="auto"/>
            <w:left w:val="none" w:sz="0" w:space="0" w:color="auto"/>
            <w:bottom w:val="none" w:sz="0" w:space="0" w:color="auto"/>
            <w:right w:val="none" w:sz="0" w:space="0" w:color="auto"/>
          </w:divBdr>
          <w:divsChild>
            <w:div w:id="1582328935">
              <w:marLeft w:val="0"/>
              <w:marRight w:val="0"/>
              <w:marTop w:val="0"/>
              <w:marBottom w:val="0"/>
              <w:divBdr>
                <w:top w:val="none" w:sz="0" w:space="0" w:color="auto"/>
                <w:left w:val="none" w:sz="0" w:space="0" w:color="auto"/>
                <w:bottom w:val="none" w:sz="0" w:space="0" w:color="auto"/>
                <w:right w:val="none" w:sz="0" w:space="0" w:color="auto"/>
              </w:divBdr>
              <w:divsChild>
                <w:div w:id="19315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83583">
      <w:bodyDiv w:val="1"/>
      <w:marLeft w:val="0"/>
      <w:marRight w:val="0"/>
      <w:marTop w:val="0"/>
      <w:marBottom w:val="0"/>
      <w:divBdr>
        <w:top w:val="none" w:sz="0" w:space="0" w:color="auto"/>
        <w:left w:val="none" w:sz="0" w:space="0" w:color="auto"/>
        <w:bottom w:val="none" w:sz="0" w:space="0" w:color="auto"/>
        <w:right w:val="none" w:sz="0" w:space="0" w:color="auto"/>
      </w:divBdr>
    </w:div>
    <w:div w:id="1798328228">
      <w:bodyDiv w:val="1"/>
      <w:marLeft w:val="0"/>
      <w:marRight w:val="0"/>
      <w:marTop w:val="0"/>
      <w:marBottom w:val="0"/>
      <w:divBdr>
        <w:top w:val="none" w:sz="0" w:space="0" w:color="auto"/>
        <w:left w:val="none" w:sz="0" w:space="0" w:color="auto"/>
        <w:bottom w:val="none" w:sz="0" w:space="0" w:color="auto"/>
        <w:right w:val="none" w:sz="0" w:space="0" w:color="auto"/>
      </w:divBdr>
    </w:div>
    <w:div w:id="1798915511">
      <w:bodyDiv w:val="1"/>
      <w:marLeft w:val="0"/>
      <w:marRight w:val="0"/>
      <w:marTop w:val="0"/>
      <w:marBottom w:val="0"/>
      <w:divBdr>
        <w:top w:val="none" w:sz="0" w:space="0" w:color="auto"/>
        <w:left w:val="none" w:sz="0" w:space="0" w:color="auto"/>
        <w:bottom w:val="none" w:sz="0" w:space="0" w:color="auto"/>
        <w:right w:val="none" w:sz="0" w:space="0" w:color="auto"/>
      </w:divBdr>
      <w:divsChild>
        <w:div w:id="906846520">
          <w:marLeft w:val="0"/>
          <w:marRight w:val="0"/>
          <w:marTop w:val="0"/>
          <w:marBottom w:val="0"/>
          <w:divBdr>
            <w:top w:val="none" w:sz="0" w:space="0" w:color="auto"/>
            <w:left w:val="none" w:sz="0" w:space="0" w:color="auto"/>
            <w:bottom w:val="none" w:sz="0" w:space="0" w:color="auto"/>
            <w:right w:val="none" w:sz="0" w:space="0" w:color="auto"/>
          </w:divBdr>
        </w:div>
        <w:div w:id="1031418518">
          <w:marLeft w:val="0"/>
          <w:marRight w:val="0"/>
          <w:marTop w:val="0"/>
          <w:marBottom w:val="0"/>
          <w:divBdr>
            <w:top w:val="none" w:sz="0" w:space="0" w:color="auto"/>
            <w:left w:val="none" w:sz="0" w:space="0" w:color="auto"/>
            <w:bottom w:val="none" w:sz="0" w:space="0" w:color="auto"/>
            <w:right w:val="none" w:sz="0" w:space="0" w:color="auto"/>
          </w:divBdr>
        </w:div>
        <w:div w:id="1013217819">
          <w:marLeft w:val="0"/>
          <w:marRight w:val="0"/>
          <w:marTop w:val="0"/>
          <w:marBottom w:val="0"/>
          <w:divBdr>
            <w:top w:val="none" w:sz="0" w:space="0" w:color="auto"/>
            <w:left w:val="none" w:sz="0" w:space="0" w:color="auto"/>
            <w:bottom w:val="none" w:sz="0" w:space="0" w:color="auto"/>
            <w:right w:val="none" w:sz="0" w:space="0" w:color="auto"/>
          </w:divBdr>
        </w:div>
        <w:div w:id="101339022">
          <w:marLeft w:val="0"/>
          <w:marRight w:val="0"/>
          <w:marTop w:val="0"/>
          <w:marBottom w:val="0"/>
          <w:divBdr>
            <w:top w:val="none" w:sz="0" w:space="0" w:color="auto"/>
            <w:left w:val="none" w:sz="0" w:space="0" w:color="auto"/>
            <w:bottom w:val="none" w:sz="0" w:space="0" w:color="auto"/>
            <w:right w:val="none" w:sz="0" w:space="0" w:color="auto"/>
          </w:divBdr>
        </w:div>
      </w:divsChild>
    </w:div>
    <w:div w:id="1813326513">
      <w:bodyDiv w:val="1"/>
      <w:marLeft w:val="0"/>
      <w:marRight w:val="0"/>
      <w:marTop w:val="0"/>
      <w:marBottom w:val="0"/>
      <w:divBdr>
        <w:top w:val="none" w:sz="0" w:space="0" w:color="auto"/>
        <w:left w:val="none" w:sz="0" w:space="0" w:color="auto"/>
        <w:bottom w:val="none" w:sz="0" w:space="0" w:color="auto"/>
        <w:right w:val="none" w:sz="0" w:space="0" w:color="auto"/>
      </w:divBdr>
    </w:div>
    <w:div w:id="1868326676">
      <w:bodyDiv w:val="1"/>
      <w:marLeft w:val="0"/>
      <w:marRight w:val="0"/>
      <w:marTop w:val="0"/>
      <w:marBottom w:val="0"/>
      <w:divBdr>
        <w:top w:val="none" w:sz="0" w:space="0" w:color="auto"/>
        <w:left w:val="none" w:sz="0" w:space="0" w:color="auto"/>
        <w:bottom w:val="none" w:sz="0" w:space="0" w:color="auto"/>
        <w:right w:val="none" w:sz="0" w:space="0" w:color="auto"/>
      </w:divBdr>
      <w:divsChild>
        <w:div w:id="1589003773">
          <w:marLeft w:val="0"/>
          <w:marRight w:val="0"/>
          <w:marTop w:val="0"/>
          <w:marBottom w:val="0"/>
          <w:divBdr>
            <w:top w:val="none" w:sz="0" w:space="0" w:color="auto"/>
            <w:left w:val="none" w:sz="0" w:space="0" w:color="auto"/>
            <w:bottom w:val="none" w:sz="0" w:space="0" w:color="auto"/>
            <w:right w:val="none" w:sz="0" w:space="0" w:color="auto"/>
          </w:divBdr>
          <w:divsChild>
            <w:div w:id="1936940304">
              <w:marLeft w:val="0"/>
              <w:marRight w:val="0"/>
              <w:marTop w:val="0"/>
              <w:marBottom w:val="120"/>
              <w:divBdr>
                <w:top w:val="none" w:sz="0" w:space="0" w:color="auto"/>
                <w:left w:val="none" w:sz="0" w:space="0" w:color="auto"/>
                <w:bottom w:val="none" w:sz="0" w:space="0" w:color="auto"/>
                <w:right w:val="none" w:sz="0" w:space="0" w:color="auto"/>
              </w:divBdr>
            </w:div>
          </w:divsChild>
        </w:div>
        <w:div w:id="142896382">
          <w:marLeft w:val="0"/>
          <w:marRight w:val="0"/>
          <w:marTop w:val="0"/>
          <w:marBottom w:val="0"/>
          <w:divBdr>
            <w:top w:val="none" w:sz="0" w:space="0" w:color="auto"/>
            <w:left w:val="none" w:sz="0" w:space="0" w:color="auto"/>
            <w:bottom w:val="none" w:sz="0" w:space="0" w:color="auto"/>
            <w:right w:val="none" w:sz="0" w:space="0" w:color="auto"/>
          </w:divBdr>
        </w:div>
      </w:divsChild>
    </w:div>
    <w:div w:id="1916083235">
      <w:bodyDiv w:val="1"/>
      <w:marLeft w:val="0"/>
      <w:marRight w:val="0"/>
      <w:marTop w:val="0"/>
      <w:marBottom w:val="0"/>
      <w:divBdr>
        <w:top w:val="none" w:sz="0" w:space="0" w:color="auto"/>
        <w:left w:val="none" w:sz="0" w:space="0" w:color="auto"/>
        <w:bottom w:val="none" w:sz="0" w:space="0" w:color="auto"/>
        <w:right w:val="none" w:sz="0" w:space="0" w:color="auto"/>
      </w:divBdr>
    </w:div>
    <w:div w:id="1944606622">
      <w:bodyDiv w:val="1"/>
      <w:marLeft w:val="0"/>
      <w:marRight w:val="0"/>
      <w:marTop w:val="0"/>
      <w:marBottom w:val="0"/>
      <w:divBdr>
        <w:top w:val="none" w:sz="0" w:space="0" w:color="auto"/>
        <w:left w:val="none" w:sz="0" w:space="0" w:color="auto"/>
        <w:bottom w:val="none" w:sz="0" w:space="0" w:color="auto"/>
        <w:right w:val="none" w:sz="0" w:space="0" w:color="auto"/>
      </w:divBdr>
    </w:div>
    <w:div w:id="1992252236">
      <w:bodyDiv w:val="1"/>
      <w:marLeft w:val="0"/>
      <w:marRight w:val="0"/>
      <w:marTop w:val="0"/>
      <w:marBottom w:val="0"/>
      <w:divBdr>
        <w:top w:val="none" w:sz="0" w:space="0" w:color="auto"/>
        <w:left w:val="none" w:sz="0" w:space="0" w:color="auto"/>
        <w:bottom w:val="none" w:sz="0" w:space="0" w:color="auto"/>
        <w:right w:val="none" w:sz="0" w:space="0" w:color="auto"/>
      </w:divBdr>
    </w:div>
    <w:div w:id="1992826735">
      <w:bodyDiv w:val="1"/>
      <w:marLeft w:val="0"/>
      <w:marRight w:val="0"/>
      <w:marTop w:val="0"/>
      <w:marBottom w:val="0"/>
      <w:divBdr>
        <w:top w:val="none" w:sz="0" w:space="0" w:color="auto"/>
        <w:left w:val="none" w:sz="0" w:space="0" w:color="auto"/>
        <w:bottom w:val="none" w:sz="0" w:space="0" w:color="auto"/>
        <w:right w:val="none" w:sz="0" w:space="0" w:color="auto"/>
      </w:divBdr>
    </w:div>
    <w:div w:id="1994983472">
      <w:bodyDiv w:val="1"/>
      <w:marLeft w:val="0"/>
      <w:marRight w:val="0"/>
      <w:marTop w:val="0"/>
      <w:marBottom w:val="0"/>
      <w:divBdr>
        <w:top w:val="none" w:sz="0" w:space="0" w:color="auto"/>
        <w:left w:val="none" w:sz="0" w:space="0" w:color="auto"/>
        <w:bottom w:val="none" w:sz="0" w:space="0" w:color="auto"/>
        <w:right w:val="none" w:sz="0" w:space="0" w:color="auto"/>
      </w:divBdr>
    </w:div>
    <w:div w:id="1998877015">
      <w:bodyDiv w:val="1"/>
      <w:marLeft w:val="0"/>
      <w:marRight w:val="0"/>
      <w:marTop w:val="0"/>
      <w:marBottom w:val="0"/>
      <w:divBdr>
        <w:top w:val="none" w:sz="0" w:space="0" w:color="auto"/>
        <w:left w:val="none" w:sz="0" w:space="0" w:color="auto"/>
        <w:bottom w:val="none" w:sz="0" w:space="0" w:color="auto"/>
        <w:right w:val="none" w:sz="0" w:space="0" w:color="auto"/>
      </w:divBdr>
    </w:div>
    <w:div w:id="2005165990">
      <w:bodyDiv w:val="1"/>
      <w:marLeft w:val="0"/>
      <w:marRight w:val="0"/>
      <w:marTop w:val="0"/>
      <w:marBottom w:val="0"/>
      <w:divBdr>
        <w:top w:val="none" w:sz="0" w:space="0" w:color="auto"/>
        <w:left w:val="none" w:sz="0" w:space="0" w:color="auto"/>
        <w:bottom w:val="none" w:sz="0" w:space="0" w:color="auto"/>
        <w:right w:val="none" w:sz="0" w:space="0" w:color="auto"/>
      </w:divBdr>
      <w:divsChild>
        <w:div w:id="1375957535">
          <w:marLeft w:val="0"/>
          <w:marRight w:val="0"/>
          <w:marTop w:val="0"/>
          <w:marBottom w:val="0"/>
          <w:divBdr>
            <w:top w:val="none" w:sz="0" w:space="0" w:color="auto"/>
            <w:left w:val="none" w:sz="0" w:space="0" w:color="auto"/>
            <w:bottom w:val="none" w:sz="0" w:space="0" w:color="auto"/>
            <w:right w:val="none" w:sz="0" w:space="0" w:color="auto"/>
          </w:divBdr>
          <w:divsChild>
            <w:div w:id="1716663865">
              <w:marLeft w:val="0"/>
              <w:marRight w:val="0"/>
              <w:marTop w:val="0"/>
              <w:marBottom w:val="0"/>
              <w:divBdr>
                <w:top w:val="none" w:sz="0" w:space="0" w:color="auto"/>
                <w:left w:val="none" w:sz="0" w:space="0" w:color="auto"/>
                <w:bottom w:val="none" w:sz="0" w:space="0" w:color="auto"/>
                <w:right w:val="none" w:sz="0" w:space="0" w:color="auto"/>
              </w:divBdr>
              <w:divsChild>
                <w:div w:id="823202994">
                  <w:marLeft w:val="0"/>
                  <w:marRight w:val="0"/>
                  <w:marTop w:val="0"/>
                  <w:marBottom w:val="0"/>
                  <w:divBdr>
                    <w:top w:val="none" w:sz="0" w:space="0" w:color="auto"/>
                    <w:left w:val="none" w:sz="0" w:space="0" w:color="auto"/>
                    <w:bottom w:val="none" w:sz="0" w:space="0" w:color="auto"/>
                    <w:right w:val="none" w:sz="0" w:space="0" w:color="auto"/>
                  </w:divBdr>
                </w:div>
                <w:div w:id="834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9505">
          <w:marLeft w:val="240"/>
          <w:marRight w:val="0"/>
          <w:marTop w:val="0"/>
          <w:marBottom w:val="0"/>
          <w:divBdr>
            <w:top w:val="none" w:sz="0" w:space="0" w:color="auto"/>
            <w:left w:val="none" w:sz="0" w:space="0" w:color="auto"/>
            <w:bottom w:val="none" w:sz="0" w:space="0" w:color="auto"/>
            <w:right w:val="none" w:sz="0" w:space="0" w:color="auto"/>
          </w:divBdr>
          <w:divsChild>
            <w:div w:id="1055469763">
              <w:marLeft w:val="0"/>
              <w:marRight w:val="0"/>
              <w:marTop w:val="0"/>
              <w:marBottom w:val="0"/>
              <w:divBdr>
                <w:top w:val="none" w:sz="0" w:space="0" w:color="auto"/>
                <w:left w:val="none" w:sz="0" w:space="0" w:color="auto"/>
                <w:bottom w:val="none" w:sz="0" w:space="0" w:color="auto"/>
                <w:right w:val="none" w:sz="0" w:space="0" w:color="auto"/>
              </w:divBdr>
            </w:div>
            <w:div w:id="992442059">
              <w:marLeft w:val="0"/>
              <w:marRight w:val="0"/>
              <w:marTop w:val="0"/>
              <w:marBottom w:val="0"/>
              <w:divBdr>
                <w:top w:val="none" w:sz="0" w:space="0" w:color="auto"/>
                <w:left w:val="none" w:sz="0" w:space="0" w:color="auto"/>
                <w:bottom w:val="none" w:sz="0" w:space="0" w:color="auto"/>
                <w:right w:val="none" w:sz="0" w:space="0" w:color="auto"/>
              </w:divBdr>
            </w:div>
          </w:divsChild>
        </w:div>
        <w:div w:id="132255721">
          <w:marLeft w:val="0"/>
          <w:marRight w:val="0"/>
          <w:marTop w:val="166"/>
          <w:marBottom w:val="166"/>
          <w:divBdr>
            <w:top w:val="none" w:sz="0" w:space="0" w:color="auto"/>
            <w:left w:val="none" w:sz="0" w:space="0" w:color="auto"/>
            <w:bottom w:val="none" w:sz="0" w:space="0" w:color="auto"/>
            <w:right w:val="none" w:sz="0" w:space="0" w:color="auto"/>
          </w:divBdr>
          <w:divsChild>
            <w:div w:id="11188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6215">
      <w:bodyDiv w:val="1"/>
      <w:marLeft w:val="0"/>
      <w:marRight w:val="0"/>
      <w:marTop w:val="0"/>
      <w:marBottom w:val="0"/>
      <w:divBdr>
        <w:top w:val="none" w:sz="0" w:space="0" w:color="auto"/>
        <w:left w:val="none" w:sz="0" w:space="0" w:color="auto"/>
        <w:bottom w:val="none" w:sz="0" w:space="0" w:color="auto"/>
        <w:right w:val="none" w:sz="0" w:space="0" w:color="auto"/>
      </w:divBdr>
      <w:divsChild>
        <w:div w:id="1628507060">
          <w:marLeft w:val="0"/>
          <w:marRight w:val="0"/>
          <w:marTop w:val="0"/>
          <w:marBottom w:val="150"/>
          <w:divBdr>
            <w:top w:val="none" w:sz="0" w:space="0" w:color="auto"/>
            <w:left w:val="none" w:sz="0" w:space="0" w:color="auto"/>
            <w:bottom w:val="none" w:sz="0" w:space="0" w:color="auto"/>
            <w:right w:val="none" w:sz="0" w:space="0" w:color="auto"/>
          </w:divBdr>
          <w:divsChild>
            <w:div w:id="972517850">
              <w:marLeft w:val="0"/>
              <w:marRight w:val="0"/>
              <w:marTop w:val="0"/>
              <w:marBottom w:val="0"/>
              <w:divBdr>
                <w:top w:val="none" w:sz="0" w:space="0" w:color="auto"/>
                <w:left w:val="none" w:sz="0" w:space="0" w:color="auto"/>
                <w:bottom w:val="none" w:sz="0" w:space="0" w:color="auto"/>
                <w:right w:val="none" w:sz="0" w:space="0" w:color="auto"/>
              </w:divBdr>
              <w:divsChild>
                <w:div w:id="305553833">
                  <w:marLeft w:val="0"/>
                  <w:marRight w:val="0"/>
                  <w:marTop w:val="0"/>
                  <w:marBottom w:val="0"/>
                  <w:divBdr>
                    <w:top w:val="none" w:sz="0" w:space="0" w:color="auto"/>
                    <w:left w:val="none" w:sz="0" w:space="0" w:color="auto"/>
                    <w:bottom w:val="none" w:sz="0" w:space="0" w:color="auto"/>
                    <w:right w:val="none" w:sz="0" w:space="0" w:color="auto"/>
                  </w:divBdr>
                  <w:divsChild>
                    <w:div w:id="1940092907">
                      <w:marLeft w:val="0"/>
                      <w:marRight w:val="0"/>
                      <w:marTop w:val="0"/>
                      <w:marBottom w:val="0"/>
                      <w:divBdr>
                        <w:top w:val="none" w:sz="0" w:space="0" w:color="auto"/>
                        <w:left w:val="none" w:sz="0" w:space="0" w:color="auto"/>
                        <w:bottom w:val="none" w:sz="0" w:space="0" w:color="auto"/>
                        <w:right w:val="none" w:sz="0" w:space="0" w:color="auto"/>
                      </w:divBdr>
                      <w:divsChild>
                        <w:div w:id="1242258406">
                          <w:marLeft w:val="0"/>
                          <w:marRight w:val="0"/>
                          <w:marTop w:val="75"/>
                          <w:marBottom w:val="0"/>
                          <w:divBdr>
                            <w:top w:val="none" w:sz="0" w:space="0" w:color="auto"/>
                            <w:left w:val="none" w:sz="0" w:space="0" w:color="auto"/>
                            <w:bottom w:val="none" w:sz="0" w:space="0" w:color="auto"/>
                            <w:right w:val="none" w:sz="0" w:space="0" w:color="auto"/>
                          </w:divBdr>
                          <w:divsChild>
                            <w:div w:id="1219244571">
                              <w:marLeft w:val="0"/>
                              <w:marRight w:val="0"/>
                              <w:marTop w:val="0"/>
                              <w:marBottom w:val="0"/>
                              <w:divBdr>
                                <w:top w:val="none" w:sz="0" w:space="0" w:color="auto"/>
                                <w:left w:val="none" w:sz="0" w:space="0" w:color="auto"/>
                                <w:bottom w:val="none" w:sz="0" w:space="0" w:color="auto"/>
                                <w:right w:val="none" w:sz="0" w:space="0" w:color="auto"/>
                              </w:divBdr>
                            </w:div>
                          </w:divsChild>
                        </w:div>
                        <w:div w:id="75165739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2146580410">
          <w:marLeft w:val="0"/>
          <w:marRight w:val="0"/>
          <w:marTop w:val="0"/>
          <w:marBottom w:val="300"/>
          <w:divBdr>
            <w:top w:val="none" w:sz="0" w:space="0" w:color="auto"/>
            <w:left w:val="none" w:sz="0" w:space="0" w:color="auto"/>
            <w:bottom w:val="none" w:sz="0" w:space="0" w:color="auto"/>
            <w:right w:val="none" w:sz="0" w:space="0" w:color="auto"/>
          </w:divBdr>
          <w:divsChild>
            <w:div w:id="121192342">
              <w:marLeft w:val="0"/>
              <w:marRight w:val="0"/>
              <w:marTop w:val="0"/>
              <w:marBottom w:val="0"/>
              <w:divBdr>
                <w:top w:val="none" w:sz="0" w:space="0" w:color="auto"/>
                <w:left w:val="none" w:sz="0" w:space="0" w:color="auto"/>
                <w:bottom w:val="none" w:sz="0" w:space="0" w:color="auto"/>
                <w:right w:val="none" w:sz="0" w:space="0" w:color="auto"/>
              </w:divBdr>
              <w:divsChild>
                <w:div w:id="947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03752">
      <w:bodyDiv w:val="1"/>
      <w:marLeft w:val="0"/>
      <w:marRight w:val="0"/>
      <w:marTop w:val="0"/>
      <w:marBottom w:val="0"/>
      <w:divBdr>
        <w:top w:val="none" w:sz="0" w:space="0" w:color="auto"/>
        <w:left w:val="none" w:sz="0" w:space="0" w:color="auto"/>
        <w:bottom w:val="none" w:sz="0" w:space="0" w:color="auto"/>
        <w:right w:val="none" w:sz="0" w:space="0" w:color="auto"/>
      </w:divBdr>
      <w:divsChild>
        <w:div w:id="587352847">
          <w:marLeft w:val="0"/>
          <w:marRight w:val="0"/>
          <w:marTop w:val="0"/>
          <w:marBottom w:val="0"/>
          <w:divBdr>
            <w:top w:val="none" w:sz="0" w:space="0" w:color="auto"/>
            <w:left w:val="none" w:sz="0" w:space="0" w:color="auto"/>
            <w:bottom w:val="none" w:sz="0" w:space="0" w:color="auto"/>
            <w:right w:val="none" w:sz="0" w:space="0" w:color="auto"/>
          </w:divBdr>
          <w:divsChild>
            <w:div w:id="22288607">
              <w:marLeft w:val="0"/>
              <w:marRight w:val="0"/>
              <w:marTop w:val="0"/>
              <w:marBottom w:val="0"/>
              <w:divBdr>
                <w:top w:val="none" w:sz="0" w:space="0" w:color="auto"/>
                <w:left w:val="none" w:sz="0" w:space="0" w:color="auto"/>
                <w:bottom w:val="none" w:sz="0" w:space="0" w:color="auto"/>
                <w:right w:val="none" w:sz="0" w:space="0" w:color="auto"/>
              </w:divBdr>
              <w:divsChild>
                <w:div w:id="333917848">
                  <w:marLeft w:val="0"/>
                  <w:marRight w:val="0"/>
                  <w:marTop w:val="0"/>
                  <w:marBottom w:val="0"/>
                  <w:divBdr>
                    <w:top w:val="none" w:sz="0" w:space="0" w:color="auto"/>
                    <w:left w:val="none" w:sz="0" w:space="0" w:color="auto"/>
                    <w:bottom w:val="none" w:sz="0" w:space="0" w:color="auto"/>
                    <w:right w:val="none" w:sz="0" w:space="0" w:color="auto"/>
                  </w:divBdr>
                  <w:divsChild>
                    <w:div w:id="530925140">
                      <w:marLeft w:val="0"/>
                      <w:marRight w:val="0"/>
                      <w:marTop w:val="0"/>
                      <w:marBottom w:val="0"/>
                      <w:divBdr>
                        <w:top w:val="none" w:sz="0" w:space="0" w:color="auto"/>
                        <w:left w:val="none" w:sz="0" w:space="0" w:color="auto"/>
                        <w:bottom w:val="none" w:sz="0" w:space="0" w:color="auto"/>
                        <w:right w:val="none" w:sz="0" w:space="0" w:color="auto"/>
                      </w:divBdr>
                      <w:divsChild>
                        <w:div w:id="3985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80928">
          <w:marLeft w:val="0"/>
          <w:marRight w:val="0"/>
          <w:marTop w:val="0"/>
          <w:marBottom w:val="0"/>
          <w:divBdr>
            <w:top w:val="none" w:sz="0" w:space="0" w:color="auto"/>
            <w:left w:val="none" w:sz="0" w:space="0" w:color="auto"/>
            <w:bottom w:val="none" w:sz="0" w:space="0" w:color="auto"/>
            <w:right w:val="none" w:sz="0" w:space="0" w:color="auto"/>
          </w:divBdr>
          <w:divsChild>
            <w:div w:id="439952621">
              <w:marLeft w:val="0"/>
              <w:marRight w:val="0"/>
              <w:marTop w:val="0"/>
              <w:marBottom w:val="0"/>
              <w:divBdr>
                <w:top w:val="none" w:sz="0" w:space="0" w:color="auto"/>
                <w:left w:val="none" w:sz="0" w:space="0" w:color="auto"/>
                <w:bottom w:val="none" w:sz="0" w:space="0" w:color="auto"/>
                <w:right w:val="none" w:sz="0" w:space="0" w:color="auto"/>
              </w:divBdr>
              <w:divsChild>
                <w:div w:id="313409010">
                  <w:marLeft w:val="0"/>
                  <w:marRight w:val="0"/>
                  <w:marTop w:val="0"/>
                  <w:marBottom w:val="0"/>
                  <w:divBdr>
                    <w:top w:val="none" w:sz="0" w:space="0" w:color="auto"/>
                    <w:left w:val="none" w:sz="0" w:space="0" w:color="auto"/>
                    <w:bottom w:val="none" w:sz="0" w:space="0" w:color="auto"/>
                    <w:right w:val="none" w:sz="0" w:space="0" w:color="auto"/>
                  </w:divBdr>
                  <w:divsChild>
                    <w:div w:id="361826035">
                      <w:marLeft w:val="0"/>
                      <w:marRight w:val="0"/>
                      <w:marTop w:val="0"/>
                      <w:marBottom w:val="0"/>
                      <w:divBdr>
                        <w:top w:val="none" w:sz="0" w:space="0" w:color="auto"/>
                        <w:left w:val="none" w:sz="0" w:space="0" w:color="auto"/>
                        <w:bottom w:val="none" w:sz="0" w:space="0" w:color="auto"/>
                        <w:right w:val="none" w:sz="0" w:space="0" w:color="auto"/>
                      </w:divBdr>
                      <w:divsChild>
                        <w:div w:id="2005205850">
                          <w:marLeft w:val="0"/>
                          <w:marRight w:val="0"/>
                          <w:marTop w:val="0"/>
                          <w:marBottom w:val="0"/>
                          <w:divBdr>
                            <w:top w:val="none" w:sz="0" w:space="0" w:color="auto"/>
                            <w:left w:val="none" w:sz="0" w:space="0" w:color="auto"/>
                            <w:bottom w:val="none" w:sz="0" w:space="0" w:color="auto"/>
                            <w:right w:val="none" w:sz="0" w:space="0" w:color="auto"/>
                          </w:divBdr>
                          <w:divsChild>
                            <w:div w:id="2135905396">
                              <w:marLeft w:val="0"/>
                              <w:marRight w:val="0"/>
                              <w:marTop w:val="0"/>
                              <w:marBottom w:val="0"/>
                              <w:divBdr>
                                <w:top w:val="none" w:sz="0" w:space="0" w:color="auto"/>
                                <w:left w:val="none" w:sz="0" w:space="0" w:color="auto"/>
                                <w:bottom w:val="none" w:sz="0" w:space="0" w:color="auto"/>
                                <w:right w:val="none" w:sz="0" w:space="0" w:color="auto"/>
                              </w:divBdr>
                              <w:divsChild>
                                <w:div w:id="4497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450392">
      <w:bodyDiv w:val="1"/>
      <w:marLeft w:val="0"/>
      <w:marRight w:val="0"/>
      <w:marTop w:val="0"/>
      <w:marBottom w:val="0"/>
      <w:divBdr>
        <w:top w:val="none" w:sz="0" w:space="0" w:color="auto"/>
        <w:left w:val="none" w:sz="0" w:space="0" w:color="auto"/>
        <w:bottom w:val="none" w:sz="0" w:space="0" w:color="auto"/>
        <w:right w:val="none" w:sz="0" w:space="0" w:color="auto"/>
      </w:divBdr>
    </w:div>
    <w:div w:id="2035882544">
      <w:bodyDiv w:val="1"/>
      <w:marLeft w:val="0"/>
      <w:marRight w:val="0"/>
      <w:marTop w:val="0"/>
      <w:marBottom w:val="0"/>
      <w:divBdr>
        <w:top w:val="none" w:sz="0" w:space="0" w:color="auto"/>
        <w:left w:val="none" w:sz="0" w:space="0" w:color="auto"/>
        <w:bottom w:val="none" w:sz="0" w:space="0" w:color="auto"/>
        <w:right w:val="none" w:sz="0" w:space="0" w:color="auto"/>
      </w:divBdr>
    </w:div>
    <w:div w:id="2046099691">
      <w:bodyDiv w:val="1"/>
      <w:marLeft w:val="0"/>
      <w:marRight w:val="0"/>
      <w:marTop w:val="0"/>
      <w:marBottom w:val="0"/>
      <w:divBdr>
        <w:top w:val="none" w:sz="0" w:space="0" w:color="auto"/>
        <w:left w:val="none" w:sz="0" w:space="0" w:color="auto"/>
        <w:bottom w:val="none" w:sz="0" w:space="0" w:color="auto"/>
        <w:right w:val="none" w:sz="0" w:space="0" w:color="auto"/>
      </w:divBdr>
      <w:divsChild>
        <w:div w:id="657734240">
          <w:marLeft w:val="0"/>
          <w:marRight w:val="0"/>
          <w:marTop w:val="0"/>
          <w:marBottom w:val="0"/>
          <w:divBdr>
            <w:top w:val="none" w:sz="0" w:space="0" w:color="auto"/>
            <w:left w:val="none" w:sz="0" w:space="0" w:color="auto"/>
            <w:bottom w:val="none" w:sz="0" w:space="0" w:color="auto"/>
            <w:right w:val="none" w:sz="0" w:space="0" w:color="auto"/>
          </w:divBdr>
          <w:divsChild>
            <w:div w:id="927930381">
              <w:marLeft w:val="0"/>
              <w:marRight w:val="0"/>
              <w:marTop w:val="0"/>
              <w:marBottom w:val="0"/>
              <w:divBdr>
                <w:top w:val="none" w:sz="0" w:space="0" w:color="auto"/>
                <w:left w:val="none" w:sz="0" w:space="0" w:color="auto"/>
                <w:bottom w:val="none" w:sz="0" w:space="0" w:color="auto"/>
                <w:right w:val="none" w:sz="0" w:space="0" w:color="auto"/>
              </w:divBdr>
              <w:divsChild>
                <w:div w:id="1584489020">
                  <w:marLeft w:val="0"/>
                  <w:marRight w:val="0"/>
                  <w:marTop w:val="0"/>
                  <w:marBottom w:val="0"/>
                  <w:divBdr>
                    <w:top w:val="none" w:sz="0" w:space="0" w:color="auto"/>
                    <w:left w:val="none" w:sz="0" w:space="0" w:color="auto"/>
                    <w:bottom w:val="none" w:sz="0" w:space="0" w:color="auto"/>
                    <w:right w:val="none" w:sz="0" w:space="0" w:color="auto"/>
                  </w:divBdr>
                  <w:divsChild>
                    <w:div w:id="43255120">
                      <w:marLeft w:val="0"/>
                      <w:marRight w:val="0"/>
                      <w:marTop w:val="0"/>
                      <w:marBottom w:val="0"/>
                      <w:divBdr>
                        <w:top w:val="none" w:sz="0" w:space="0" w:color="auto"/>
                        <w:left w:val="none" w:sz="0" w:space="0" w:color="auto"/>
                        <w:bottom w:val="none" w:sz="0" w:space="0" w:color="auto"/>
                        <w:right w:val="none" w:sz="0" w:space="0" w:color="auto"/>
                      </w:divBdr>
                      <w:divsChild>
                        <w:div w:id="514270100">
                          <w:marLeft w:val="0"/>
                          <w:marRight w:val="0"/>
                          <w:marTop w:val="0"/>
                          <w:marBottom w:val="0"/>
                          <w:divBdr>
                            <w:top w:val="none" w:sz="0" w:space="0" w:color="auto"/>
                            <w:left w:val="none" w:sz="0" w:space="0" w:color="auto"/>
                            <w:bottom w:val="none" w:sz="0" w:space="0" w:color="auto"/>
                            <w:right w:val="none" w:sz="0" w:space="0" w:color="auto"/>
                          </w:divBdr>
                          <w:divsChild>
                            <w:div w:id="688071396">
                              <w:marLeft w:val="0"/>
                              <w:marRight w:val="0"/>
                              <w:marTop w:val="0"/>
                              <w:marBottom w:val="0"/>
                              <w:divBdr>
                                <w:top w:val="none" w:sz="0" w:space="0" w:color="auto"/>
                                <w:left w:val="none" w:sz="0" w:space="0" w:color="auto"/>
                                <w:bottom w:val="none" w:sz="0" w:space="0" w:color="auto"/>
                                <w:right w:val="none" w:sz="0" w:space="0" w:color="auto"/>
                              </w:divBdr>
                              <w:divsChild>
                                <w:div w:id="1935741564">
                                  <w:marLeft w:val="0"/>
                                  <w:marRight w:val="0"/>
                                  <w:marTop w:val="0"/>
                                  <w:marBottom w:val="0"/>
                                  <w:divBdr>
                                    <w:top w:val="none" w:sz="0" w:space="0" w:color="auto"/>
                                    <w:left w:val="none" w:sz="0" w:space="0" w:color="auto"/>
                                    <w:bottom w:val="none" w:sz="0" w:space="0" w:color="auto"/>
                                    <w:right w:val="none" w:sz="0" w:space="0" w:color="auto"/>
                                  </w:divBdr>
                                  <w:divsChild>
                                    <w:div w:id="1362129941">
                                      <w:marLeft w:val="0"/>
                                      <w:marRight w:val="0"/>
                                      <w:marTop w:val="0"/>
                                      <w:marBottom w:val="0"/>
                                      <w:divBdr>
                                        <w:top w:val="none" w:sz="0" w:space="0" w:color="auto"/>
                                        <w:left w:val="none" w:sz="0" w:space="0" w:color="auto"/>
                                        <w:bottom w:val="none" w:sz="0" w:space="0" w:color="auto"/>
                                        <w:right w:val="none" w:sz="0" w:space="0" w:color="auto"/>
                                      </w:divBdr>
                                      <w:divsChild>
                                        <w:div w:id="1236015465">
                                          <w:marLeft w:val="0"/>
                                          <w:marRight w:val="0"/>
                                          <w:marTop w:val="0"/>
                                          <w:marBottom w:val="0"/>
                                          <w:divBdr>
                                            <w:top w:val="none" w:sz="0" w:space="0" w:color="auto"/>
                                            <w:left w:val="none" w:sz="0" w:space="0" w:color="auto"/>
                                            <w:bottom w:val="none" w:sz="0" w:space="0" w:color="auto"/>
                                            <w:right w:val="none" w:sz="0" w:space="0" w:color="auto"/>
                                          </w:divBdr>
                                          <w:divsChild>
                                            <w:div w:id="9645408">
                                              <w:marLeft w:val="0"/>
                                              <w:marRight w:val="0"/>
                                              <w:marTop w:val="0"/>
                                              <w:marBottom w:val="0"/>
                                              <w:divBdr>
                                                <w:top w:val="none" w:sz="0" w:space="0" w:color="auto"/>
                                                <w:left w:val="none" w:sz="0" w:space="0" w:color="auto"/>
                                                <w:bottom w:val="none" w:sz="0" w:space="0" w:color="auto"/>
                                                <w:right w:val="none" w:sz="0" w:space="0" w:color="auto"/>
                                              </w:divBdr>
                                              <w:divsChild>
                                                <w:div w:id="924806061">
                                                  <w:marLeft w:val="0"/>
                                                  <w:marRight w:val="0"/>
                                                  <w:marTop w:val="0"/>
                                                  <w:marBottom w:val="0"/>
                                                  <w:divBdr>
                                                    <w:top w:val="none" w:sz="0" w:space="0" w:color="auto"/>
                                                    <w:left w:val="none" w:sz="0" w:space="0" w:color="auto"/>
                                                    <w:bottom w:val="none" w:sz="0" w:space="0" w:color="auto"/>
                                                    <w:right w:val="none" w:sz="0" w:space="0" w:color="auto"/>
                                                  </w:divBdr>
                                                  <w:divsChild>
                                                    <w:div w:id="967009949">
                                                      <w:marLeft w:val="0"/>
                                                      <w:marRight w:val="0"/>
                                                      <w:marTop w:val="0"/>
                                                      <w:marBottom w:val="0"/>
                                                      <w:divBdr>
                                                        <w:top w:val="none" w:sz="0" w:space="0" w:color="auto"/>
                                                        <w:left w:val="none" w:sz="0" w:space="0" w:color="auto"/>
                                                        <w:bottom w:val="none" w:sz="0" w:space="0" w:color="auto"/>
                                                        <w:right w:val="none" w:sz="0" w:space="0" w:color="auto"/>
                                                      </w:divBdr>
                                                      <w:divsChild>
                                                        <w:div w:id="708721936">
                                                          <w:marLeft w:val="0"/>
                                                          <w:marRight w:val="0"/>
                                                          <w:marTop w:val="0"/>
                                                          <w:marBottom w:val="0"/>
                                                          <w:divBdr>
                                                            <w:top w:val="none" w:sz="0" w:space="0" w:color="auto"/>
                                                            <w:left w:val="none" w:sz="0" w:space="0" w:color="auto"/>
                                                            <w:bottom w:val="none" w:sz="0" w:space="0" w:color="auto"/>
                                                            <w:right w:val="none" w:sz="0" w:space="0" w:color="auto"/>
                                                          </w:divBdr>
                                                          <w:divsChild>
                                                            <w:div w:id="14954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143368">
          <w:marLeft w:val="0"/>
          <w:marRight w:val="0"/>
          <w:marTop w:val="0"/>
          <w:marBottom w:val="0"/>
          <w:divBdr>
            <w:top w:val="none" w:sz="0" w:space="0" w:color="auto"/>
            <w:left w:val="none" w:sz="0" w:space="0" w:color="auto"/>
            <w:bottom w:val="none" w:sz="0" w:space="0" w:color="auto"/>
            <w:right w:val="none" w:sz="0" w:space="0" w:color="auto"/>
          </w:divBdr>
          <w:divsChild>
            <w:div w:id="679088520">
              <w:marLeft w:val="0"/>
              <w:marRight w:val="0"/>
              <w:marTop w:val="0"/>
              <w:marBottom w:val="0"/>
              <w:divBdr>
                <w:top w:val="none" w:sz="0" w:space="0" w:color="auto"/>
                <w:left w:val="none" w:sz="0" w:space="0" w:color="auto"/>
                <w:bottom w:val="none" w:sz="0" w:space="0" w:color="auto"/>
                <w:right w:val="none" w:sz="0" w:space="0" w:color="auto"/>
              </w:divBdr>
              <w:divsChild>
                <w:div w:id="1147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5671">
      <w:bodyDiv w:val="1"/>
      <w:marLeft w:val="0"/>
      <w:marRight w:val="0"/>
      <w:marTop w:val="0"/>
      <w:marBottom w:val="0"/>
      <w:divBdr>
        <w:top w:val="none" w:sz="0" w:space="0" w:color="auto"/>
        <w:left w:val="none" w:sz="0" w:space="0" w:color="auto"/>
        <w:bottom w:val="none" w:sz="0" w:space="0" w:color="auto"/>
        <w:right w:val="none" w:sz="0" w:space="0" w:color="auto"/>
      </w:divBdr>
    </w:div>
    <w:div w:id="2088189835">
      <w:bodyDiv w:val="1"/>
      <w:marLeft w:val="0"/>
      <w:marRight w:val="0"/>
      <w:marTop w:val="0"/>
      <w:marBottom w:val="0"/>
      <w:divBdr>
        <w:top w:val="none" w:sz="0" w:space="0" w:color="auto"/>
        <w:left w:val="none" w:sz="0" w:space="0" w:color="auto"/>
        <w:bottom w:val="none" w:sz="0" w:space="0" w:color="auto"/>
        <w:right w:val="none" w:sz="0" w:space="0" w:color="auto"/>
      </w:divBdr>
    </w:div>
    <w:div w:id="2094162251">
      <w:bodyDiv w:val="1"/>
      <w:marLeft w:val="0"/>
      <w:marRight w:val="0"/>
      <w:marTop w:val="0"/>
      <w:marBottom w:val="0"/>
      <w:divBdr>
        <w:top w:val="none" w:sz="0" w:space="0" w:color="auto"/>
        <w:left w:val="none" w:sz="0" w:space="0" w:color="auto"/>
        <w:bottom w:val="none" w:sz="0" w:space="0" w:color="auto"/>
        <w:right w:val="none" w:sz="0" w:space="0" w:color="auto"/>
      </w:divBdr>
      <w:divsChild>
        <w:div w:id="412625762">
          <w:marLeft w:val="0"/>
          <w:marRight w:val="0"/>
          <w:marTop w:val="0"/>
          <w:marBottom w:val="0"/>
          <w:divBdr>
            <w:top w:val="none" w:sz="0" w:space="0" w:color="auto"/>
            <w:left w:val="none" w:sz="0" w:space="0" w:color="auto"/>
            <w:bottom w:val="none" w:sz="0" w:space="0" w:color="auto"/>
            <w:right w:val="none" w:sz="0" w:space="0" w:color="auto"/>
          </w:divBdr>
          <w:divsChild>
            <w:div w:id="901715473">
              <w:marLeft w:val="0"/>
              <w:marRight w:val="0"/>
              <w:marTop w:val="0"/>
              <w:marBottom w:val="120"/>
              <w:divBdr>
                <w:top w:val="none" w:sz="0" w:space="0" w:color="auto"/>
                <w:left w:val="none" w:sz="0" w:space="0" w:color="auto"/>
                <w:bottom w:val="none" w:sz="0" w:space="0" w:color="auto"/>
                <w:right w:val="none" w:sz="0" w:space="0" w:color="auto"/>
              </w:divBdr>
            </w:div>
          </w:divsChild>
        </w:div>
        <w:div w:id="1908765227">
          <w:marLeft w:val="0"/>
          <w:marRight w:val="0"/>
          <w:marTop w:val="0"/>
          <w:marBottom w:val="0"/>
          <w:divBdr>
            <w:top w:val="none" w:sz="0" w:space="0" w:color="auto"/>
            <w:left w:val="none" w:sz="0" w:space="0" w:color="auto"/>
            <w:bottom w:val="none" w:sz="0" w:space="0" w:color="auto"/>
            <w:right w:val="none" w:sz="0" w:space="0" w:color="auto"/>
          </w:divBdr>
        </w:div>
      </w:divsChild>
    </w:div>
    <w:div w:id="2100365144">
      <w:bodyDiv w:val="1"/>
      <w:marLeft w:val="0"/>
      <w:marRight w:val="0"/>
      <w:marTop w:val="0"/>
      <w:marBottom w:val="0"/>
      <w:divBdr>
        <w:top w:val="none" w:sz="0" w:space="0" w:color="auto"/>
        <w:left w:val="none" w:sz="0" w:space="0" w:color="auto"/>
        <w:bottom w:val="none" w:sz="0" w:space="0" w:color="auto"/>
        <w:right w:val="none" w:sz="0" w:space="0" w:color="auto"/>
      </w:divBdr>
    </w:div>
    <w:div w:id="2144224400">
      <w:bodyDiv w:val="1"/>
      <w:marLeft w:val="0"/>
      <w:marRight w:val="0"/>
      <w:marTop w:val="0"/>
      <w:marBottom w:val="0"/>
      <w:divBdr>
        <w:top w:val="none" w:sz="0" w:space="0" w:color="auto"/>
        <w:left w:val="none" w:sz="0" w:space="0" w:color="auto"/>
        <w:bottom w:val="none" w:sz="0" w:space="0" w:color="auto"/>
        <w:right w:val="none" w:sz="0" w:space="0" w:color="auto"/>
      </w:divBdr>
      <w:divsChild>
        <w:div w:id="903027200">
          <w:marLeft w:val="0"/>
          <w:marRight w:val="0"/>
          <w:marTop w:val="0"/>
          <w:marBottom w:val="120"/>
          <w:divBdr>
            <w:top w:val="none" w:sz="0" w:space="0" w:color="auto"/>
            <w:left w:val="none" w:sz="0" w:space="0" w:color="auto"/>
            <w:bottom w:val="none" w:sz="0" w:space="0" w:color="auto"/>
            <w:right w:val="none" w:sz="0" w:space="0" w:color="auto"/>
          </w:divBdr>
          <w:divsChild>
            <w:div w:id="473523188">
              <w:marLeft w:val="0"/>
              <w:marRight w:val="0"/>
              <w:marTop w:val="0"/>
              <w:marBottom w:val="0"/>
              <w:divBdr>
                <w:top w:val="none" w:sz="0" w:space="0" w:color="auto"/>
                <w:left w:val="none" w:sz="0" w:space="0" w:color="auto"/>
                <w:bottom w:val="none" w:sz="0" w:space="0" w:color="auto"/>
                <w:right w:val="none" w:sz="0" w:space="0" w:color="auto"/>
              </w:divBdr>
              <w:divsChild>
                <w:div w:id="1057247415">
                  <w:marLeft w:val="0"/>
                  <w:marRight w:val="0"/>
                  <w:marTop w:val="0"/>
                  <w:marBottom w:val="0"/>
                  <w:divBdr>
                    <w:top w:val="none" w:sz="0" w:space="0" w:color="auto"/>
                    <w:left w:val="none" w:sz="0" w:space="0" w:color="auto"/>
                    <w:bottom w:val="none" w:sz="0" w:space="0" w:color="auto"/>
                    <w:right w:val="none" w:sz="0" w:space="0" w:color="auto"/>
                  </w:divBdr>
                  <w:divsChild>
                    <w:div w:id="3999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ldogkoi.zsolt@med.u-szeged.h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alays/EHV-1-dynami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vectorbuilder.com/tool/sequence-alignment.html"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github.com/zsolt-balazs/LoRTIA"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15A81-071B-4026-9F11-F3B42E309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53</Pages>
  <Words>34899</Words>
  <Characters>198930</Characters>
  <Application>Microsoft Office Word</Application>
  <DocSecurity>0</DocSecurity>
  <Lines>1657</Lines>
  <Paragraphs>466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SZTE</dc:creator>
  <cp:lastModifiedBy>kakukb.biotech@gmail.com</cp:lastModifiedBy>
  <cp:revision>3</cp:revision>
  <dcterms:created xsi:type="dcterms:W3CDTF">2025-02-21T09:20:00Z</dcterms:created>
  <dcterms:modified xsi:type="dcterms:W3CDTF">2025-02-21T10:12:00Z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zotero-version="6.0.36"&gt;&lt;session id="VREhPDvH"/&gt;&lt;style id="http://www.zotero.org/styles/plos-one" hasBibliography="1" bibliographyStyleHasBeenSet="1"/&gt;&lt;prefs&gt;&lt;pref name="fieldType" value="Field"/&gt;&lt;/prefs&gt;&lt;/data&gt;</vt:lpwstr>
  </property>
</Properties>
</file>