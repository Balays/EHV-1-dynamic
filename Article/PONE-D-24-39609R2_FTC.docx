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79539" w14:textId="77777777" w:rsidR="0027506F" w:rsidRPr="008814E3" w:rsidRDefault="0027506F" w:rsidP="00573600">
      <w:pPr>
        <w:pStyle w:val="AuthorList"/>
        <w:spacing w:before="0" w:after="120"/>
        <w:jc w:val="center"/>
        <w:rPr>
          <w:sz w:val="32"/>
        </w:rPr>
      </w:pPr>
      <w:r w:rsidRPr="008814E3">
        <w:rPr>
          <w:sz w:val="32"/>
        </w:rPr>
        <w:t>Mapping the Temporal Transcriptomic Signature of a Viral Pathogen through CAGE and Nanopore sequencing</w:t>
      </w:r>
    </w:p>
    <w:p w14:paraId="0B96A996" w14:textId="6BDE528A" w:rsidR="009F1F42" w:rsidRPr="008814E3" w:rsidRDefault="00F90860" w:rsidP="00573600">
      <w:pPr>
        <w:pStyle w:val="AuthorList"/>
        <w:spacing w:before="0" w:after="120"/>
        <w:jc w:val="both"/>
        <w:rPr>
          <w:b w:val="0"/>
          <w:vertAlign w:val="superscript"/>
        </w:rPr>
      </w:pPr>
      <w:r w:rsidRPr="008814E3">
        <w:rPr>
          <w:b w:val="0"/>
        </w:rPr>
        <w:t>Dóra Tombácz</w:t>
      </w:r>
      <w:ins w:id="0" w:author="Tombácz Dóra" w:date="2025-02-20T20:47:00Z">
        <w:r w:rsidR="00692F90">
          <w:rPr>
            <w:b w:val="0"/>
            <w:vertAlign w:val="superscript"/>
          </w:rPr>
          <w:t>1</w:t>
        </w:r>
      </w:ins>
      <w:r w:rsidRPr="008814E3">
        <w:rPr>
          <w:b w:val="0"/>
        </w:rPr>
        <w:t xml:space="preserve">, </w:t>
      </w:r>
      <w:r w:rsidR="00C17539" w:rsidRPr="008814E3">
        <w:rPr>
          <w:b w:val="0"/>
        </w:rPr>
        <w:t>Balázs Kakuk</w:t>
      </w:r>
      <w:ins w:id="1" w:author="Tombácz Dóra" w:date="2025-02-20T20:47:00Z">
        <w:r w:rsidR="00692F90">
          <w:rPr>
            <w:b w:val="0"/>
            <w:vertAlign w:val="superscript"/>
          </w:rPr>
          <w:t>1</w:t>
        </w:r>
      </w:ins>
      <w:r w:rsidR="00C17539" w:rsidRPr="008814E3">
        <w:rPr>
          <w:b w:val="0"/>
        </w:rPr>
        <w:t xml:space="preserve">, </w:t>
      </w:r>
      <w:r w:rsidR="00317CE6" w:rsidRPr="008814E3">
        <w:rPr>
          <w:b w:val="0"/>
        </w:rPr>
        <w:t>Gábor Torma</w:t>
      </w:r>
      <w:ins w:id="2" w:author="Tombácz Dóra" w:date="2025-02-20T20:47:00Z">
        <w:r w:rsidR="00692F90">
          <w:rPr>
            <w:b w:val="0"/>
            <w:vertAlign w:val="superscript"/>
          </w:rPr>
          <w:t>1</w:t>
        </w:r>
      </w:ins>
      <w:r w:rsidR="00317CE6" w:rsidRPr="008814E3">
        <w:rPr>
          <w:b w:val="0"/>
        </w:rPr>
        <w:t xml:space="preserve">, </w:t>
      </w:r>
      <w:r w:rsidR="00B637B7" w:rsidRPr="008814E3">
        <w:rPr>
          <w:b w:val="0"/>
        </w:rPr>
        <w:t>Ádám Fülöp</w:t>
      </w:r>
      <w:ins w:id="3" w:author="Tombácz Dóra" w:date="2025-02-20T20:47:00Z">
        <w:r w:rsidR="00692F90">
          <w:rPr>
            <w:b w:val="0"/>
            <w:vertAlign w:val="superscript"/>
          </w:rPr>
          <w:t>1</w:t>
        </w:r>
      </w:ins>
      <w:r w:rsidR="0013619B" w:rsidRPr="008814E3">
        <w:rPr>
          <w:b w:val="0"/>
        </w:rPr>
        <w:t xml:space="preserve">, </w:t>
      </w:r>
      <w:r w:rsidR="003867E8" w:rsidRPr="008814E3">
        <w:rPr>
          <w:b w:val="0"/>
        </w:rPr>
        <w:t>Ákos Dörmő</w:t>
      </w:r>
      <w:ins w:id="4" w:author="Tombácz Dóra" w:date="2025-02-20T20:47:00Z">
        <w:r w:rsidR="00692F90">
          <w:rPr>
            <w:b w:val="0"/>
            <w:vertAlign w:val="superscript"/>
          </w:rPr>
          <w:t>1</w:t>
        </w:r>
      </w:ins>
      <w:r w:rsidR="00E7644D" w:rsidRPr="008814E3">
        <w:rPr>
          <w:b w:val="0"/>
        </w:rPr>
        <w:t>,</w:t>
      </w:r>
      <w:r w:rsidR="004532E3" w:rsidRPr="008814E3">
        <w:rPr>
          <w:b w:val="0"/>
        </w:rPr>
        <w:t xml:space="preserve"> Gábor Gulyás</w:t>
      </w:r>
      <w:ins w:id="5" w:author="Tombácz Dóra" w:date="2025-02-20T20:47:00Z">
        <w:r w:rsidR="00692F90">
          <w:rPr>
            <w:b w:val="0"/>
            <w:vertAlign w:val="superscript"/>
          </w:rPr>
          <w:t>1</w:t>
        </w:r>
      </w:ins>
      <w:r w:rsidR="004532E3" w:rsidRPr="008814E3">
        <w:rPr>
          <w:b w:val="0"/>
        </w:rPr>
        <w:t>, Zsolt Csabai</w:t>
      </w:r>
      <w:ins w:id="6" w:author="Tombácz Dóra" w:date="2025-02-20T20:47:00Z">
        <w:r w:rsidR="00692F90">
          <w:rPr>
            <w:b w:val="0"/>
            <w:vertAlign w:val="superscript"/>
          </w:rPr>
          <w:t>1</w:t>
        </w:r>
      </w:ins>
      <w:r w:rsidR="004532E3" w:rsidRPr="008814E3">
        <w:rPr>
          <w:b w:val="0"/>
        </w:rPr>
        <w:t>,</w:t>
      </w:r>
      <w:r w:rsidR="00E7644D" w:rsidRPr="008814E3">
        <w:rPr>
          <w:b w:val="0"/>
        </w:rPr>
        <w:t xml:space="preserve"> </w:t>
      </w:r>
      <w:r w:rsidR="009F0CFE" w:rsidRPr="008814E3">
        <w:rPr>
          <w:b w:val="0"/>
        </w:rPr>
        <w:t>Zsolt Boldogkői</w:t>
      </w:r>
      <w:ins w:id="7" w:author="Tombácz Dóra" w:date="2025-02-20T20:47:00Z">
        <w:r w:rsidR="00692F90">
          <w:rPr>
            <w:b w:val="0"/>
            <w:vertAlign w:val="superscript"/>
          </w:rPr>
          <w:t>1</w:t>
        </w:r>
      </w:ins>
      <w:r w:rsidR="009F0CFE" w:rsidRPr="008814E3">
        <w:rPr>
          <w:b w:val="0"/>
          <w:vertAlign w:val="superscript"/>
        </w:rPr>
        <w:t>*</w:t>
      </w:r>
    </w:p>
    <w:p w14:paraId="0F9E8F79" w14:textId="77777777" w:rsidR="00F90860" w:rsidRPr="008814E3" w:rsidRDefault="00F90860" w:rsidP="00573600">
      <w:pPr>
        <w:spacing w:after="120" w:line="240" w:lineRule="auto"/>
        <w:rPr>
          <w:rFonts w:ascii="Times New Roman" w:hAnsi="Times New Roman" w:cs="Times New Roman"/>
          <w:lang w:val="en-US"/>
        </w:rPr>
      </w:pPr>
    </w:p>
    <w:p w14:paraId="542A7BFB" w14:textId="7F727E4B" w:rsidR="009F0CFE" w:rsidRPr="008814E3" w:rsidRDefault="00692F90" w:rsidP="00573600">
      <w:pPr>
        <w:shd w:val="clear" w:color="auto" w:fill="FFFFFF"/>
        <w:spacing w:after="120" w:line="240" w:lineRule="auto"/>
        <w:jc w:val="both"/>
        <w:rPr>
          <w:rFonts w:ascii="Times New Roman" w:hAnsi="Times New Roman" w:cs="Times New Roman"/>
          <w:color w:val="020202"/>
          <w:sz w:val="24"/>
          <w:lang w:val="en-US"/>
        </w:rPr>
      </w:pPr>
      <w:ins w:id="8" w:author="Tombácz Dóra" w:date="2025-02-20T20:48:00Z">
        <w:r>
          <w:rPr>
            <w:rFonts w:ascii="Times New Roman" w:hAnsi="Times New Roman" w:cs="Times New Roman"/>
            <w:color w:val="020202"/>
            <w:sz w:val="24"/>
            <w:vertAlign w:val="superscript"/>
            <w:lang w:val="en-US"/>
          </w:rPr>
          <w:t>1</w:t>
        </w:r>
      </w:ins>
      <w:r w:rsidR="00B16215" w:rsidRPr="008814E3">
        <w:rPr>
          <w:rFonts w:ascii="Times New Roman" w:hAnsi="Times New Roman" w:cs="Times New Roman"/>
          <w:color w:val="020202"/>
          <w:sz w:val="24"/>
          <w:lang w:val="en-US"/>
        </w:rPr>
        <w:t xml:space="preserve">Department of Medical Biology, </w:t>
      </w:r>
      <w:r w:rsidR="00B16215" w:rsidRPr="008814E3">
        <w:rPr>
          <w:rFonts w:ascii="Times New Roman" w:hAnsi="Times New Roman" w:cs="Times New Roman"/>
          <w:color w:val="000000"/>
          <w:sz w:val="24"/>
          <w:lang w:val="en-US"/>
        </w:rPr>
        <w:t>Albert Szent-Györgyi Medical School</w:t>
      </w:r>
      <w:r w:rsidR="00B16215" w:rsidRPr="008814E3">
        <w:rPr>
          <w:rFonts w:ascii="Times New Roman" w:hAnsi="Times New Roman" w:cs="Times New Roman"/>
          <w:color w:val="020202"/>
          <w:sz w:val="24"/>
          <w:lang w:val="en-US"/>
        </w:rPr>
        <w:t>, University of Szeged, Szeged, Hungary</w:t>
      </w:r>
    </w:p>
    <w:p w14:paraId="6561C64B" w14:textId="3F6835D8" w:rsidR="009F0CFE" w:rsidRPr="008814E3" w:rsidRDefault="009F0CFE"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b/>
          <w:color w:val="020202"/>
          <w:sz w:val="24"/>
          <w:lang w:val="en-US"/>
        </w:rPr>
        <w:t xml:space="preserve">* </w:t>
      </w:r>
      <w:r w:rsidRPr="008814E3">
        <w:rPr>
          <w:rFonts w:ascii="Times New Roman" w:hAnsi="Times New Roman" w:cs="Times New Roman"/>
          <w:color w:val="020202"/>
          <w:sz w:val="24"/>
          <w:lang w:val="en-US"/>
        </w:rPr>
        <w:t xml:space="preserve">Corresponding author: </w:t>
      </w:r>
      <w:hyperlink r:id="rId8" w:history="1">
        <w:r w:rsidRPr="008814E3">
          <w:rPr>
            <w:rStyle w:val="Hiperhivatkozs"/>
            <w:rFonts w:ascii="Times New Roman" w:hAnsi="Times New Roman" w:cs="Times New Roman"/>
            <w:sz w:val="24"/>
            <w:lang w:val="en-US"/>
          </w:rPr>
          <w:t>boldogkoi.zsolt@med.u-szeged.hu</w:t>
        </w:r>
      </w:hyperlink>
      <w:ins w:id="9" w:author="Tombácz Dóra" w:date="2025-02-20T20:49:00Z">
        <w:r w:rsidR="00F75805">
          <w:rPr>
            <w:rStyle w:val="Hiperhivatkozs"/>
            <w:rFonts w:ascii="Times New Roman" w:hAnsi="Times New Roman" w:cs="Times New Roman"/>
            <w:sz w:val="24"/>
            <w:lang w:val="en-US"/>
          </w:rPr>
          <w:t xml:space="preserve"> (ZB)</w:t>
        </w:r>
      </w:ins>
    </w:p>
    <w:p w14:paraId="7CDB04A5" w14:textId="50135A4B" w:rsidR="003B3EE1" w:rsidRPr="008814E3" w:rsidDel="00692F90" w:rsidRDefault="003B3EE1" w:rsidP="00573600">
      <w:pPr>
        <w:shd w:val="clear" w:color="auto" w:fill="FFFFFF"/>
        <w:spacing w:after="120" w:line="240" w:lineRule="auto"/>
        <w:jc w:val="both"/>
        <w:rPr>
          <w:del w:id="10" w:author="Tombácz Dóra" w:date="2025-02-20T20:48:00Z"/>
          <w:rFonts w:ascii="Times New Roman" w:hAnsi="Times New Roman" w:cs="Times New Roman"/>
          <w:color w:val="020202"/>
          <w:sz w:val="24"/>
          <w:lang w:val="en-US"/>
        </w:rPr>
      </w:pPr>
      <w:del w:id="11" w:author="Tombácz Dóra" w:date="2025-02-20T20:48:00Z">
        <w:r w:rsidRPr="008814E3" w:rsidDel="00692F90">
          <w:rPr>
            <w:rFonts w:ascii="Times New Roman" w:hAnsi="Times New Roman" w:cs="Times New Roman"/>
            <w:i/>
            <w:color w:val="020202"/>
            <w:sz w:val="24"/>
            <w:lang w:val="en-US"/>
          </w:rPr>
          <w:delText>Emails</w:delText>
        </w:r>
        <w:r w:rsidRPr="008814E3" w:rsidDel="00692F90">
          <w:rPr>
            <w:rFonts w:ascii="Times New Roman" w:hAnsi="Times New Roman" w:cs="Times New Roman"/>
            <w:color w:val="020202"/>
            <w:sz w:val="24"/>
            <w:lang w:val="en-US"/>
          </w:rPr>
          <w:delText xml:space="preserve">: </w:delText>
        </w:r>
      </w:del>
    </w:p>
    <w:p w14:paraId="6DCB0E4D" w14:textId="4814F794" w:rsidR="004B34F4" w:rsidRPr="008814E3" w:rsidDel="00692F90" w:rsidRDefault="003B3EE1" w:rsidP="00573600">
      <w:pPr>
        <w:shd w:val="clear" w:color="auto" w:fill="FFFFFF"/>
        <w:spacing w:after="120" w:line="240" w:lineRule="auto"/>
        <w:jc w:val="both"/>
        <w:rPr>
          <w:del w:id="12" w:author="Tombácz Dóra" w:date="2025-02-20T20:48:00Z"/>
          <w:rFonts w:ascii="Times New Roman" w:hAnsi="Times New Roman" w:cs="Times New Roman"/>
          <w:color w:val="020202"/>
          <w:sz w:val="24"/>
          <w:lang w:val="en-US"/>
        </w:rPr>
      </w:pPr>
      <w:del w:id="13" w:author="Tombácz Dóra" w:date="2025-02-20T20:48:00Z">
        <w:r w:rsidRPr="008814E3" w:rsidDel="00692F90">
          <w:rPr>
            <w:rFonts w:ascii="Times New Roman" w:hAnsi="Times New Roman" w:cs="Times New Roman"/>
            <w:color w:val="020202"/>
            <w:sz w:val="24"/>
            <w:lang w:val="en-US"/>
          </w:rPr>
          <w:delText xml:space="preserve">DT: </w:delText>
        </w:r>
        <w:r w:rsidR="00343EE2" w:rsidDel="00692F90">
          <w:fldChar w:fldCharType="begin"/>
        </w:r>
        <w:r w:rsidR="00343EE2" w:rsidDel="00692F90">
          <w:delInstrText xml:space="preserve"> HYPERLINK "mailto:tombacz.dora@med.u-szeged.hu" </w:delInstrText>
        </w:r>
        <w:r w:rsidR="00343EE2" w:rsidDel="00692F90">
          <w:fldChar w:fldCharType="separate"/>
        </w:r>
        <w:r w:rsidRPr="008814E3" w:rsidDel="00692F90">
          <w:rPr>
            <w:rStyle w:val="Hiperhivatkozs"/>
            <w:rFonts w:ascii="Times New Roman" w:hAnsi="Times New Roman" w:cs="Times New Roman"/>
            <w:sz w:val="24"/>
            <w:lang w:val="en-US"/>
          </w:rPr>
          <w:delText>tombacz.dora@med.u-szeged.hu</w:delText>
        </w:r>
        <w:r w:rsidR="00343EE2" w:rsidDel="00692F90">
          <w:rPr>
            <w:rStyle w:val="Hiperhivatkozs"/>
            <w:rFonts w:ascii="Times New Roman" w:hAnsi="Times New Roman" w:cs="Times New Roman"/>
            <w:sz w:val="24"/>
            <w:lang w:val="en-US"/>
          </w:rPr>
          <w:fldChar w:fldCharType="end"/>
        </w:r>
      </w:del>
    </w:p>
    <w:p w14:paraId="6D69C7E6" w14:textId="13E3D609" w:rsidR="00C47AD0" w:rsidRPr="00E85AE7" w:rsidDel="00692F90" w:rsidRDefault="00C47AD0" w:rsidP="00573600">
      <w:pPr>
        <w:shd w:val="clear" w:color="auto" w:fill="FFFFFF"/>
        <w:spacing w:after="120" w:line="240" w:lineRule="auto"/>
        <w:jc w:val="both"/>
        <w:rPr>
          <w:del w:id="14" w:author="Tombácz Dóra" w:date="2025-02-20T20:48:00Z"/>
          <w:rFonts w:ascii="Times New Roman" w:hAnsi="Times New Roman" w:cs="Times New Roman"/>
          <w:color w:val="020202"/>
          <w:sz w:val="24"/>
          <w:lang w:val="de-DE"/>
        </w:rPr>
      </w:pPr>
      <w:del w:id="15" w:author="Tombácz Dóra" w:date="2025-02-20T20:48:00Z">
        <w:r w:rsidRPr="00E85AE7" w:rsidDel="00692F90">
          <w:rPr>
            <w:rFonts w:ascii="Times New Roman" w:hAnsi="Times New Roman" w:cs="Times New Roman"/>
            <w:color w:val="020202"/>
            <w:sz w:val="24"/>
            <w:lang w:val="de-DE"/>
          </w:rPr>
          <w:delText xml:space="preserve">BK: </w:delText>
        </w:r>
        <w:r w:rsidR="00343EE2" w:rsidDel="00692F90">
          <w:fldChar w:fldCharType="begin"/>
        </w:r>
        <w:r w:rsidR="00343EE2" w:rsidDel="00692F90">
          <w:delInstrText xml:space="preserve"> HYPERLINK "mailto:kakuk.balazs@med.u-szeged.hu" </w:delInstrText>
        </w:r>
        <w:r w:rsidR="00343EE2" w:rsidDel="00692F90">
          <w:fldChar w:fldCharType="separate"/>
        </w:r>
        <w:r w:rsidR="00460FAC" w:rsidRPr="00E85AE7" w:rsidDel="00692F90">
          <w:rPr>
            <w:rStyle w:val="Hiperhivatkozs"/>
            <w:rFonts w:ascii="Times New Roman" w:hAnsi="Times New Roman" w:cs="Times New Roman"/>
            <w:sz w:val="24"/>
            <w:lang w:val="de-DE"/>
          </w:rPr>
          <w:delText>kakuk.balazs@med.u-szeged.hu</w:delText>
        </w:r>
        <w:r w:rsidR="00343EE2" w:rsidDel="00692F90">
          <w:rPr>
            <w:rStyle w:val="Hiperhivatkozs"/>
            <w:rFonts w:ascii="Times New Roman" w:hAnsi="Times New Roman" w:cs="Times New Roman"/>
            <w:sz w:val="24"/>
            <w:lang w:val="de-DE"/>
          </w:rPr>
          <w:fldChar w:fldCharType="end"/>
        </w:r>
      </w:del>
    </w:p>
    <w:p w14:paraId="5848C684" w14:textId="680DDD18" w:rsidR="00C47AD0" w:rsidRPr="00E85AE7" w:rsidDel="00692F90" w:rsidRDefault="00C47AD0" w:rsidP="00573600">
      <w:pPr>
        <w:shd w:val="clear" w:color="auto" w:fill="FFFFFF"/>
        <w:spacing w:after="120" w:line="240" w:lineRule="auto"/>
        <w:jc w:val="both"/>
        <w:rPr>
          <w:del w:id="16" w:author="Tombácz Dóra" w:date="2025-02-20T20:48:00Z"/>
          <w:rFonts w:ascii="Times New Roman" w:hAnsi="Times New Roman" w:cs="Times New Roman"/>
          <w:color w:val="020202"/>
          <w:sz w:val="24"/>
          <w:lang w:val="de-DE"/>
        </w:rPr>
      </w:pPr>
      <w:del w:id="17" w:author="Tombácz Dóra" w:date="2025-02-20T20:48:00Z">
        <w:r w:rsidRPr="00E85AE7" w:rsidDel="00692F90">
          <w:rPr>
            <w:rFonts w:ascii="Times New Roman" w:hAnsi="Times New Roman" w:cs="Times New Roman"/>
            <w:color w:val="020202"/>
            <w:sz w:val="24"/>
            <w:lang w:val="de-DE"/>
          </w:rPr>
          <w:delText>GT:</w:delText>
        </w:r>
        <w:r w:rsidR="00FB2BBD" w:rsidRPr="00E85AE7" w:rsidDel="00692F90">
          <w:rPr>
            <w:rFonts w:ascii="Times New Roman" w:hAnsi="Times New Roman" w:cs="Times New Roman"/>
            <w:lang w:val="de-DE"/>
          </w:rPr>
          <w:delText xml:space="preserve"> </w:delText>
        </w:r>
        <w:r w:rsidR="00343EE2" w:rsidDel="00692F90">
          <w:fldChar w:fldCharType="begin"/>
        </w:r>
        <w:r w:rsidR="00343EE2" w:rsidDel="00692F90">
          <w:delInstrText xml:space="preserve"> HYPERLINK "mailto:torma.gabor@med.u-szeged.hu" </w:delInstrText>
        </w:r>
        <w:r w:rsidR="00343EE2" w:rsidDel="00692F90">
          <w:fldChar w:fldCharType="separate"/>
        </w:r>
        <w:r w:rsidR="00FB2BBD" w:rsidRPr="00E85AE7" w:rsidDel="00692F90">
          <w:rPr>
            <w:rStyle w:val="Hiperhivatkozs"/>
            <w:rFonts w:ascii="Times New Roman" w:hAnsi="Times New Roman" w:cs="Times New Roman"/>
            <w:sz w:val="24"/>
            <w:lang w:val="de-DE"/>
          </w:rPr>
          <w:delText>torma.gabor@med.u-szeged.hu</w:delText>
        </w:r>
        <w:r w:rsidR="00343EE2" w:rsidDel="00692F90">
          <w:rPr>
            <w:rStyle w:val="Hiperhivatkozs"/>
            <w:rFonts w:ascii="Times New Roman" w:hAnsi="Times New Roman" w:cs="Times New Roman"/>
            <w:sz w:val="24"/>
            <w:lang w:val="de-DE"/>
          </w:rPr>
          <w:fldChar w:fldCharType="end"/>
        </w:r>
      </w:del>
    </w:p>
    <w:p w14:paraId="088CCFCB" w14:textId="17493F5D" w:rsidR="00C47AD0" w:rsidRPr="00791172" w:rsidDel="00692F90" w:rsidRDefault="00C47AD0" w:rsidP="00573600">
      <w:pPr>
        <w:shd w:val="clear" w:color="auto" w:fill="FFFFFF"/>
        <w:spacing w:after="120" w:line="240" w:lineRule="auto"/>
        <w:jc w:val="both"/>
        <w:rPr>
          <w:del w:id="18" w:author="Tombácz Dóra" w:date="2025-02-20T20:48:00Z"/>
          <w:rFonts w:ascii="Times New Roman" w:hAnsi="Times New Roman" w:cs="Times New Roman"/>
          <w:color w:val="020202"/>
          <w:sz w:val="24"/>
          <w:lang w:val="es-ES"/>
        </w:rPr>
      </w:pPr>
      <w:del w:id="19" w:author="Tombácz Dóra" w:date="2025-02-20T20:48:00Z">
        <w:r w:rsidRPr="00791172" w:rsidDel="00692F90">
          <w:rPr>
            <w:rFonts w:ascii="Times New Roman" w:hAnsi="Times New Roman" w:cs="Times New Roman"/>
            <w:color w:val="020202"/>
            <w:sz w:val="24"/>
            <w:lang w:val="es-ES"/>
          </w:rPr>
          <w:delText xml:space="preserve">ÁF: </w:delText>
        </w:r>
        <w:r w:rsidR="00343EE2" w:rsidDel="00692F90">
          <w:fldChar w:fldCharType="begin"/>
        </w:r>
        <w:r w:rsidR="00343EE2" w:rsidDel="00692F90">
          <w:delInstrText xml:space="preserve"> HYPERLINK "mailto:fulop.adam@med.u-szeged.hu" </w:delInstrText>
        </w:r>
        <w:r w:rsidR="00343EE2" w:rsidDel="00692F90">
          <w:fldChar w:fldCharType="separate"/>
        </w:r>
        <w:r w:rsidRPr="00791172" w:rsidDel="00692F90">
          <w:rPr>
            <w:rStyle w:val="Hiperhivatkozs"/>
            <w:rFonts w:ascii="Times New Roman" w:hAnsi="Times New Roman" w:cs="Times New Roman"/>
            <w:sz w:val="24"/>
            <w:lang w:val="es-ES"/>
          </w:rPr>
          <w:delText>fulop.adam@med.u-szeged.hu</w:delText>
        </w:r>
        <w:r w:rsidR="00343EE2" w:rsidDel="00692F90">
          <w:rPr>
            <w:rStyle w:val="Hiperhivatkozs"/>
            <w:rFonts w:ascii="Times New Roman" w:hAnsi="Times New Roman" w:cs="Times New Roman"/>
            <w:sz w:val="24"/>
            <w:lang w:val="es-ES"/>
          </w:rPr>
          <w:fldChar w:fldCharType="end"/>
        </w:r>
      </w:del>
    </w:p>
    <w:p w14:paraId="70B5C79C" w14:textId="4654E7EF" w:rsidR="003B3EE1" w:rsidRPr="008814E3" w:rsidDel="00692F90" w:rsidRDefault="003B3EE1" w:rsidP="00573600">
      <w:pPr>
        <w:shd w:val="clear" w:color="auto" w:fill="FFFFFF"/>
        <w:spacing w:after="120" w:line="240" w:lineRule="auto"/>
        <w:jc w:val="both"/>
        <w:rPr>
          <w:del w:id="20" w:author="Tombácz Dóra" w:date="2025-02-20T20:48:00Z"/>
          <w:rStyle w:val="Hiperhivatkozs"/>
          <w:rFonts w:ascii="Times New Roman" w:hAnsi="Times New Roman" w:cs="Times New Roman"/>
          <w:sz w:val="24"/>
          <w:lang w:val="en-US"/>
        </w:rPr>
      </w:pPr>
      <w:del w:id="21" w:author="Tombácz Dóra" w:date="2025-02-20T20:48:00Z">
        <w:r w:rsidRPr="008814E3" w:rsidDel="00692F90">
          <w:rPr>
            <w:rFonts w:ascii="Times New Roman" w:hAnsi="Times New Roman" w:cs="Times New Roman"/>
            <w:color w:val="020202"/>
            <w:sz w:val="24"/>
            <w:lang w:val="en-US"/>
          </w:rPr>
          <w:delText xml:space="preserve">AD: </w:delText>
        </w:r>
        <w:r w:rsidR="00343EE2" w:rsidDel="00692F90">
          <w:fldChar w:fldCharType="begin"/>
        </w:r>
        <w:r w:rsidR="00343EE2" w:rsidDel="00692F90">
          <w:delInstrText xml:space="preserve"> HYPERLINK "mailto:dormo.akos@med.u-szeged.hu" </w:delInstrText>
        </w:r>
        <w:r w:rsidR="00343EE2" w:rsidDel="00692F90">
          <w:fldChar w:fldCharType="separate"/>
        </w:r>
        <w:r w:rsidRPr="008814E3" w:rsidDel="00692F90">
          <w:rPr>
            <w:rStyle w:val="Hiperhivatkozs"/>
            <w:rFonts w:ascii="Times New Roman" w:hAnsi="Times New Roman" w:cs="Times New Roman"/>
            <w:sz w:val="24"/>
            <w:lang w:val="en-US"/>
          </w:rPr>
          <w:delText>dormo.akos@med.u-szeged.hu</w:delText>
        </w:r>
        <w:r w:rsidR="00343EE2" w:rsidDel="00692F90">
          <w:rPr>
            <w:rStyle w:val="Hiperhivatkozs"/>
            <w:rFonts w:ascii="Times New Roman" w:hAnsi="Times New Roman" w:cs="Times New Roman"/>
            <w:sz w:val="24"/>
            <w:lang w:val="en-US"/>
          </w:rPr>
          <w:fldChar w:fldCharType="end"/>
        </w:r>
      </w:del>
    </w:p>
    <w:p w14:paraId="50C6A2B8" w14:textId="11A86F38" w:rsidR="004532E3" w:rsidRPr="008814E3" w:rsidDel="00692F90" w:rsidRDefault="004532E3" w:rsidP="00573600">
      <w:pPr>
        <w:shd w:val="clear" w:color="auto" w:fill="FFFFFF"/>
        <w:spacing w:after="120" w:line="240" w:lineRule="auto"/>
        <w:jc w:val="both"/>
        <w:rPr>
          <w:del w:id="22" w:author="Tombácz Dóra" w:date="2025-02-20T20:48:00Z"/>
          <w:rStyle w:val="Hiperhivatkozs"/>
          <w:rFonts w:ascii="Times New Roman" w:hAnsi="Times New Roman" w:cs="Times New Roman"/>
          <w:sz w:val="24"/>
          <w:lang w:val="en-US"/>
        </w:rPr>
      </w:pPr>
      <w:del w:id="23" w:author="Tombácz Dóra" w:date="2025-02-20T20:48:00Z">
        <w:r w:rsidRPr="008814E3" w:rsidDel="00692F90">
          <w:rPr>
            <w:rStyle w:val="Hiperhivatkozs"/>
            <w:rFonts w:ascii="Times New Roman" w:hAnsi="Times New Roman" w:cs="Times New Roman"/>
            <w:color w:val="auto"/>
            <w:sz w:val="24"/>
            <w:u w:val="none"/>
            <w:lang w:val="en-US"/>
          </w:rPr>
          <w:delText>GG:</w:delText>
        </w:r>
        <w:r w:rsidRPr="008814E3" w:rsidDel="00692F90">
          <w:rPr>
            <w:rStyle w:val="Hiperhivatkozs"/>
            <w:rFonts w:ascii="Times New Roman" w:hAnsi="Times New Roman" w:cs="Times New Roman"/>
            <w:color w:val="auto"/>
            <w:sz w:val="24"/>
            <w:lang w:val="en-US"/>
          </w:rPr>
          <w:delText xml:space="preserve"> </w:delText>
        </w:r>
        <w:r w:rsidR="00343EE2" w:rsidDel="00692F90">
          <w:fldChar w:fldCharType="begin"/>
        </w:r>
        <w:r w:rsidR="00343EE2" w:rsidDel="00692F90">
          <w:delInstrText xml:space="preserve"> HYPERLINK "mailto:gulyas.gabor@med.u-szeged.hu" </w:delInstrText>
        </w:r>
        <w:r w:rsidR="00343EE2" w:rsidDel="00692F90">
          <w:fldChar w:fldCharType="separate"/>
        </w:r>
        <w:r w:rsidRPr="008814E3" w:rsidDel="00692F90">
          <w:rPr>
            <w:rStyle w:val="Hiperhivatkozs"/>
            <w:rFonts w:ascii="Times New Roman" w:hAnsi="Times New Roman" w:cs="Times New Roman"/>
            <w:sz w:val="24"/>
            <w:lang w:val="en-US"/>
          </w:rPr>
          <w:delText>gulyas.gabor@med.u-szeged.hu</w:delText>
        </w:r>
        <w:r w:rsidR="00343EE2" w:rsidDel="00692F90">
          <w:rPr>
            <w:rStyle w:val="Hiperhivatkozs"/>
            <w:rFonts w:ascii="Times New Roman" w:hAnsi="Times New Roman" w:cs="Times New Roman"/>
            <w:sz w:val="24"/>
            <w:lang w:val="en-US"/>
          </w:rPr>
          <w:fldChar w:fldCharType="end"/>
        </w:r>
      </w:del>
    </w:p>
    <w:p w14:paraId="24E031CF" w14:textId="24A4D69D" w:rsidR="004532E3" w:rsidRPr="008814E3" w:rsidDel="00692F90" w:rsidRDefault="004532E3" w:rsidP="00573600">
      <w:pPr>
        <w:shd w:val="clear" w:color="auto" w:fill="FFFFFF"/>
        <w:spacing w:after="120" w:line="240" w:lineRule="auto"/>
        <w:jc w:val="both"/>
        <w:rPr>
          <w:del w:id="24" w:author="Tombácz Dóra" w:date="2025-02-20T20:48:00Z"/>
          <w:rFonts w:ascii="Times New Roman" w:hAnsi="Times New Roman" w:cs="Times New Roman"/>
          <w:color w:val="020202"/>
          <w:sz w:val="24"/>
          <w:lang w:val="en-US"/>
        </w:rPr>
      </w:pPr>
      <w:del w:id="25" w:author="Tombácz Dóra" w:date="2025-02-20T20:48:00Z">
        <w:r w:rsidRPr="008814E3" w:rsidDel="00692F90">
          <w:rPr>
            <w:rFonts w:ascii="Times New Roman" w:hAnsi="Times New Roman" w:cs="Times New Roman"/>
            <w:lang w:val="en-US"/>
          </w:rPr>
          <w:delText xml:space="preserve">ZC: </w:delText>
        </w:r>
        <w:r w:rsidR="00343EE2" w:rsidDel="00692F90">
          <w:fldChar w:fldCharType="begin"/>
        </w:r>
        <w:r w:rsidR="00343EE2" w:rsidDel="00692F90">
          <w:delInstrText xml:space="preserve"> HYPERLINK "mailto:csabai.zsolt@med.u-szeged.hu" </w:delInstrText>
        </w:r>
        <w:r w:rsidR="00343EE2" w:rsidDel="00692F90">
          <w:fldChar w:fldCharType="separate"/>
        </w:r>
        <w:r w:rsidRPr="008814E3" w:rsidDel="00692F90">
          <w:rPr>
            <w:rStyle w:val="Hiperhivatkozs"/>
            <w:rFonts w:ascii="Times New Roman" w:hAnsi="Times New Roman" w:cs="Times New Roman"/>
            <w:sz w:val="24"/>
            <w:lang w:val="en-US"/>
          </w:rPr>
          <w:delText>csabai.zsolt@med.u-szeged.hu</w:delText>
        </w:r>
        <w:r w:rsidR="00343EE2" w:rsidDel="00692F90">
          <w:rPr>
            <w:rStyle w:val="Hiperhivatkozs"/>
            <w:rFonts w:ascii="Times New Roman" w:hAnsi="Times New Roman" w:cs="Times New Roman"/>
            <w:sz w:val="24"/>
            <w:lang w:val="en-US"/>
          </w:rPr>
          <w:fldChar w:fldCharType="end"/>
        </w:r>
      </w:del>
    </w:p>
    <w:p w14:paraId="776C764D" w14:textId="02D7586B" w:rsidR="003B3EE1" w:rsidRPr="008814E3" w:rsidDel="00692F90" w:rsidRDefault="003B3EE1" w:rsidP="00573600">
      <w:pPr>
        <w:shd w:val="clear" w:color="auto" w:fill="FFFFFF"/>
        <w:spacing w:after="120" w:line="240" w:lineRule="auto"/>
        <w:jc w:val="both"/>
        <w:rPr>
          <w:del w:id="26" w:author="Tombácz Dóra" w:date="2025-02-20T20:48:00Z"/>
          <w:rFonts w:ascii="Times New Roman" w:hAnsi="Times New Roman" w:cs="Times New Roman"/>
          <w:color w:val="020202"/>
          <w:sz w:val="24"/>
          <w:lang w:val="en-US"/>
        </w:rPr>
      </w:pPr>
      <w:del w:id="27" w:author="Tombácz Dóra" w:date="2025-02-20T20:48:00Z">
        <w:r w:rsidRPr="008814E3" w:rsidDel="00692F90">
          <w:rPr>
            <w:rFonts w:ascii="Times New Roman" w:hAnsi="Times New Roman" w:cs="Times New Roman"/>
            <w:color w:val="020202"/>
            <w:sz w:val="24"/>
            <w:lang w:val="en-US"/>
          </w:rPr>
          <w:delText xml:space="preserve">ZB: </w:delText>
        </w:r>
        <w:r w:rsidR="00343EE2" w:rsidDel="00692F90">
          <w:fldChar w:fldCharType="begin"/>
        </w:r>
        <w:r w:rsidR="00343EE2" w:rsidDel="00692F90">
          <w:delInstrText xml:space="preserve"> HYPERLINK "mailto:boldogkoi.zsolt@med.u-szeged.hu" </w:delInstrText>
        </w:r>
        <w:r w:rsidR="00343EE2" w:rsidDel="00692F90">
          <w:fldChar w:fldCharType="separate"/>
        </w:r>
        <w:r w:rsidRPr="008814E3" w:rsidDel="00692F90">
          <w:rPr>
            <w:rStyle w:val="Hiperhivatkozs"/>
            <w:rFonts w:ascii="Times New Roman" w:hAnsi="Times New Roman" w:cs="Times New Roman"/>
            <w:sz w:val="24"/>
            <w:lang w:val="en-US"/>
          </w:rPr>
          <w:delText>boldogkoi.zsolt@med.u-szeged.hu</w:delText>
        </w:r>
        <w:r w:rsidR="00343EE2" w:rsidDel="00692F90">
          <w:rPr>
            <w:rStyle w:val="Hiperhivatkozs"/>
            <w:rFonts w:ascii="Times New Roman" w:hAnsi="Times New Roman" w:cs="Times New Roman"/>
            <w:sz w:val="24"/>
            <w:lang w:val="en-US"/>
          </w:rPr>
          <w:fldChar w:fldCharType="end"/>
        </w:r>
      </w:del>
    </w:p>
    <w:p w14:paraId="4B5026EC" w14:textId="77777777" w:rsidR="003B3EE1" w:rsidRPr="008814E3" w:rsidRDefault="003B3EE1" w:rsidP="00573600">
      <w:pPr>
        <w:shd w:val="clear" w:color="auto" w:fill="FFFFFF"/>
        <w:spacing w:after="120" w:line="240" w:lineRule="auto"/>
        <w:jc w:val="both"/>
        <w:rPr>
          <w:rFonts w:ascii="Times New Roman" w:hAnsi="Times New Roman" w:cs="Times New Roman"/>
          <w:color w:val="020202"/>
          <w:sz w:val="24"/>
          <w:lang w:val="en-US"/>
        </w:rPr>
      </w:pPr>
    </w:p>
    <w:p w14:paraId="26CAB545" w14:textId="35155BC2" w:rsidR="004B34F4" w:rsidRPr="008814E3" w:rsidRDefault="004B34F4"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i/>
          <w:color w:val="020202"/>
          <w:sz w:val="24"/>
          <w:lang w:val="en-US"/>
        </w:rPr>
        <w:t>Keywords</w:t>
      </w:r>
      <w:r w:rsidR="003F618B" w:rsidRPr="008814E3">
        <w:rPr>
          <w:rFonts w:ascii="Times New Roman" w:hAnsi="Times New Roman" w:cs="Times New Roman"/>
          <w:color w:val="020202"/>
          <w:sz w:val="24"/>
          <w:lang w:val="en-US"/>
        </w:rPr>
        <w:t>: Equid</w:t>
      </w:r>
      <w:r w:rsidRPr="008814E3">
        <w:rPr>
          <w:rFonts w:ascii="Times New Roman" w:hAnsi="Times New Roman" w:cs="Times New Roman"/>
          <w:color w:val="020202"/>
          <w:sz w:val="24"/>
          <w:lang w:val="en-US"/>
        </w:rPr>
        <w:t xml:space="preserve"> herpesvirus 1, EHV-1</w:t>
      </w:r>
      <w:r w:rsidR="009065DB" w:rsidRPr="008814E3">
        <w:rPr>
          <w:rFonts w:ascii="Times New Roman" w:hAnsi="Times New Roman" w:cs="Times New Roman"/>
          <w:color w:val="020202"/>
          <w:sz w:val="24"/>
          <w:lang w:val="en-US"/>
        </w:rPr>
        <w:t xml:space="preserve">, </w:t>
      </w:r>
      <w:r w:rsidR="00503D08" w:rsidRPr="008814E3">
        <w:rPr>
          <w:rFonts w:ascii="Times New Roman" w:hAnsi="Times New Roman" w:cs="Times New Roman"/>
          <w:color w:val="020202"/>
          <w:sz w:val="24"/>
          <w:lang w:val="en-US"/>
        </w:rPr>
        <w:t xml:space="preserve">transcriptome, </w:t>
      </w:r>
      <w:r w:rsidR="009065DB" w:rsidRPr="008814E3">
        <w:rPr>
          <w:rFonts w:ascii="Times New Roman" w:hAnsi="Times New Roman" w:cs="Times New Roman"/>
          <w:color w:val="020202"/>
          <w:sz w:val="24"/>
          <w:lang w:val="en-US"/>
        </w:rPr>
        <w:t xml:space="preserve">long-read sequencing, </w:t>
      </w:r>
      <w:r w:rsidR="00F90860" w:rsidRPr="008814E3">
        <w:rPr>
          <w:rFonts w:ascii="Times New Roman" w:hAnsi="Times New Roman" w:cs="Times New Roman"/>
          <w:color w:val="020202"/>
          <w:sz w:val="24"/>
          <w:lang w:val="en-US"/>
        </w:rPr>
        <w:t xml:space="preserve">nanopore sequencing, </w:t>
      </w:r>
      <w:r w:rsidR="00D70535" w:rsidRPr="008814E3">
        <w:rPr>
          <w:rFonts w:ascii="Times New Roman" w:hAnsi="Times New Roman" w:cs="Times New Roman"/>
          <w:color w:val="020202"/>
          <w:sz w:val="24"/>
          <w:lang w:val="en-US"/>
        </w:rPr>
        <w:t xml:space="preserve">direct cDNA-sequencing, </w:t>
      </w:r>
      <w:r w:rsidR="008D59F7" w:rsidRPr="008814E3">
        <w:rPr>
          <w:rFonts w:ascii="Times New Roman" w:hAnsi="Times New Roman" w:cs="Times New Roman"/>
          <w:color w:val="020202"/>
          <w:sz w:val="24"/>
          <w:lang w:val="en-US"/>
        </w:rPr>
        <w:t xml:space="preserve">CAGE-Seq, </w:t>
      </w:r>
      <w:r w:rsidR="00F90860" w:rsidRPr="008814E3">
        <w:rPr>
          <w:rFonts w:ascii="Times New Roman" w:hAnsi="Times New Roman" w:cs="Times New Roman"/>
          <w:color w:val="020202"/>
          <w:sz w:val="24"/>
          <w:lang w:val="en-US"/>
        </w:rPr>
        <w:t>kinetic classes</w:t>
      </w:r>
    </w:p>
    <w:p w14:paraId="2EB9211B" w14:textId="31998F08" w:rsidR="004B34F4" w:rsidRPr="008814E3" w:rsidRDefault="004B34F4" w:rsidP="00573600">
      <w:pPr>
        <w:shd w:val="clear" w:color="auto" w:fill="FFFFFF"/>
        <w:spacing w:after="120" w:line="240" w:lineRule="auto"/>
        <w:jc w:val="both"/>
        <w:rPr>
          <w:rFonts w:ascii="Times New Roman" w:hAnsi="Times New Roman" w:cs="Times New Roman"/>
          <w:b/>
          <w:color w:val="020202"/>
          <w:sz w:val="28"/>
          <w:lang w:val="en-US"/>
        </w:rPr>
      </w:pPr>
    </w:p>
    <w:p w14:paraId="141608C1" w14:textId="55C4A6FE" w:rsidR="009C6F1D" w:rsidRPr="008814E3" w:rsidRDefault="009C6F1D" w:rsidP="00573600">
      <w:pPr>
        <w:shd w:val="clear" w:color="auto" w:fill="FFFFFF"/>
        <w:spacing w:after="12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Abstract</w:t>
      </w:r>
    </w:p>
    <w:p w14:paraId="47F5A2B3" w14:textId="23CBD75C" w:rsidR="002566C6" w:rsidRPr="008814E3" w:rsidRDefault="002566C6" w:rsidP="00573600">
      <w:pPr>
        <w:shd w:val="clear" w:color="auto" w:fill="FFFFFF"/>
        <w:spacing w:after="120" w:line="240" w:lineRule="auto"/>
        <w:jc w:val="both"/>
        <w:rPr>
          <w:rFonts w:ascii="Times New Roman" w:hAnsi="Times New Roman" w:cs="Times New Roman"/>
          <w:b/>
          <w:color w:val="020202"/>
          <w:sz w:val="24"/>
          <w:lang w:val="en-US"/>
        </w:rPr>
      </w:pPr>
      <w:r w:rsidRPr="008814E3">
        <w:rPr>
          <w:rFonts w:ascii="Times New Roman" w:hAnsi="Times New Roman" w:cs="Times New Roman"/>
          <w:b/>
          <w:color w:val="020202"/>
          <w:sz w:val="24"/>
          <w:lang w:val="en-US"/>
        </w:rPr>
        <w:t>Introduction</w:t>
      </w:r>
    </w:p>
    <w:p w14:paraId="33FCD35E" w14:textId="0714C647" w:rsidR="00764AC2" w:rsidRPr="00E24243" w:rsidRDefault="00A3172E"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Equid alphaherpesvirus 1 (EHV-1), a veterinary pathogen belonging to the Varicellovirus genus, is responsible for significant economic losses in the global equine sector. </w:t>
      </w:r>
      <w:r w:rsidR="00B41775" w:rsidRPr="00E24243">
        <w:rPr>
          <w:rFonts w:ascii="Times New Roman" w:hAnsi="Times New Roman" w:cs="Times New Roman"/>
          <w:sz w:val="24"/>
          <w:lang w:val="en-US"/>
        </w:rPr>
        <w:t>This research involved timescale gene expression profiling and transcriptional reannotation of this herpesvirus.</w:t>
      </w:r>
    </w:p>
    <w:p w14:paraId="5E11A4DC" w14:textId="0319C105" w:rsidR="002566C6"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Methods</w:t>
      </w:r>
    </w:p>
    <w:p w14:paraId="2D3EB77C" w14:textId="1C87D15C" w:rsidR="0000603B" w:rsidRPr="00E24243" w:rsidRDefault="0011081C"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We employed CAGE s</w:t>
      </w:r>
      <w:r w:rsidR="00764AC2" w:rsidRPr="00E24243">
        <w:rPr>
          <w:rFonts w:ascii="Times New Roman" w:hAnsi="Times New Roman" w:cs="Times New Roman"/>
          <w:sz w:val="24"/>
          <w:lang w:val="en-US"/>
        </w:rPr>
        <w:t>eq</w:t>
      </w:r>
      <w:r w:rsidRPr="00E24243">
        <w:rPr>
          <w:rFonts w:ascii="Times New Roman" w:hAnsi="Times New Roman" w:cs="Times New Roman"/>
          <w:sz w:val="24"/>
          <w:lang w:val="en-US"/>
        </w:rPr>
        <w:t xml:space="preserve">uencing </w:t>
      </w:r>
      <w:r w:rsidR="00764AC2" w:rsidRPr="00E24243">
        <w:rPr>
          <w:rFonts w:ascii="Times New Roman" w:hAnsi="Times New Roman" w:cs="Times New Roman"/>
          <w:sz w:val="24"/>
          <w:lang w:val="en-US"/>
        </w:rPr>
        <w:t xml:space="preserve">on </w:t>
      </w:r>
      <w:r w:rsidR="00B91C55" w:rsidRPr="00E24243">
        <w:rPr>
          <w:rFonts w:ascii="Times New Roman" w:hAnsi="Times New Roman" w:cs="Times New Roman"/>
          <w:sz w:val="24"/>
          <w:lang w:val="en-US"/>
        </w:rPr>
        <w:t xml:space="preserve">the </w:t>
      </w:r>
      <w:r w:rsidR="00764AC2" w:rsidRPr="00E24243">
        <w:rPr>
          <w:rFonts w:ascii="Times New Roman" w:hAnsi="Times New Roman" w:cs="Times New Roman"/>
          <w:sz w:val="24"/>
          <w:lang w:val="en-US"/>
        </w:rPr>
        <w:t>Illumina platform to determine transcript start sites</w:t>
      </w:r>
      <w:r w:rsidR="00B91C55" w:rsidRPr="00E24243">
        <w:rPr>
          <w:rFonts w:ascii="Times New Roman" w:hAnsi="Times New Roman" w:cs="Times New Roman"/>
          <w:sz w:val="24"/>
          <w:lang w:val="en-US"/>
        </w:rPr>
        <w:t>,</w:t>
      </w:r>
      <w:r w:rsidR="00764AC2" w:rsidRPr="00E24243">
        <w:rPr>
          <w:rFonts w:ascii="Times New Roman" w:hAnsi="Times New Roman" w:cs="Times New Roman"/>
          <w:sz w:val="24"/>
          <w:lang w:val="en-US"/>
        </w:rPr>
        <w:t xml:space="preserve"> alongside long-read direct cDNA sequencing on Oxford Nanopore Technology platform to detect full-length viral transcripts. Samples were collected </w:t>
      </w:r>
      <w:r w:rsidR="003E4CFA" w:rsidRPr="00E24243">
        <w:rPr>
          <w:rFonts w:ascii="Times New Roman" w:hAnsi="Times New Roman" w:cs="Times New Roman"/>
          <w:sz w:val="24"/>
          <w:lang w:val="en-US"/>
        </w:rPr>
        <w:t xml:space="preserve">in triplicate </w:t>
      </w:r>
      <w:r w:rsidR="00764AC2" w:rsidRPr="00E24243">
        <w:rPr>
          <w:rFonts w:ascii="Times New Roman" w:hAnsi="Times New Roman" w:cs="Times New Roman"/>
          <w:sz w:val="24"/>
          <w:lang w:val="en-US"/>
        </w:rPr>
        <w:t>at nine distinct stages of the viral lifecycle. We also applied protein synthesis inhibition to determine the immediate-early gene expression of the virus.</w:t>
      </w:r>
      <w:r w:rsidR="00FF71FE" w:rsidRPr="00E24243">
        <w:rPr>
          <w:rFonts w:ascii="Times New Roman" w:hAnsi="Times New Roman" w:cs="Times New Roman"/>
          <w:sz w:val="24"/>
          <w:lang w:val="en-US"/>
        </w:rPr>
        <w:t xml:space="preserve"> Earlier data on native RNA sequencing was also utilized </w:t>
      </w:r>
      <w:r w:rsidR="00A967E5" w:rsidRPr="00E24243">
        <w:rPr>
          <w:rFonts w:ascii="Times New Roman" w:hAnsi="Times New Roman" w:cs="Times New Roman"/>
          <w:sz w:val="24"/>
          <w:lang w:val="en-US"/>
        </w:rPr>
        <w:t>to validate</w:t>
      </w:r>
      <w:r w:rsidR="00FF71FE" w:rsidRPr="00E24243">
        <w:rPr>
          <w:rFonts w:ascii="Times New Roman" w:hAnsi="Times New Roman" w:cs="Times New Roman"/>
          <w:sz w:val="24"/>
          <w:lang w:val="en-US"/>
        </w:rPr>
        <w:t xml:space="preserve"> the results.</w:t>
      </w:r>
      <w:r w:rsidR="00E85AE7" w:rsidRPr="00E24243">
        <w:rPr>
          <w:rFonts w:ascii="Times New Roman" w:hAnsi="Times New Roman" w:cs="Times New Roman"/>
          <w:sz w:val="24"/>
          <w:lang w:val="en-US"/>
        </w:rPr>
        <w:t xml:space="preserve"> </w:t>
      </w:r>
      <w:r w:rsidR="0000603B" w:rsidRPr="00E24243">
        <w:rPr>
          <w:rFonts w:ascii="Times New Roman" w:hAnsi="Times New Roman" w:cs="Times New Roman"/>
          <w:sz w:val="24"/>
          <w:lang w:val="en-US"/>
        </w:rPr>
        <w:t>The sequencing data were processed using the LoRTIA and NAGATA software tools.</w:t>
      </w:r>
    </w:p>
    <w:p w14:paraId="23FDF72B" w14:textId="4B7D9EB7" w:rsidR="00E64DAA"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Results</w:t>
      </w:r>
    </w:p>
    <w:p w14:paraId="63927AC1" w14:textId="18725A8A" w:rsidR="00764AC2" w:rsidRPr="00E24243" w:rsidRDefault="00E64DAA"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time-course analysis of viral transcript expression using</w:t>
      </w:r>
      <w:r w:rsidR="00C26E12" w:rsidRPr="00E24243">
        <w:rPr>
          <w:rFonts w:ascii="Times New Roman" w:hAnsi="Times New Roman" w:cs="Times New Roman"/>
          <w:sz w:val="24"/>
          <w:lang w:val="en-US"/>
        </w:rPr>
        <w:t xml:space="preserve"> long-read</w:t>
      </w:r>
      <w:r w:rsidRPr="00E24243">
        <w:rPr>
          <w:rFonts w:ascii="Times New Roman" w:hAnsi="Times New Roman" w:cs="Times New Roman"/>
          <w:sz w:val="24"/>
          <w:lang w:val="en-US"/>
        </w:rPr>
        <w:t xml:space="preserve"> dcDN</w:t>
      </w:r>
      <w:r w:rsidR="00E30F84" w:rsidRPr="00E24243">
        <w:rPr>
          <w:rFonts w:ascii="Times New Roman" w:hAnsi="Times New Roman" w:cs="Times New Roman"/>
          <w:sz w:val="24"/>
          <w:lang w:val="en-US"/>
        </w:rPr>
        <w:t>A-Seq enabled the characterization</w:t>
      </w:r>
      <w:r w:rsidRPr="00E24243">
        <w:rPr>
          <w:rFonts w:ascii="Times New Roman" w:hAnsi="Times New Roman" w:cs="Times New Roman"/>
          <w:sz w:val="24"/>
          <w:lang w:val="en-US"/>
        </w:rPr>
        <w:t xml:space="preserve"> of these transcripts based on their kinetic </w:t>
      </w:r>
      <w:r w:rsidR="00AA329E" w:rsidRPr="00E24243">
        <w:rPr>
          <w:rFonts w:ascii="Times New Roman" w:hAnsi="Times New Roman" w:cs="Times New Roman"/>
          <w:sz w:val="24"/>
          <w:lang w:val="en-US"/>
        </w:rPr>
        <w:t>behavior</w:t>
      </w:r>
      <w:r w:rsidRPr="00E24243">
        <w:rPr>
          <w:rFonts w:ascii="Times New Roman" w:hAnsi="Times New Roman" w:cs="Times New Roman"/>
          <w:sz w:val="24"/>
          <w:lang w:val="en-US"/>
        </w:rPr>
        <w:t xml:space="preserve"> throughout the replication cycle.</w:t>
      </w:r>
      <w:r w:rsidR="00764AC2"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Furthermore, the study involved a comprehensive reannota</w:t>
      </w:r>
      <w:r w:rsidR="00C26E12" w:rsidRPr="00E24243">
        <w:rPr>
          <w:rFonts w:ascii="Times New Roman" w:hAnsi="Times New Roman" w:cs="Times New Roman"/>
          <w:sz w:val="24"/>
          <w:lang w:val="en-US"/>
        </w:rPr>
        <w:t>tion of the EHV-1 transcriptome</w:t>
      </w:r>
      <w:r w:rsidR="003D12DB" w:rsidRPr="00E24243">
        <w:rPr>
          <w:rFonts w:ascii="Times New Roman" w:hAnsi="Times New Roman" w:cs="Times New Roman"/>
          <w:sz w:val="24"/>
          <w:lang w:val="en-US"/>
        </w:rPr>
        <w:t xml:space="preserve">. CAGE analysis </w:t>
      </w:r>
      <w:r w:rsidRPr="00E24243">
        <w:rPr>
          <w:rFonts w:ascii="Times New Roman" w:hAnsi="Times New Roman" w:cs="Times New Roman"/>
          <w:sz w:val="24"/>
          <w:lang w:val="en-US"/>
        </w:rPr>
        <w:t xml:space="preserve">helped </w:t>
      </w:r>
      <w:r w:rsidR="00370CD3" w:rsidRPr="00E24243">
        <w:rPr>
          <w:rFonts w:ascii="Times New Roman" w:hAnsi="Times New Roman" w:cs="Times New Roman"/>
          <w:sz w:val="24"/>
          <w:lang w:val="en-US"/>
        </w:rPr>
        <w:t>identify</w:t>
      </w:r>
      <w:r w:rsidRPr="00E24243">
        <w:rPr>
          <w:rFonts w:ascii="Times New Roman" w:hAnsi="Times New Roman" w:cs="Times New Roman"/>
          <w:sz w:val="24"/>
          <w:lang w:val="en-US"/>
        </w:rPr>
        <w:t xml:space="preserve"> the transcription start sites and promoter regions, while d</w:t>
      </w:r>
      <w:r w:rsidR="003D12DB" w:rsidRPr="00E24243">
        <w:rPr>
          <w:rFonts w:ascii="Times New Roman" w:hAnsi="Times New Roman" w:cs="Times New Roman"/>
          <w:sz w:val="24"/>
          <w:lang w:val="en-US"/>
        </w:rPr>
        <w:t>irect cDNA sequencing</w:t>
      </w:r>
      <w:r w:rsidRPr="00E24243">
        <w:rPr>
          <w:rFonts w:ascii="Times New Roman" w:hAnsi="Times New Roman" w:cs="Times New Roman"/>
          <w:sz w:val="24"/>
          <w:lang w:val="en-US"/>
        </w:rPr>
        <w:t xml:space="preserve"> provided a more accurate </w:t>
      </w:r>
      <w:r w:rsidR="00370CD3" w:rsidRPr="00E24243">
        <w:rPr>
          <w:rFonts w:ascii="Times New Roman" w:hAnsi="Times New Roman" w:cs="Times New Roman"/>
          <w:sz w:val="24"/>
          <w:lang w:val="en-US"/>
        </w:rPr>
        <w:t>approach</w:t>
      </w:r>
      <w:r w:rsidRPr="00E24243">
        <w:rPr>
          <w:rFonts w:ascii="Times New Roman" w:hAnsi="Times New Roman" w:cs="Times New Roman"/>
          <w:sz w:val="24"/>
          <w:lang w:val="en-US"/>
        </w:rPr>
        <w:t xml:space="preserve"> </w:t>
      </w:r>
      <w:r w:rsidR="006C032B" w:rsidRPr="00E24243">
        <w:rPr>
          <w:rFonts w:ascii="Times New Roman" w:hAnsi="Times New Roman" w:cs="Times New Roman"/>
          <w:sz w:val="24"/>
          <w:lang w:val="en-US"/>
        </w:rPr>
        <w:t xml:space="preserve">to capturing </w:t>
      </w:r>
      <w:r w:rsidRPr="00E24243">
        <w:rPr>
          <w:rFonts w:ascii="Times New Roman" w:hAnsi="Times New Roman" w:cs="Times New Roman"/>
          <w:sz w:val="24"/>
          <w:lang w:val="en-US"/>
        </w:rPr>
        <w:t xml:space="preserve">full-length transcripts and isoform diversity. </w:t>
      </w:r>
      <w:r w:rsidR="006C6D1C" w:rsidRPr="00E24243">
        <w:rPr>
          <w:rFonts w:ascii="Times New Roman" w:hAnsi="Times New Roman" w:cs="Times New Roman"/>
          <w:sz w:val="24"/>
          <w:lang w:val="en-US"/>
        </w:rPr>
        <w:t xml:space="preserve">Through an integrated approach, we identified and validated </w:t>
      </w:r>
      <w:r w:rsidR="006303E5" w:rsidRPr="00E24243">
        <w:rPr>
          <w:rFonts w:ascii="Times New Roman" w:hAnsi="Times New Roman" w:cs="Times New Roman"/>
          <w:sz w:val="24"/>
          <w:lang w:val="en-US"/>
        </w:rPr>
        <w:t>numerous</w:t>
      </w:r>
      <w:r w:rsidR="006C6D1C" w:rsidRPr="00E24243">
        <w:rPr>
          <w:rFonts w:ascii="Times New Roman" w:hAnsi="Times New Roman" w:cs="Times New Roman"/>
          <w:sz w:val="24"/>
          <w:lang w:val="en-US"/>
        </w:rPr>
        <w:t xml:space="preserve"> novel </w:t>
      </w:r>
      <w:r w:rsidR="006C6D1C" w:rsidRPr="00E24243">
        <w:rPr>
          <w:rFonts w:ascii="Times New Roman" w:hAnsi="Times New Roman" w:cs="Times New Roman"/>
          <w:sz w:val="24"/>
          <w:lang w:val="en-US"/>
        </w:rPr>
        <w:lastRenderedPageBreak/>
        <w:t>transcripts, thereby refining the EHV-1 transcriptome annotation</w:t>
      </w:r>
      <w:r w:rsidR="00884441" w:rsidRPr="00E24243">
        <w:rPr>
          <w:rFonts w:ascii="Times New Roman" w:hAnsi="Times New Roman" w:cs="Times New Roman"/>
          <w:sz w:val="24"/>
          <w:lang w:val="en-US"/>
        </w:rPr>
        <w:t xml:space="preserve">. </w:t>
      </w:r>
      <w:r w:rsidR="0000603B" w:rsidRPr="00E24243">
        <w:rPr>
          <w:rFonts w:ascii="Times New Roman" w:hAnsi="Times New Roman" w:cs="Times New Roman"/>
          <w:sz w:val="24"/>
          <w:lang w:val="en-US"/>
        </w:rPr>
        <w:t>T</w:t>
      </w:r>
      <w:r w:rsidRPr="00E24243">
        <w:rPr>
          <w:rFonts w:ascii="Times New Roman" w:hAnsi="Times New Roman" w:cs="Times New Roman"/>
          <w:sz w:val="24"/>
          <w:lang w:val="en-US"/>
        </w:rPr>
        <w:t>hese methods allowed for a more detailed and accurate mapping of the EHV-1 transcriptome, uncovering previously unknown transcripts and refining the existing annotations.</w:t>
      </w:r>
    </w:p>
    <w:p w14:paraId="72D8E8EB" w14:textId="1C28E378" w:rsidR="002566C6" w:rsidRPr="00E24243" w:rsidRDefault="002566C6" w:rsidP="00573600">
      <w:pPr>
        <w:shd w:val="clear" w:color="auto" w:fill="FFFFFF"/>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Conclusions</w:t>
      </w:r>
    </w:p>
    <w:p w14:paraId="4327DFB8" w14:textId="5C495247" w:rsidR="00742F4A" w:rsidRPr="00E24243" w:rsidRDefault="004B426A" w:rsidP="00573600">
      <w:pPr>
        <w:shd w:val="clear" w:color="auto" w:fill="FFFFFF"/>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shifting patterns in transcript isoforms and overlaps suggest a sophisticated regulatory network that enables EHV-1 to precisely modulate gene expression throughout its replication cycle. The presence of multiple isoforms per gene indicates that the virus can adapt to different stages of infection by producing a variety of transcripts. This likely enhances its genomic efficiency and allows it to respond more effectively to the host's environment.</w:t>
      </w:r>
    </w:p>
    <w:p w14:paraId="6429FEE8" w14:textId="77777777" w:rsidR="004B426A" w:rsidRPr="00E24243" w:rsidRDefault="004B426A" w:rsidP="00573600">
      <w:pPr>
        <w:shd w:val="clear" w:color="auto" w:fill="FFFFFF"/>
        <w:spacing w:after="120" w:line="240" w:lineRule="auto"/>
        <w:jc w:val="both"/>
        <w:rPr>
          <w:rFonts w:ascii="Times New Roman" w:hAnsi="Times New Roman" w:cs="Times New Roman"/>
          <w:sz w:val="24"/>
          <w:lang w:val="en-US"/>
        </w:rPr>
      </w:pPr>
    </w:p>
    <w:p w14:paraId="24B109DF" w14:textId="45B5DA88" w:rsidR="007F7473" w:rsidRPr="008814E3" w:rsidRDefault="009F1F42" w:rsidP="00573600">
      <w:pPr>
        <w:shd w:val="clear" w:color="auto" w:fill="FFFFFF"/>
        <w:spacing w:after="12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Introduction</w:t>
      </w:r>
    </w:p>
    <w:p w14:paraId="399F95DF" w14:textId="29E8664F" w:rsidR="00063753" w:rsidRPr="008814E3" w:rsidRDefault="007F7473"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 xml:space="preserve">Equid alphaherpesvirus 1 (EHV-1), also referred to as </w:t>
      </w:r>
      <w:r w:rsidRPr="008814E3">
        <w:rPr>
          <w:rFonts w:ascii="Times New Roman" w:hAnsi="Times New Roman" w:cs="Times New Roman"/>
          <w:i/>
          <w:color w:val="020202"/>
          <w:sz w:val="24"/>
          <w:lang w:val="en-US"/>
        </w:rPr>
        <w:t>Varicellovirus equidalpha1</w:t>
      </w:r>
      <w:r w:rsidR="00C74F86" w:rsidRPr="008814E3">
        <w:rPr>
          <w:rFonts w:ascii="Times New Roman" w:hAnsi="Times New Roman" w:cs="Times New Roman"/>
          <w:i/>
          <w:color w:val="020202"/>
          <w:sz w:val="24"/>
          <w:lang w:val="en-US"/>
        </w:rPr>
        <w:t xml:space="preserve"> </w:t>
      </w:r>
      <w:r w:rsidR="006F598A" w:rsidRPr="008814E3">
        <w:rPr>
          <w:rFonts w:ascii="Times New Roman" w:hAnsi="Times New Roman" w:cs="Times New Roman"/>
          <w:i/>
          <w:color w:val="020202"/>
          <w:sz w:val="24"/>
          <w:lang w:val="en-US"/>
        </w:rPr>
        <w:fldChar w:fldCharType="begin"/>
      </w:r>
      <w:r w:rsidR="008B6416" w:rsidRPr="008814E3">
        <w:rPr>
          <w:rFonts w:ascii="Times New Roman" w:hAnsi="Times New Roman" w:cs="Times New Roman"/>
          <w:i/>
          <w:color w:val="020202"/>
          <w:sz w:val="24"/>
          <w:lang w:val="en-US"/>
        </w:rPr>
        <w:instrText xml:space="preserve"> ADDIN ZOTERO_ITEM CSL_CITATION {"citationID":"0E2ctJOK","properties":{"formattedCitation":"[1]","plainCitation":"[1]","noteIndex":0},"citationItems":[{"id":775,"uris":["http://zotero.org/users/local/SrvbCAEb/items/NY2DCZ4L"],"itemData":{"id":775,"type":"article-journal","container-title":"Academic Press, Harcourt Brace &amp; Company","issue":"3","title":"Encyclopedia of Virology","volume":"5","author":[{"family":"O’Callaghan","given":"DJ H.R."}],"accessed":{"date-parts":[["2024",8,21]]},"issued":{"date-parts":[["1994"]]}}}],"schema":"https://github.com/citation-style-language/schema/raw/master/csl-citation.json"} </w:instrText>
      </w:r>
      <w:r w:rsidR="006F598A" w:rsidRPr="008814E3">
        <w:rPr>
          <w:rFonts w:ascii="Times New Roman" w:hAnsi="Times New Roman" w:cs="Times New Roman"/>
          <w:i/>
          <w:color w:val="020202"/>
          <w:sz w:val="24"/>
          <w:lang w:val="en-US"/>
        </w:rPr>
        <w:fldChar w:fldCharType="separate"/>
      </w:r>
      <w:r w:rsidR="008B6416" w:rsidRPr="008814E3">
        <w:rPr>
          <w:rFonts w:ascii="Times New Roman" w:hAnsi="Times New Roman" w:cs="Times New Roman"/>
          <w:sz w:val="24"/>
          <w:lang w:val="en-US"/>
        </w:rPr>
        <w:t>[1]</w:t>
      </w:r>
      <w:r w:rsidR="006F598A" w:rsidRPr="008814E3">
        <w:rPr>
          <w:rFonts w:ascii="Times New Roman" w:hAnsi="Times New Roman" w:cs="Times New Roman"/>
          <w:i/>
          <w:color w:val="020202"/>
          <w:sz w:val="24"/>
          <w:lang w:val="en-US"/>
        </w:rPr>
        <w:fldChar w:fldCharType="end"/>
      </w:r>
      <w:r w:rsidRPr="008814E3">
        <w:rPr>
          <w:rFonts w:ascii="Times New Roman" w:hAnsi="Times New Roman" w:cs="Times New Roman"/>
          <w:color w:val="020202"/>
          <w:sz w:val="24"/>
          <w:lang w:val="en-US"/>
        </w:rPr>
        <w:t xml:space="preserve"> commonly presents with symptoms such as upper respiratory tract disease, spontaneous abortion in pregnant mares, neonatal death, and life-threatening myeloencephalopathy</w:t>
      </w:r>
      <w:r w:rsidR="006F598A" w:rsidRPr="008814E3">
        <w:rPr>
          <w:rFonts w:ascii="Times New Roman" w:hAnsi="Times New Roman" w:cs="Times New Roman"/>
          <w:color w:val="020202"/>
          <w:sz w:val="24"/>
          <w:lang w:val="en-US"/>
        </w:rPr>
        <w:t xml:space="preserve"> </w:t>
      </w:r>
      <w:r w:rsidR="006F598A"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{"citationID":"ILvpOneb","properties":{"formattedCitation":"[2]","plainCitation":"[2]","noteIndex":0},"citationItems":[{"id":779,"uris":["http://zotero.org/users/local/SrvbCAEb/items/ZHUDHUSE"],"itemData":{"id":779,"type":"article-journal","container-title":"Australian Veterinary Journal","DOI":"10.1111/j.1751-0813.1985.tb07660.x","ISSN":"0005-0423","issue":"10","journalAbbreviation":"Aust Vet J","language":"eng","note":"PMID: 3002312","page":"345-346","source":"PubMed","title":"Isolation of equine herpesvirus 1 from the brain of a horse affected with paresis","volume":"62","author":[{"family":"Carroll","given":"C. L."},{"family":"Westbury","given":"H. A."}],"issued":{"date-parts":[["1985",10]]}}}],"schema":"https://github.com/citation-style-language/schema/raw/master/csl-citation.json"} </w:instrText>
      </w:r>
      <w:r w:rsidR="006F598A"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[2]</w:t>
      </w:r>
      <w:r w:rsidR="006F598A"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 xml:space="preserve">. EHV-1 </w:t>
      </w:r>
      <w:r w:rsidR="00F02848" w:rsidRPr="008814E3">
        <w:rPr>
          <w:rFonts w:ascii="Times New Roman" w:hAnsi="Times New Roman" w:cs="Times New Roman"/>
          <w:color w:val="020202"/>
          <w:sz w:val="24"/>
          <w:lang w:val="en-US"/>
        </w:rPr>
        <w:t>contains a</w:t>
      </w:r>
      <w:r w:rsidR="003D5C85" w:rsidRPr="008814E3">
        <w:rPr>
          <w:rFonts w:ascii="Times New Roman" w:hAnsi="Times New Roman" w:cs="Times New Roman"/>
          <w:color w:val="020202"/>
          <w:sz w:val="24"/>
          <w:lang w:val="en-US"/>
        </w:rPr>
        <w:t>n approximately</w:t>
      </w:r>
      <w:r w:rsidR="00F02848" w:rsidRPr="008814E3">
        <w:rPr>
          <w:rFonts w:ascii="Times New Roman" w:hAnsi="Times New Roman" w:cs="Times New Roman"/>
          <w:color w:val="020202"/>
          <w:sz w:val="24"/>
          <w:lang w:val="en-US"/>
        </w:rPr>
        <w:t xml:space="preserve"> 150 kilobase pair double-stranded DNA genome. </w:t>
      </w:r>
      <w:r w:rsidR="0066772B" w:rsidRPr="008814E3">
        <w:rPr>
          <w:rFonts w:ascii="Times New Roman" w:hAnsi="Times New Roman" w:cs="Times New Roman"/>
          <w:color w:val="020202"/>
          <w:sz w:val="24"/>
          <w:lang w:val="en-US"/>
        </w:rPr>
        <w:t>This genome is organized into two segments designated as unique short (US) and unique long (UL) regions, both surrounded by inverted repeats (IRs)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{"citationID":"2X0BAxn5","properties":{"formattedCitation":"[3,4]","plainCitation":"[3,4]","noteIndex":0},"citationItems":[{"id":614,"uris":["http://zotero.org/users/local/SrvbCAEb/items/S2G5BL2R"],"itemData":{"id":614,"type":"article-journal","abstract":"Covers animal, insect, plant and bacterial viruses. Virus entries may include information on taxonomy and classification, genetics, evolution, epidemiology, transmission, pathogenicity, clinical features of infection, pathology and histopathology, immune response, and prevention and control.","language":"en","note":"Google-Books-ID: wpMTAQAAMAAJ","source":"Google Books","title":"Equine Herpesvirus in Encyclopedia of Virology","author":[{"family":"Webster","given":"Robert G."},{"family":"Granoff","given":"Allan"}],"issued":{"date-parts":[["1994"]]}}},{"id":616,"uris":["http://zotero.org/users/local/SrvbCAEb/items/BWNKH5CK"],"itemData":{"id":616,"type":"article-journal","container-title":"Archives of Virology","DOI":"10.1007/BF01317276","ISSN":"0304-8608","issue":"3-4","journalAbbreviation":"Arch Virol","language":"eng","note":"PMID: 1562239","page":"425-449","source":"PubMed","title":"The family Herpesviridae: an update. The Herpesvirus Study Group of the International Committee on Taxonomy of Viruses","title-short":"The family Herpesviridae","volume":"123","author":[{"family":"Roizmann","given":"B."},{"family":"Desrosiers","given":"R. C."},{"family":"Fleckenstein","given":"B."},{"family":"Lopez","given":"C."},{"family":"Minson","given":"A. C."},{"family":"Studdert","given":"M. J."}],"issued":{"date-parts":[["1992"]]}}}],"schema":"https://github.com/citation-style-language/schema/raw/master/csl-citation.json"}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[3,4]</w:t>
      </w:r>
      <w:r w:rsidR="00992749"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 xml:space="preserve">. The </w:t>
      </w:r>
      <w:r w:rsidR="007B78B9" w:rsidRPr="008814E3">
        <w:rPr>
          <w:rFonts w:ascii="Times New Roman" w:hAnsi="Times New Roman" w:cs="Times New Roman"/>
          <w:color w:val="020202"/>
          <w:sz w:val="24"/>
          <w:lang w:val="en-US"/>
        </w:rPr>
        <w:t xml:space="preserve">complete </w:t>
      </w:r>
      <w:r w:rsidR="006E1544" w:rsidRPr="008814E3">
        <w:rPr>
          <w:rFonts w:ascii="Times New Roman" w:hAnsi="Times New Roman" w:cs="Times New Roman"/>
          <w:color w:val="020202"/>
          <w:sz w:val="24"/>
          <w:lang w:val="en-US"/>
        </w:rPr>
        <w:t xml:space="preserve">viral genome </w:t>
      </w:r>
      <w:r w:rsidR="004A67AC" w:rsidRPr="008814E3">
        <w:rPr>
          <w:rFonts w:ascii="Times New Roman" w:hAnsi="Times New Roman" w:cs="Times New Roman"/>
          <w:color w:val="020202"/>
          <w:sz w:val="24"/>
          <w:lang w:val="en-US"/>
        </w:rPr>
        <w:t>contains</w:t>
      </w:r>
      <w:r w:rsidR="00AD74FF" w:rsidRPr="008814E3">
        <w:rPr>
          <w:rFonts w:ascii="Times New Roman" w:hAnsi="Times New Roman" w:cs="Times New Roman"/>
          <w:color w:val="020202"/>
          <w:sz w:val="24"/>
          <w:lang w:val="en-US"/>
        </w:rPr>
        <w:t xml:space="preserve"> 80 open reading frames (ORFs</w:t>
      </w:r>
      <w:r w:rsidR="00992749" w:rsidRPr="008814E3">
        <w:rPr>
          <w:rFonts w:ascii="Times New Roman" w:hAnsi="Times New Roman" w:cs="Times New Roman"/>
          <w:color w:val="020202"/>
          <w:sz w:val="24"/>
          <w:lang w:val="en-US"/>
        </w:rPr>
        <w:t>)</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{"citationID":"2HBTkCTB","properties":{"formattedCitation":"[5]","plainCitation":"[5]","noteIndex":0},"citationItems":[{"id":619,"uris":["http://zotero.org/users/local/SrvbCAEb/items/UXUBUEX4"],"itemData":{"id":619,"type":"article-journal","abstract":"The complete DNA sequence was determined of a pathogenic British isolate of equine herpesvirus-1, a respiratory virus which can cause abortion and neurological disease. The genome is 150,223 bp in size, has a base composition of 56.7% G + C, and contains 80 open reading frames likely to encode protein. Since four open reading frames are duplicated in the major inverted repeat, two are probably expressed as a spliced mRNA, and one may contain an internal transcriptional promoter, the genome is considered to contain 76 distinct genes. The genes are arranged collinearly with those in the genomes of the two previously sequenced alphaherpesviruses, varicella-zoster virus, and herpes simplex virus type-1, and comparisons of predicted amino acid sequences allowed the functions of many equine herpesvirus 1 proteins to be assigned.","container-title":"Virology","DOI":"10.1016/0042-6822(92)90706-u","ISSN":"0042-6822","issue":"1","journalAbbreviation":"Virology","language":"eng","note":"PMID: 1318606","page":"304-316","source":"PubMed","title":"The DNA sequence of equine herpesvirus-1","volume":"189","author":[{"family":"Telford","given":"E. A."},{"family":"Watson","given":"M. S."},{"family":"McBride","given":"K."},{"family":"Davison","given":"A. J."}],"issued":{"date-parts":[["1992",7]]}}}],"schema":"https://github.com/citation-style-language/schema/raw/master/csl-citation.json"}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[5]</w:t>
      </w:r>
      <w:r w:rsidR="00992749" w:rsidRPr="008814E3">
        <w:rPr>
          <w:rFonts w:ascii="Times New Roman" w:hAnsi="Times New Roman" w:cs="Times New Roman"/>
          <w:color w:val="020202"/>
          <w:sz w:val="24"/>
          <w:lang w:val="en-US"/>
        </w:rPr>
        <w:fldChar w:fldCharType="end"/>
      </w:r>
      <w:r w:rsidR="00AC2696" w:rsidRPr="008814E3">
        <w:rPr>
          <w:rFonts w:ascii="Times New Roman" w:hAnsi="Times New Roman" w:cs="Times New Roman"/>
          <w:color w:val="020202"/>
          <w:sz w:val="24"/>
          <w:lang w:val="en-US"/>
        </w:rPr>
        <w:t xml:space="preserve"> among which </w:t>
      </w:r>
      <w:r w:rsidR="00D7308D" w:rsidRPr="008814E3">
        <w:rPr>
          <w:rFonts w:ascii="Times New Roman" w:hAnsi="Times New Roman" w:cs="Times New Roman"/>
          <w:color w:val="020202"/>
          <w:sz w:val="24"/>
          <w:lang w:val="en-US"/>
        </w:rPr>
        <w:t>five genes (</w:t>
      </w:r>
      <w:r w:rsidR="001C33C7" w:rsidRPr="008814E3">
        <w:rPr>
          <w:rFonts w:ascii="Times New Roman" w:hAnsi="Times New Roman" w:cs="Times New Roman"/>
          <w:color w:val="020202"/>
          <w:sz w:val="24"/>
          <w:lang w:val="en-US"/>
        </w:rPr>
        <w:t>ORF</w:t>
      </w:r>
      <w:r w:rsidR="006E1544" w:rsidRPr="008814E3">
        <w:rPr>
          <w:rFonts w:ascii="Times New Roman" w:hAnsi="Times New Roman" w:cs="Times New Roman"/>
          <w:color w:val="020202"/>
          <w:sz w:val="24"/>
          <w:lang w:val="en-US"/>
        </w:rPr>
        <w:t>1, 2, 67, 71, and 75)</w:t>
      </w:r>
      <w:r w:rsidR="00AC2696" w:rsidRPr="008814E3">
        <w:rPr>
          <w:rFonts w:ascii="Times New Roman" w:hAnsi="Times New Roman" w:cs="Times New Roman"/>
          <w:color w:val="020202"/>
          <w:sz w:val="24"/>
          <w:lang w:val="en-US"/>
        </w:rPr>
        <w:t xml:space="preserve"> are</w:t>
      </w:r>
      <w:r w:rsidR="006E1544" w:rsidRPr="008814E3">
        <w:rPr>
          <w:rFonts w:ascii="Times New Roman" w:hAnsi="Times New Roman" w:cs="Times New Roman"/>
          <w:color w:val="020202"/>
          <w:sz w:val="24"/>
          <w:lang w:val="en-US"/>
        </w:rPr>
        <w:t xml:space="preserve"> absent in other alphaherpesviruses with annotate</w:t>
      </w:r>
      <w:r w:rsidR="00131995" w:rsidRPr="008814E3">
        <w:rPr>
          <w:rFonts w:ascii="Times New Roman" w:hAnsi="Times New Roman" w:cs="Times New Roman"/>
          <w:color w:val="020202"/>
          <w:sz w:val="24"/>
          <w:lang w:val="en-US"/>
        </w:rPr>
        <w:t>d genomes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{"citationID":"ztzpaj41","properties":{"formattedCitation":"[6]","plainCitation":"[6]","noteIndex":0},"citationItems":[{"id":748,"uris":["http://zotero.org/users/local/SrvbCAEb/items/K7H49U3E"],"itemData":{"id":748,"type":"article-journal","journalAbbreviation":"Infect. Dis. Livest. 2","page":"829–859","title":"Equid herpesvirus 1 and equid herpesvirus 4 infections","author":[{"family":"Allen, G., Kydd, J., Slater, J., and Smith, K.","given":""}],"issued":{"date-parts":[["2004"]]}}}],"schema":"https://github.com/citation-style-language/schema/raw/master/csl-citation.json"}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[6]</w:t>
      </w:r>
      <w:r w:rsidR="00992749" w:rsidRPr="008814E3">
        <w:rPr>
          <w:rFonts w:ascii="Times New Roman" w:hAnsi="Times New Roman" w:cs="Times New Roman"/>
          <w:color w:val="020202"/>
          <w:sz w:val="24"/>
          <w:lang w:val="en-US"/>
        </w:rPr>
        <w:fldChar w:fldCharType="end"/>
      </w:r>
      <w:r w:rsidR="00131995" w:rsidRPr="008814E3">
        <w:rPr>
          <w:rFonts w:ascii="Times New Roman" w:hAnsi="Times New Roman" w:cs="Times New Roman"/>
          <w:color w:val="020202"/>
          <w:sz w:val="24"/>
          <w:lang w:val="en-US"/>
        </w:rPr>
        <w:t xml:space="preserve">. </w:t>
      </w:r>
      <w:r w:rsidR="00164525" w:rsidRPr="008814E3">
        <w:rPr>
          <w:rFonts w:ascii="Times New Roman" w:hAnsi="Times New Roman" w:cs="Times New Roman"/>
          <w:color w:val="020202"/>
          <w:sz w:val="24"/>
          <w:lang w:val="en-US"/>
        </w:rPr>
        <w:t xml:space="preserve">Given that four </w:t>
      </w:r>
      <w:r w:rsidR="001C33C7" w:rsidRPr="008814E3">
        <w:rPr>
          <w:rFonts w:ascii="Times New Roman" w:hAnsi="Times New Roman" w:cs="Times New Roman"/>
          <w:color w:val="020202"/>
          <w:sz w:val="24"/>
          <w:lang w:val="en-US"/>
        </w:rPr>
        <w:t>ORF</w:t>
      </w:r>
      <w:r w:rsidR="00E54A33" w:rsidRPr="008814E3">
        <w:rPr>
          <w:rFonts w:ascii="Times New Roman" w:hAnsi="Times New Roman" w:cs="Times New Roman"/>
          <w:color w:val="020202"/>
          <w:sz w:val="24"/>
          <w:lang w:val="en-US"/>
        </w:rPr>
        <w:t>s are situated in the IR region, the EHV-1 genome comprises a total of 76 unique protein-coding genes.</w:t>
      </w:r>
      <w:r w:rsidR="00971E51" w:rsidRPr="008814E3">
        <w:rPr>
          <w:rFonts w:ascii="Times New Roman" w:hAnsi="Times New Roman" w:cs="Times New Roman"/>
          <w:color w:val="020202"/>
          <w:sz w:val="24"/>
          <w:lang w:val="en-US"/>
        </w:rPr>
        <w:t xml:space="preserve"> </w:t>
      </w:r>
      <w:r w:rsidR="00164525" w:rsidRPr="008814E3">
        <w:rPr>
          <w:rFonts w:ascii="Times New Roman" w:hAnsi="Times New Roman" w:cs="Times New Roman"/>
          <w:color w:val="020202"/>
          <w:sz w:val="24"/>
          <w:lang w:val="en-US"/>
        </w:rPr>
        <w:t>We note that the term '</w:t>
      </w:r>
      <w:r w:rsidR="001C33C7" w:rsidRPr="008814E3">
        <w:rPr>
          <w:rFonts w:ascii="Times New Roman" w:hAnsi="Times New Roman" w:cs="Times New Roman"/>
          <w:color w:val="020202"/>
          <w:sz w:val="24"/>
          <w:lang w:val="en-US"/>
        </w:rPr>
        <w:t>ORF</w:t>
      </w:r>
      <w:r w:rsidR="00164525" w:rsidRPr="008814E3">
        <w:rPr>
          <w:rFonts w:ascii="Times New Roman" w:hAnsi="Times New Roman" w:cs="Times New Roman"/>
          <w:color w:val="020202"/>
          <w:sz w:val="24"/>
          <w:lang w:val="en-US"/>
        </w:rPr>
        <w:t xml:space="preserve">' is used to denote the entire genes in EHV-1, not just the protein-coding parts. </w:t>
      </w:r>
      <w:r w:rsidR="006E1544" w:rsidRPr="008814E3">
        <w:rPr>
          <w:rFonts w:ascii="Times New Roman" w:hAnsi="Times New Roman" w:cs="Times New Roman"/>
          <w:color w:val="020202"/>
          <w:sz w:val="24"/>
          <w:lang w:val="en-US"/>
        </w:rPr>
        <w:t xml:space="preserve">Similar to other alphaherpesviruses, EHV-1 can either </w:t>
      </w:r>
      <w:r w:rsidR="00535207" w:rsidRPr="008814E3">
        <w:rPr>
          <w:rFonts w:ascii="Times New Roman" w:hAnsi="Times New Roman" w:cs="Times New Roman"/>
          <w:color w:val="020202"/>
          <w:sz w:val="24"/>
          <w:lang w:val="en-US"/>
        </w:rPr>
        <w:t>productively</w:t>
      </w:r>
      <w:r w:rsidR="006E1544" w:rsidRPr="008814E3">
        <w:rPr>
          <w:rFonts w:ascii="Times New Roman" w:hAnsi="Times New Roman" w:cs="Times New Roman"/>
          <w:color w:val="020202"/>
          <w:sz w:val="24"/>
          <w:lang w:val="en-US"/>
        </w:rPr>
        <w:t xml:space="preserve"> infect cells or enter a </w:t>
      </w:r>
      <w:r w:rsidR="005B2937" w:rsidRPr="008814E3">
        <w:rPr>
          <w:rFonts w:ascii="Times New Roman" w:hAnsi="Times New Roman" w:cs="Times New Roman"/>
          <w:color w:val="020202"/>
          <w:sz w:val="24"/>
          <w:lang w:val="en-US"/>
        </w:rPr>
        <w:t>latent</w:t>
      </w:r>
      <w:r w:rsidR="006E1544" w:rsidRPr="008814E3">
        <w:rPr>
          <w:rFonts w:ascii="Times New Roman" w:hAnsi="Times New Roman" w:cs="Times New Roman"/>
          <w:color w:val="020202"/>
          <w:sz w:val="24"/>
          <w:lang w:val="en-US"/>
        </w:rPr>
        <w:t xml:space="preserve"> state in specific </w:t>
      </w:r>
      <w:r w:rsidR="001220F4" w:rsidRPr="008814E3">
        <w:rPr>
          <w:rFonts w:ascii="Times New Roman" w:hAnsi="Times New Roman" w:cs="Times New Roman"/>
          <w:color w:val="020202"/>
          <w:sz w:val="24"/>
          <w:lang w:val="en-US"/>
        </w:rPr>
        <w:t>peripheral neurons</w:t>
      </w:r>
      <w:r w:rsidR="00CF7861" w:rsidRPr="008814E3">
        <w:rPr>
          <w:rFonts w:ascii="Times New Roman" w:hAnsi="Times New Roman" w:cs="Times New Roman"/>
          <w:color w:val="020202"/>
          <w:sz w:val="24"/>
          <w:lang w:val="en-US"/>
        </w:rPr>
        <w:t xml:space="preserve"> </w:t>
      </w:r>
      <w:r w:rsidR="00992749"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{"citationID":"hq7O86Iv","properties":{"formattedCitation":"[7]","plainCitation":"[7]","noteIndex":0},"citationItems":[{"id":743,"uris":["http://zotero.org/users/local/SrvbCAEb/items/54E2WZQ7"],"itemData":{"id":743,"type":"article-journal","abstract":"Equine Herpes Virus-1: Virus, Immunity and Vaccines","container-title":"The Open Veterinary Science Journal","issue":"1","source":"benthamopen.com","title":"Equine Herpes Virus-1: Virus, Immunity and Vaccines","title-short":"Equine Herpes Virus-1","URL":"https://benthamopen.com/ABSTRACT/TOVSJ-2-68","volume":"2","author":[{"family":"Paillot","given":"R."},{"family":"Case","given":"R."},{"family":"Ross","given":"J."},{"family":"Newton","given":"R."},{"family":"Nugent","given":"J."}],"accessed":{"date-parts":[["2024",6,25]]},"issued":{"date-parts":[["2008",6,19]]}}}],"schema":"https://github.com/citation-style-language/schema/raw/master/csl-citation.json"} </w:instrText>
      </w:r>
      <w:r w:rsidR="00992749"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[7]</w:t>
      </w:r>
      <w:r w:rsidR="00992749"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w:t>
      </w:r>
    </w:p>
    <w:p w14:paraId="6646C8AF" w14:textId="49548DC4" w:rsidR="00B24E07" w:rsidRPr="008814E3" w:rsidRDefault="006E1544"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EHV-1 genes fall into three categories: immediate-earl</w:t>
      </w:r>
      <w:r w:rsidR="000F38DE" w:rsidRPr="008814E3">
        <w:rPr>
          <w:rFonts w:ascii="Times New Roman" w:hAnsi="Times New Roman" w:cs="Times New Roman"/>
          <w:color w:val="020202"/>
          <w:sz w:val="24"/>
          <w:lang w:val="en-US"/>
        </w:rPr>
        <w:t>y (IE), early (E), and late (L).</w:t>
      </w:r>
      <w:r w:rsidRPr="008814E3">
        <w:rPr>
          <w:rFonts w:ascii="Times New Roman" w:hAnsi="Times New Roman" w:cs="Times New Roman"/>
          <w:color w:val="020202"/>
          <w:sz w:val="24"/>
          <w:lang w:val="en-US"/>
        </w:rPr>
        <w:t xml:space="preserve"> </w:t>
      </w:r>
      <w:r w:rsidR="000F38DE" w:rsidRPr="008814E3">
        <w:rPr>
          <w:rFonts w:ascii="Times New Roman" w:hAnsi="Times New Roman" w:cs="Times New Roman"/>
          <w:color w:val="020202"/>
          <w:sz w:val="24"/>
          <w:lang w:val="en-US"/>
        </w:rPr>
        <w:t>The regulation of these genes is governed by viral transcription factors, specif</w:t>
      </w:r>
      <w:r w:rsidR="00D7308D" w:rsidRPr="008814E3">
        <w:rPr>
          <w:rFonts w:ascii="Times New Roman" w:hAnsi="Times New Roman" w:cs="Times New Roman"/>
          <w:color w:val="020202"/>
          <w:sz w:val="24"/>
          <w:lang w:val="en-US"/>
        </w:rPr>
        <w:t xml:space="preserve">ically </w:t>
      </w:r>
      <w:r w:rsidR="001C33C7" w:rsidRPr="008814E3">
        <w:rPr>
          <w:rFonts w:ascii="Times New Roman" w:hAnsi="Times New Roman" w:cs="Times New Roman"/>
          <w:color w:val="020202"/>
          <w:sz w:val="24"/>
          <w:lang w:val="en-US"/>
        </w:rPr>
        <w:t>ORF</w:t>
      </w:r>
      <w:r w:rsidR="001C42C2" w:rsidRPr="008814E3">
        <w:rPr>
          <w:rFonts w:ascii="Times New Roman" w:hAnsi="Times New Roman" w:cs="Times New Roman"/>
          <w:color w:val="020202"/>
          <w:sz w:val="24"/>
          <w:lang w:val="en-US"/>
        </w:rPr>
        <w:t>5, 12, 63, 64, and 65</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{"citationID":"xY7ho3Bc","properties":{"formattedCitation":"[8,9]","plainCitation":"[8,9]","noteIndex":0},"citationItems":[{"id":624,"uris":["http://zotero.org/users/local/SrvbCAEb/items/6EWD2327"],"itemData":{"id":624,"type":"article-journal","abstract":"EHV-1 polypeptide synthesis was examined in productively infected rabbit kidney and hamster embryo cells. Sodium dodecyl sulfate-polyacrylamide gel electrophoresis (SDS-PAGE) analyses of extracts from [35S]methionine- and 3H-amino acid-labeled-infected and mock-infected cultures revealed the presence of 30 infected cell-specific polypeptides (ICPs) which ranged in apparent molecular weights from 16.5K to 213K. Twenty-two of these ICPs comigrated with virion structural proteins. Four ICPs (203K, 176K, 151K, 129K) were detected in extracts of infected cultures labeled in the presence or absence of actinomycin D (Act D) immediately after release from a 4-hr treatment with cycloheximide (CH). These polypeptides, which were designated as EHV-1 immediate early (alpha) ICPs, were not detected in unblocked (non-CH-treated) infected cells. The most abundant ICP was a 31.5K nonstructural protein which, in addition to a 74K protein, was detected in unblocked infected cells at 2-3 hr postinfection. These proteins appeared to be regulated as early (beta) ICPs, since neither protein was observed in Act D-treated cultures released from CH block. Twelve ICPs were classified as late (gamma) polypeptides on the basis of their reduced synthesis in cultures in which viral DNA replication was inhibited by phosphonoacetic acid. All but one (40K) of these late ICPs corresponded to virion structural proteins.","container-title":"Virology","DOI":"10.1016/0042-6822(85)90200-4","ISSN":"0042-6822","issue":"1","journalAbbreviation":"Virology","language":"eng","note":"PMID: 2990102","page":"49-61","source":"PubMed","title":"Equine herpesvirus type 1 infected cell polypeptides: evidence for immediate early/early/late regulation of viral gene expression","title-short":"Equine herpesvirus type 1 infected cell polypeptides","volume":"145","author":[{"family":"Caughman","given":"G. B."},{"family":"Staczek","given":"J."},{"family":"O'Callaghan","given":"D. J."}],"issued":{"date-parts":[["1985",8]]}}},{"id":645,"uris":["http://zotero.org/users/local/SrvbCAEb/items/95WS2VSG"],"itemData":{"id":645,"type":"article-journal","abstract":"The equine herpesvirus 1 (EHV-1) immediate-early (IE) and EICP0 proteins are potent trans-activators of EHV-1 promoters; however, in transient-transfection assays, the IE protein inhibits the trans-activation function of the EICP0 protein. Assays with IE mutant proteins revealed that its DNA-binding domain, TFIIB-binding domain, and nuclear localization signal may be important for the antagonism between the IE and EICP0 proteins. In vitro interaction assays with the purified IE and EICP0 proteins indicated that these proteins interact directly. At late times postinfection, the IE and EICP0 proteins colocalized in the nuclei of infected equine cells. Transient-transfection assays showed that the EICP0 protein trans-activated EHV-1 promoters harboring only a minimal promoter region (TATA box and cap site), suggesting that the EICP0 protein trans-activates EHV-1 promoters by interactions with general transcription factor(s). In vitro interaction assays revealed that the EICP0 protein interacted directly with the basal transcription factors TFIIB and TBP and that the EICP0 protein (amino acids [aa] 143 to 278) mediated the interaction with aa 125 to 174 of TFIIB. Our unpublished data showed that the IE protein interacts with the same domain (aa 125 to 174) of TFIIB and with TBP. Taken together, these results suggested that interaction of the EICP0 protein with the IE protein, TFIIB, and TBP may mediate the antagonism between the IE and EICP0 proteins.","container-title":"Journal of Virology","DOI":"10.1128/jvi.77.4.2675-2685.2003","ISSN":"0022-538X","issue":"4","journalAbbreviation":"J Virol","language":"eng","note":"PMID: 12552007\nPMCID: PMC141080","page":"2675-2685","source":"PubMed","title":"Interaction of the equine herpesvirus 1 EICP0 protein with the immediate-early (IE) protein, TFIIB, and TBP may mediate the antagonism between the IE and EICP0 proteins","volume":"77","author":[{"family":"Kim","given":"Seong K."},{"family":"Jang","given":"Hyung K."},{"family":"Albrecht","given":"Randy A."},{"family":"Derbigny","given":"Wilbert A."},{"family":"Zhang","given":"Yunfei"},{"family":"O'Callaghan","given":"Dennis J."}],"issued":{"date-parts":[["2003",2]]}}}],"schema":"https://github.com/citation-style-language/schema/raw/master/csl-citation.json"}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[8,9]</w:t>
      </w:r>
      <w:r w:rsidR="001758BE"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 Notably, EHV-1 has a sole IE gene</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{"citationID":"IBN4rmRz","properties":{"formattedCitation":"[10]","plainCitation":"[10]","noteIndex":0},"citationItems":[{"id":626,"uris":["http://zotero.org/users/local/SrvbCAEb/items/WKET44A6"],"itemData":{"id":626,"type":"article-journal","abstract":"The regulation of equine herpesvirus type 1 (EHV-1) transcription was examined in infected rabbit kidney cells using metabolic inhibitors. In order to map EHV-1 immediate early, early, and late transcripts, viral RNA was 32P-labeled in vivo and hybridized to EHV-1 DNA restriction fragments immobilized on nitrocellulose filters. Immediate early viral RNA was mapped to one region of the viral genome within the inverted repeat DNA sequences (map units 0.78-0.83 and 0.95-1.0). Northern blot hybridization analysis using a 32P-labeled cloned DNA probe from this region identified a single immediate early viral transcript (approximately 6 kb). Transcription of early and late genes was not restricted to any specific region on the viral genome as indicated by the ability of 32P-labeled early and late RNA to hybridize to EHV-1 restriction endonuclease fragments from both the long and short components of EHV-1 DNA. Additional experiments performed without the use of metabolic inhibitors confirmed that EHV-1 transcription is temporally regulated. The characterization of EHV-1 transcription during productive infection will serve as a reference for the analysis of viral transcripts in oncogenically transformed and persistently infected cells.","container-title":"Virology","DOI":"10.1016/0042-6822(87)90240-6","ISSN":"0042-6822","issue":"1","journalAbbreviation":"Virology","language":"eng","note":"PMID: 3033896","page":"79-87","source":"PubMed","title":"Regulation of equine herpesvirus type 1 gene expression: characterization of immediate early, early, and late transcription","title-short":"Regulation of equine herpesvirus type 1 gene expression","volume":"158","author":[{"family":"Gray","given":"W. L."},{"family":"Baumann","given":"R. P."},{"family":"Robertson","given":"A. T."},{"family":"Caughman","given":"G. B."},{"family":"O'Callaghan","given":"D. J."},{"family":"Staczek","given":"J."}],"issued":{"date-parts":[["1987",5]]}}}],"schema":"https://github.com/citation-style-language/schema/raw/master/csl-citation.json"}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[10]</w:t>
      </w:r>
      <w:r w:rsidR="001758BE" w:rsidRPr="008814E3">
        <w:rPr>
          <w:rFonts w:ascii="Times New Roman" w:hAnsi="Times New Roman" w:cs="Times New Roman"/>
          <w:color w:val="020202"/>
          <w:sz w:val="24"/>
          <w:lang w:val="en-US"/>
        </w:rPr>
        <w:fldChar w:fldCharType="end"/>
      </w:r>
      <w:r w:rsidR="00D7308D" w:rsidRPr="008814E3">
        <w:rPr>
          <w:rFonts w:ascii="Times New Roman" w:hAnsi="Times New Roman" w:cs="Times New Roman"/>
          <w:color w:val="020202"/>
          <w:sz w:val="24"/>
          <w:lang w:val="en-US"/>
        </w:rPr>
        <w:t xml:space="preserve">, </w:t>
      </w:r>
      <w:r w:rsidR="001C33C7" w:rsidRPr="008814E3">
        <w:rPr>
          <w:rFonts w:ascii="Times New Roman" w:hAnsi="Times New Roman" w:cs="Times New Roman"/>
          <w:color w:val="020202"/>
          <w:sz w:val="24"/>
          <w:lang w:val="en-US"/>
        </w:rPr>
        <w:t>ORF</w:t>
      </w:r>
      <w:r w:rsidRPr="008814E3">
        <w:rPr>
          <w:rFonts w:ascii="Times New Roman" w:hAnsi="Times New Roman" w:cs="Times New Roman"/>
          <w:color w:val="020202"/>
          <w:sz w:val="24"/>
          <w:lang w:val="en-US"/>
        </w:rPr>
        <w:t xml:space="preserve">64, which bears homology to </w:t>
      </w:r>
      <w:r w:rsidR="00C06889" w:rsidRPr="008814E3">
        <w:rPr>
          <w:rFonts w:ascii="Times New Roman" w:hAnsi="Times New Roman" w:cs="Times New Roman"/>
          <w:i/>
          <w:color w:val="020202"/>
          <w:sz w:val="24"/>
          <w:lang w:val="en-US"/>
        </w:rPr>
        <w:t>rs1</w:t>
      </w:r>
      <w:r w:rsidR="00C06889" w:rsidRPr="008814E3">
        <w:rPr>
          <w:rFonts w:ascii="Times New Roman" w:hAnsi="Times New Roman" w:cs="Times New Roman"/>
          <w:color w:val="020202"/>
          <w:sz w:val="24"/>
          <w:lang w:val="en-US"/>
        </w:rPr>
        <w:t xml:space="preserve"> gene </w:t>
      </w:r>
      <w:r w:rsidR="00E17DBD" w:rsidRPr="008814E3">
        <w:rPr>
          <w:rFonts w:ascii="Times New Roman" w:hAnsi="Times New Roman" w:cs="Times New Roman"/>
          <w:color w:val="020202"/>
          <w:sz w:val="24"/>
          <w:lang w:val="en-US"/>
        </w:rPr>
        <w:t xml:space="preserve">of herpes simplex virus type 1 (HSV-1) </w:t>
      </w:r>
      <w:r w:rsidR="00C06889" w:rsidRPr="008814E3">
        <w:rPr>
          <w:rFonts w:ascii="Times New Roman" w:hAnsi="Times New Roman" w:cs="Times New Roman"/>
          <w:color w:val="020202"/>
          <w:sz w:val="24"/>
          <w:lang w:val="en-US"/>
        </w:rPr>
        <w:t xml:space="preserve">coding for </w:t>
      </w:r>
      <w:r w:rsidR="00F62B5C" w:rsidRPr="008814E3">
        <w:rPr>
          <w:rFonts w:ascii="Times New Roman" w:hAnsi="Times New Roman" w:cs="Times New Roman"/>
          <w:color w:val="020202"/>
          <w:sz w:val="24"/>
          <w:lang w:val="en-US"/>
        </w:rPr>
        <w:t xml:space="preserve">the </w:t>
      </w:r>
      <w:r w:rsidR="00C06889" w:rsidRPr="008814E3">
        <w:rPr>
          <w:rFonts w:ascii="Times New Roman" w:hAnsi="Times New Roman" w:cs="Times New Roman"/>
          <w:color w:val="020202"/>
          <w:sz w:val="24"/>
          <w:lang w:val="en-US"/>
        </w:rPr>
        <w:t>ICP4 protein</w:t>
      </w:r>
      <w:r w:rsidRPr="008814E3">
        <w:rPr>
          <w:rFonts w:ascii="Times New Roman" w:hAnsi="Times New Roman" w:cs="Times New Roman"/>
          <w:color w:val="020202"/>
          <w:sz w:val="24"/>
          <w:lang w:val="en-US"/>
        </w:rPr>
        <w:t>. Most of the viral E genes encode enzymes required for DNA replication, whereas the L genes specify structural proteins found in the virion, such as capsid and spike proteins. Late genes are further subdivided into leaky late (L1) and true late (L2), depending on their reliance on DNA replication</w:t>
      </w:r>
      <w:r w:rsidR="00C36C2F" w:rsidRPr="008814E3">
        <w:rPr>
          <w:rFonts w:ascii="Times New Roman" w:hAnsi="Times New Roman" w:cs="Times New Roman"/>
          <w:color w:val="020202"/>
          <w:sz w:val="24"/>
          <w:lang w:val="en-US"/>
        </w:rPr>
        <w:t xml:space="preserve"> for their expression</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{"citationID":"uVqtMX9f","properties":{"formattedCitation":"[10]","plainCitation":"[10]","noteIndex":0},"citationItems":[{"id":626,"uris":["http://zotero.org/users/local/SrvbCAEb/items/WKET44A6"],"itemData":{"id":626,"type":"article-journal","abstract":"The regulation of equine herpesvirus type 1 (EHV-1) transcription was examined in infected rabbit kidney cells using metabolic inhibitors. In order to map EHV-1 immediate early, early, and late transcripts, viral RNA was 32P-labeled in vivo and hybridized to EHV-1 DNA restriction fragments immobilized on nitrocellulose filters. Immediate early viral RNA was mapped to one region of the viral genome within the inverted repeat DNA sequences (map units 0.78-0.83 and 0.95-1.0). Northern blot hybridization analysis using a 32P-labeled cloned DNA probe from this region identified a single immediate early viral transcript (approximately 6 kb). Transcription of early and late genes was not restricted to any specific region on the viral genome as indicated by the ability of 32P-labeled early and late RNA to hybridize to EHV-1 restriction endonuclease fragments from both the long and short components of EHV-1 DNA. Additional experiments performed without the use of metabolic inhibitors confirmed that EHV-1 transcription is temporally regulated. The characterization of EHV-1 transcription during productive infection will serve as a reference for the analysis of viral transcripts in oncogenically transformed and persistently infected cells.","container-title":"Virology","DOI":"10.1016/0042-6822(87)90240-6","ISSN":"0042-6822","issue":"1","journalAbbreviation":"Virology","language":"eng","note":"PMID: 3033896","page":"79-87","source":"PubMed","title":"Regulation of equine herpesvirus type 1 gene expression: characterization of immediate early, early, and late transcription","title-short":"Regulation of equine herpesvirus type 1 gene expression","volume":"158","author":[{"family":"Gray","given":"W. L."},{"family":"Baumann","given":"R. P."},{"family":"Robertson","given":"A. T."},{"family":"Caughman","given":"G. B."},{"family":"O'Callaghan","given":"D. J."},{"family":"Staczek","given":"J."}],"issued":{"date-parts":[["1987",5]]}}}],"schema":"https://github.com/citation-style-language/schema/raw/master/csl-citation.json"}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[10]</w:t>
      </w:r>
      <w:r w:rsidR="001758BE" w:rsidRPr="008814E3">
        <w:rPr>
          <w:rFonts w:ascii="Times New Roman" w:hAnsi="Times New Roman" w:cs="Times New Roman"/>
          <w:color w:val="020202"/>
          <w:sz w:val="24"/>
          <w:lang w:val="en-US"/>
        </w:rPr>
        <w:fldChar w:fldCharType="end"/>
      </w:r>
      <w:r w:rsidRPr="008814E3">
        <w:rPr>
          <w:rFonts w:ascii="Times New Roman" w:hAnsi="Times New Roman" w:cs="Times New Roman"/>
          <w:color w:val="020202"/>
          <w:sz w:val="24"/>
          <w:lang w:val="en-US"/>
        </w:rPr>
        <w:t>.</w:t>
      </w:r>
    </w:p>
    <w:p w14:paraId="707CC7DC" w14:textId="502A7B96" w:rsidR="006E1544" w:rsidRPr="008814E3" w:rsidRDefault="004328FE" w:rsidP="00573600">
      <w:pPr>
        <w:shd w:val="clear" w:color="auto" w:fill="FFFFFF"/>
        <w:spacing w:after="120" w:line="240" w:lineRule="auto"/>
        <w:jc w:val="both"/>
        <w:rPr>
          <w:rFonts w:ascii="Times New Roman" w:hAnsi="Times New Roman" w:cs="Times New Roman"/>
          <w:color w:val="020202"/>
          <w:sz w:val="24"/>
          <w:lang w:val="en-US"/>
        </w:rPr>
      </w:pPr>
      <w:r w:rsidRPr="008814E3">
        <w:rPr>
          <w:rFonts w:ascii="Times New Roman" w:hAnsi="Times New Roman" w:cs="Times New Roman"/>
          <w:color w:val="020202"/>
          <w:sz w:val="24"/>
          <w:lang w:val="en-US"/>
        </w:rPr>
        <w:t xml:space="preserve">Long-read sequencing (LRS), developed by Pacific Biosciences (PacBio) through synthesis-based sequencing and by Oxford Nanopore Technologies (ONT) through nanopore sequencing, has become essential in modern transcriptome analysis. </w:t>
      </w:r>
      <w:r w:rsidR="0071066C" w:rsidRPr="008814E3">
        <w:rPr>
          <w:rFonts w:ascii="Times New Roman" w:hAnsi="Times New Roman" w:cs="Times New Roman"/>
          <w:color w:val="020202"/>
          <w:sz w:val="24"/>
          <w:lang w:val="en-US"/>
        </w:rPr>
        <w:t>The long-read RNA sequencing</w:t>
      </w:r>
      <w:r w:rsidR="00B24E07" w:rsidRPr="008814E3">
        <w:rPr>
          <w:rFonts w:ascii="Times New Roman" w:hAnsi="Times New Roman" w:cs="Times New Roman"/>
          <w:color w:val="020202"/>
          <w:sz w:val="24"/>
          <w:lang w:val="en-US"/>
        </w:rPr>
        <w:t xml:space="preserve"> </w:t>
      </w:r>
      <w:r w:rsidR="0071066C" w:rsidRPr="008814E3">
        <w:rPr>
          <w:rFonts w:ascii="Times New Roman" w:hAnsi="Times New Roman" w:cs="Times New Roman"/>
          <w:color w:val="020202"/>
          <w:sz w:val="24"/>
          <w:lang w:val="en-US"/>
        </w:rPr>
        <w:t xml:space="preserve">(lrRNA-Seq) </w:t>
      </w:r>
      <w:r w:rsidR="00B24E07" w:rsidRPr="008814E3">
        <w:rPr>
          <w:rFonts w:ascii="Times New Roman" w:hAnsi="Times New Roman" w:cs="Times New Roman"/>
          <w:color w:val="020202"/>
          <w:sz w:val="24"/>
          <w:lang w:val="en-US"/>
        </w:rPr>
        <w:t xml:space="preserve">technique is particularly effective in identifying transcription start sites (TSSs), transcription end sites (TESs), splice sites, alternative splicing, embedded transcripts, </w:t>
      </w:r>
      <w:r w:rsidR="00A83179" w:rsidRPr="008814E3">
        <w:rPr>
          <w:rFonts w:ascii="Times New Roman" w:hAnsi="Times New Roman" w:cs="Times New Roman"/>
          <w:color w:val="020202"/>
          <w:sz w:val="24"/>
          <w:lang w:val="en-US"/>
        </w:rPr>
        <w:t>multigenic</w:t>
      </w:r>
      <w:r w:rsidR="00B24E07" w:rsidRPr="008814E3">
        <w:rPr>
          <w:rFonts w:ascii="Times New Roman" w:hAnsi="Times New Roman" w:cs="Times New Roman"/>
          <w:color w:val="020202"/>
          <w:sz w:val="24"/>
          <w:lang w:val="en-US"/>
        </w:rPr>
        <w:t xml:space="preserve"> RNA molecul</w:t>
      </w:r>
      <w:r w:rsidR="001C42C2" w:rsidRPr="008814E3">
        <w:rPr>
          <w:rFonts w:ascii="Times New Roman" w:hAnsi="Times New Roman" w:cs="Times New Roman"/>
          <w:color w:val="020202"/>
          <w:sz w:val="24"/>
          <w:lang w:val="en-US"/>
        </w:rPr>
        <w:t>es, and transcriptional overlap</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{"citationID":"oNnMQqsd","properties":{"formattedCitation":"[11]","plainCitation":"[11]","noteIndex":0},"citationItems":[{"id":320,"uris":["http://zotero.org/users/local/SrvbCAEb/items/TXHFEIBJ"],"itemData":{"id":320,"type":"article-journal","abstract":"Long-read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[11]</w:t>
      </w:r>
      <w:r w:rsidR="001758BE"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 xml:space="preserve">. While </w:t>
      </w:r>
      <w:r w:rsidR="005E12A0" w:rsidRPr="008814E3">
        <w:rPr>
          <w:rFonts w:ascii="Times New Roman" w:hAnsi="Times New Roman" w:cs="Times New Roman"/>
          <w:color w:val="020202"/>
          <w:sz w:val="24"/>
          <w:lang w:val="en-US"/>
        </w:rPr>
        <w:t xml:space="preserve">lrRNA-Seq </w:t>
      </w:r>
      <w:r w:rsidR="006E1544" w:rsidRPr="008814E3">
        <w:rPr>
          <w:rFonts w:ascii="Times New Roman" w:hAnsi="Times New Roman" w:cs="Times New Roman"/>
          <w:color w:val="020202"/>
          <w:sz w:val="24"/>
          <w:lang w:val="en-US"/>
        </w:rPr>
        <w:t>platforms can deliver full-length cDNA or native RNA sequences, they come with reduced throughput and a higher incidence of sequencing errors compared to short-</w:t>
      </w:r>
      <w:r w:rsidR="001C42C2" w:rsidRPr="008814E3">
        <w:rPr>
          <w:rFonts w:ascii="Times New Roman" w:hAnsi="Times New Roman" w:cs="Times New Roman"/>
          <w:color w:val="020202"/>
          <w:sz w:val="24"/>
          <w:lang w:val="en-US"/>
        </w:rPr>
        <w:t>read sequencing (SRS) platforms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{"citationID":"MY6jybxz","properties":{"formattedCitation":"[12\\uc0\\u8211{}17]","plainCitation":"[12–17]","noteIndex":0},"citationItems":[{"id":631,"uris":["http://zotero.org/users/local/SrvbCAEb/items/XEZV8EFE"],"itemData":{"id":631,"type":"article-journal","abstract":"The Oxford Nanopore Technologies (ONT) MinION is a new sequencing technology that potentially offers read lengths of tens of kilobases (kb) limited only by the length of DNA molecules presented to it. The device has a low capital cost, is by far the most portable DNA sequencer available, and can produce data in real-time. It has numerous prospective applications including improving genome sequence assemblies and resolution of repeat-rich regions. Before such a technology is widely adopted, it is important to assess its performance and limitations in respect of throughput and accuracy. In this study we assessed the performance of the MinION by re-sequencing three bacterial genomes, with very different nucleotide compositions ranging from 28.6% to 70.7%; the high G + C strain was underrepresented in the sequencing reads. We estimate the error rate of the MinION (after base calling) to be 38.2%. Mean and median read lengths were 2 kb and 1 kb respectively, while the longest single read was 98 kb. The whole length of a 5 kb rRNA operon was covered by a single read. As the first nanopore-based single molecule sequencer available to researchers, the MinION is an exciting prospect; however, the current error rate limits its ability to compete with existing sequencing technologies, though we do show that MinION sequence reads can enhance contiguity of de novo assembly when used in conjunction with Illumina MiSeq data.","container-title":"Biomolecular Detection and Quantification","DOI":"10.1016/j.bdq.2015.02.001","ISSN":"2214-7535","journalAbbreviation":"Biomol Detect Quantif","language":"eng","note":"PMID: 26753127\nPMCID: PMC4691839","page":"1-8","source":"PubMed","title":"Assessing the performance of the Oxford Nanopore Technologies MinION","volume":"3","author":[{"family":"Laver","given":"T."},{"family":"Harrison","given":"J."},{"family":"O'Neill","given":"P. A."},{"family":"Moore","given":"K."},{"family":"Farbos","given":"A."},{"family":"Paszkiewicz","given":"K."},{"family":"Studholme","given":"D. J."}],"issued":{"date-parts":[["2015",3]]}}},{"id":634,"uris":["http://zotero.org/users/local/SrvbCAEb/items/ED2XD2CJ"],"itemData":{"id":634,"type":"article-journal","abstract":"Single-molecule, real-time sequencing developed by Pacific BioSciences offers longer read lengths than the second-generation sequencing (SGS) technologies, making it well-suited for unsolved problems in genome, transcriptome, and epigenetics research. The highly-contiguous de novo assemblies using PacBio sequencing can close gaps in current reference assemblies and characterize structural variation (SV) in personal genomes. With longer reads, we can sequence through extended repetitive regions and detect mutations, many of which are associated with diseases. Moreover, PacBio transcriptome sequencing is advantageous for the identification of gene isoforms and facilitates reliable discoveries of novel genes and novel isoforms of annotated genes, due to its ability to sequence full-length transcripts or fragments with significant lengths. Additionally, PacBio's sequencing technique provides information that is useful for the direct detection of base modifications, such as methylation. In addition to using PacBio sequencing alone, many hybrid sequencing strategies have been developed to make use of more accurate short reads in conjunction with PacBio long reads. In general, hybrid sequencing strategies are more affordable and scalable especially for small-size laboratories than using PacBio Sequencing alone. The advent of PacBio sequencing has made available much information that could not be obtained via SGS alone.","container-title":"Genomics, Proteomics &amp; Bioinformatics","DOI":"10.1016/j.gpb.2015.08.002","ISSN":"2210-3244","issue":"5","journalAbbreviation":"Genomics Proteomics Bioinformatics","language":"eng","note":"PMID: 26542840\nPMCID: PMC4678779","page":"278-289","source":"PubMed","title":"PacBio Sequencing and Its Applications","volume":"13","author":[{"family":"Rhoads","given":"Anthony"},{"family":"Au","given":"Kin Fai"}],"issued":{"date-parts":[["2015",10]]}}},{"id":637,"uris":["http://zotero.org/users/local/SrvbCAEb/items/4X5W98W5"],"itemData":{"id":637,"type":"article-journal","abstract":"Alternative splicing (AS) generates vast transcriptomic and proteomic complexity. However, which of the myriad of detected AS events provide important biological functions is not well understood. Here, we define the largest program of functionally coordinated, neural-regulated AS described to date in mammals. Relative to all other types of AS within this program, 3-15 nucleotide \"microexons\" display the most striking evolutionary conservation and switch-like regulation. These microexons modulate the function of interaction domains of proteins involved in neurogenesis. Most neural microexons are regulated by the neuronal-specific splicing factor nSR100/SRRM4, through its binding to adjacent intronic enhancer motifs. Neural microexons are frequently misregulated in the brains of individuals with autism spectrum disorder, and this misregulation is associated with reduced levels of nSR100. The results thus reveal a highly conserved program of dynamic microexon regulation associated with the remodeling of protein-interaction networks during neurogenesis, the misregulation of which is linked to autism.","container-title":"Cell","DOI":"10.1016/j.cell.2014.11.035","ISSN":"1097-4172","issue":"7","journalAbbreviation":"Cell","language":"eng","note":"PMID: 25525873\nPMCID: PMC4390143","page":"1511-1523","source":"PubMed","title":"A highly conserved program of neuronal microexons is misregulated in autistic brains","volume":"159","author":[{"family":"Irimia","given":"Manuel"},{"family":"Weatheritt","given":"Robert J."},{"family":"Ellis","given":"Jonathan D."},{"family":"Parikshak","given":"Neelroop N."},{"family":"Gonatopoulos-Pournatzis","given":"Thomas"},{"family":"Babor","given":"Mariana"},{"family":"Quesnel-Vallières","given":"Mathieu"},{"family":"Tapial","given":"Javier"},{"family":"Raj","given":"Bushra"},{"family":"O'Hanlon","given":"Dave"},{"family":"Barrios-Rodiles","given":"Miriam"},{"family":"Sternberg","given":"Michael J. E."},{"family":"Cordes","given":"Sabine P."},{"family":"Roth","given":"Frederick P."},{"family":"Wrana","given":"Jeffrey L."},{"family":"Geschwind","given":"Daniel H."},{"family":"Blencowe","given":"Benjamin J."}],"issued":{"date-parts":[["2014",12,18]]}}},{"id":368,"uris":["http://zotero.org/users/local/SrvbCAEb/items/SM4QH5LQ"],"itemData":{"id":368,"type":"article-journal","abstract":"Whole transcriptome studies have become essential for understanding the complexity of genetic regulation. However, the conventionally applied short-read sequencing platforms cannot be used to reliably distinguish between many transcript isoforms. The Pacific Biosciences (PacBio) RS II platform is capable of reading long nucleic acid stretches in a single sequencing run. The pseudorabies virus (PRV) is an excellent system to study herpesvirus gene expression and potential interactions between the transcriptional units. In this work, non-amplified and amplified isoform sequencing protocols were used to characterize the poly(A+) fraction of the lytic transcriptome of PRV, with the aim of a complete transcriptional annotation of the viral genes. The analyses revealed a previously unrecognized complexity of the PRV transcriptome including the discovery of novel protein-coding and non-coding genes, novel mono- and polycistronic transcription units, as well as extensive transcriptional overlaps between neighboring and distal genes. This study identified non-coding transcripts overlapping all three replication origins of the PRV, which might play a role in the control of DNA synthesis. We additionally established the relative expression levels of gene products. Our investigations revealed that the whole PRV genome is utilized for transcription, including both DNA strands in all coding and intergenic regions. The genome-wide occurrence of transcript overlaps suggests a crosstalk between genes through a network formed by interacting transcriptional machineries with a potential function in the control of gene expression.","container-title":"PLOS ONE","DOI":"10.1371/journal.pone.0162868","ISSN":"1932-6203","issue":"9","journalAbbreviation":"PLOS ONE","language":"en","note":"publisher: Public Library of Science","page":"e0162868","source":"PLoS Journals","title":"Full-Length Isoform Sequencing Reveals Novel Transcripts and Substantial Transcriptional Overlaps in a Herpesvirus","volume":"11","author":[{"family":"Tombácz","given":"Dóra"},{"family":"Csabai","given":"Zsolt"},{"family":"Oláh","given":"Péter"},{"family":"Balázs","given":"Zsolt"},{"family":"Likó","given":"István"},{"family":"Zsigmond","given":"Laura"},{"family":"Sharon","given":"Donald"},{"family":"Snyder","given":"Michael"},{"family":"Boldogkői","given":"Zsolt"}],"issued":{"date-parts":[["2016",9,29]]}}},{"id":370,"uris":["http://zotero.org/users/local/SrvbCAEb/items/TFMWCR28"],"itemData":{"id":370,"type":"article-journal","abstract":"Third-generation sequencing is an emerging technology that is capable of solving several problems that earlier approaches were not able to, including the identification of transcripts isoforms and overlapping transcripts. In this study, we used long-read sequencing for the analysis of pseudorabies virus (PRV) transcriptome, including Oxford Nanopore Technologies MinION, PacBio RS-II, and Illumina HiScanSQ platforms. We also used data from our previous short-read and long-read sequencing studies for the comparison of the results and in order to confirm the obtained data. Our investigations identified 19 formerly unknown putative protein-coding genes, all of which are 5′ truncated forms of earlier annotated longer PRV genes. Additionally, we detected 19 non-coding RNAs, including 5′ and 3′ truncated transcripts without in-frame ORFs, antisense RNAs, as well as RNA molecules encoded by those parts of the viral genome where no transcription had been detected before. This study has also led to the identification of three complex transcripts and 50 distinct length isoforms, including transcription start and end variants. We also detected 121 novel transcript overlaps, and two transcripts that overlap the replication origins of PRV. Furthermore, in silico analysis revealed 145 upstream ORFs, many of which are located on the longer 5′ isoforms of the transcripts.","container-title":"Frontiers in Microbiology","ISSN":"1664-302X","source":"Frontiers","title":"Multi-Platform Sequencing Approach Reveals a Novel Transcriptome Profile in Pseudorabies Virus","URL":"https://www.frontiersin.org/articles/10.3389/fmicb.2017.02708","volume":"8","author":[{"family":"Moldován","given":"Norbert"},{"family":"Tombácz","given":"Dóra"},{"family":"Szűcs","given":"Attila"},{"family":"Csabai","given":"Zsolt"},{"family":"Snyder","given":"Michael"},{"family":"Boldogkői","given":"Zsolt"}],"accessed":{"date-parts":[["2023",11,21]]},"issued":{"date-parts":[["2018"]]}}},{"id":652,"uris":["http://zotero.org/users/local/SrvbCAEb/items/VQCR2X62"],"itemData":{"id":652,"type":"article-journal","abstract":"Long-read sequencing (LRS) has become increasingly important in RNA research due to its strength in resolving complex transcriptomic architectures. In this regard, currently two LRS platforms have demonstrated adequate performance: the Single Molecule Real-Time Sequencing by Pacific Biosciences (PacBio) and the nanopore sequencing by Oxford Nanopore Technologies (ONT). Even though these techniques produce lower coverage and are more error prone than short-read sequencing, they continue to be more successful in identifying polycistronic RNAs, transcript isoforms including splice and transcript end variants, as well as transcript overlaps. Recent reports have successfully applied LRS for the investigation of the transcriptome of viruses belonging to various families. These studies have substantially increased the number of previously known viral RNA molecules. In this work, we used the Sequel and MinION technique from PacBio and ONT, respectively, to characterize the lytic transcriptome of the herpes simplex virus type 1 (HSV-1). In most samples, we analyzed the poly(A) fraction of the transcriptome, but we also performed random oligonucleotide-based sequencing. Besides cDNA sequencing, we also carried out native RNA sequencing. Our investigations identified more than 2,300 previously undetected transcripts, including coding, and non-coding RNAs, multi-splice transcripts, as well as polycistronic and complex transcripts. Furthermore, we found previously unsubstantiated transcriptional start sites, polyadenylation sites, and splice sites. A large number of novel transcriptional overlaps were also detected. Random-primed sequencing revealed that each convergent gene pair produces non-polyadenylated read-through RNAs overlapping the partner genes. Furthermore, we identified novel replication-associated transcripts overlapping the HSV-1 replication origins, and novel LAT variants with very long 5' regions, which are co-terminal with the LAT-0.7kb transcript. Overall, our results demonstrated that the HSV-1 transcripts form an extremely complex pattern of overlaps, and that entire viral genome is transcriptionally active. In most viral genes, if not in all, both DNA strands are expressed.","container-title":"Frontiers in Genetics","DOI":"10.3389/fgene.2019.00834","ISSN":"1664-8021","journalAbbreviation":"Front Genet","language":"eng","note":"PMID: 31608102\nPMCID: PMC6769088","page":"834","source":"PubMed","title":"Multiple Long-Read Sequencing Survey of Herpes Simplex Virus Dynamic Transcriptome","volume":"10","author":[{"family":"Tombácz","given":"Dóra"},{"family":"Moldován","given":"Norbert"},{"family":"Balázs","given":"Zsolt"},{"family":"Gulyás","given":"Gábor"},{"family":"Csabai","given":"Zsolt"},{"family":"Boldogkői","given":"Miklós"},{"family":"Snyder","given":"Michael"},{"family":"Boldogkői","given":"Zsolt"}],"issued":{"date-parts":[["2019"]]}}}],"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[12–17]</w:t>
      </w:r>
      <w:r w:rsidR="001758BE" w:rsidRPr="008814E3">
        <w:rPr>
          <w:rFonts w:ascii="Times New Roman" w:hAnsi="Times New Roman" w:cs="Times New Roman"/>
          <w:color w:val="020202"/>
          <w:sz w:val="24"/>
          <w:lang w:val="en-US"/>
        </w:rPr>
        <w:fldChar w:fldCharType="end"/>
      </w:r>
      <w:r w:rsidR="001758BE" w:rsidRPr="008814E3">
        <w:rPr>
          <w:rFonts w:ascii="Times New Roman" w:hAnsi="Times New Roman" w:cs="Times New Roman"/>
          <w:color w:val="020202"/>
          <w:sz w:val="24"/>
          <w:lang w:val="en-US"/>
        </w:rPr>
        <w:t xml:space="preserve">. </w:t>
      </w:r>
      <w:r w:rsidR="00C0061F" w:rsidRPr="008814E3">
        <w:rPr>
          <w:rFonts w:ascii="Times New Roman" w:hAnsi="Times New Roman" w:cs="Times New Roman"/>
          <w:color w:val="020202"/>
          <w:sz w:val="24"/>
          <w:lang w:val="en-US"/>
        </w:rPr>
        <w:t xml:space="preserve">In transcriptomics, inaccuracies in sequencing are not a significant concern when the genomic sequence of a specific organism is well-established. </w:t>
      </w:r>
      <w:r w:rsidR="005E12A0" w:rsidRPr="008814E3">
        <w:rPr>
          <w:rFonts w:ascii="Times New Roman" w:hAnsi="Times New Roman" w:cs="Times New Roman"/>
          <w:color w:val="020202"/>
          <w:sz w:val="24"/>
          <w:lang w:val="en-US"/>
        </w:rPr>
        <w:t xml:space="preserve">The </w:t>
      </w:r>
      <w:r w:rsidR="004C4130" w:rsidRPr="008814E3">
        <w:rPr>
          <w:rFonts w:ascii="Times New Roman" w:hAnsi="Times New Roman" w:cs="Times New Roman"/>
          <w:color w:val="020202"/>
          <w:sz w:val="24"/>
          <w:lang w:val="en-US"/>
        </w:rPr>
        <w:t xml:space="preserve">lrRNA-Seq </w:t>
      </w:r>
      <w:r w:rsidR="006453AF" w:rsidRPr="008814E3">
        <w:rPr>
          <w:rFonts w:ascii="Times New Roman" w:hAnsi="Times New Roman" w:cs="Times New Roman"/>
          <w:color w:val="020202"/>
          <w:sz w:val="24"/>
          <w:lang w:val="en-US"/>
        </w:rPr>
        <w:t xml:space="preserve">technology based on ONT is highly suitable for </w:t>
      </w:r>
      <w:r w:rsidR="00D80248" w:rsidRPr="0075606C">
        <w:rPr>
          <w:rFonts w:ascii="Times New Roman" w:hAnsi="Times New Roman" w:cs="Times New Roman"/>
          <w:sz w:val="24"/>
          <w:lang w:val="en-US"/>
        </w:rPr>
        <w:t>native</w:t>
      </w:r>
      <w:r w:rsidR="006453AF" w:rsidRPr="0075606C">
        <w:rPr>
          <w:rFonts w:ascii="Times New Roman" w:hAnsi="Times New Roman" w:cs="Times New Roman"/>
          <w:sz w:val="24"/>
          <w:lang w:val="en-US"/>
        </w:rPr>
        <w:t xml:space="preserve"> </w:t>
      </w:r>
      <w:r w:rsidR="006453AF" w:rsidRPr="008814E3">
        <w:rPr>
          <w:rFonts w:ascii="Times New Roman" w:hAnsi="Times New Roman" w:cs="Times New Roman"/>
          <w:color w:val="020202"/>
          <w:sz w:val="24"/>
          <w:lang w:val="en-US"/>
        </w:rPr>
        <w:t xml:space="preserve">RNA sequencing. </w:t>
      </w:r>
      <w:r w:rsidR="0091200E" w:rsidRPr="008814E3">
        <w:rPr>
          <w:rFonts w:ascii="Times New Roman" w:hAnsi="Times New Roman" w:cs="Times New Roman"/>
          <w:color w:val="020202"/>
          <w:sz w:val="24"/>
          <w:lang w:val="en-US"/>
        </w:rPr>
        <w:t xml:space="preserve">It guarantees correct read orientation and is free from the </w:t>
      </w:r>
      <w:r w:rsidR="00EC547B" w:rsidRPr="008814E3">
        <w:rPr>
          <w:rFonts w:ascii="Times New Roman" w:hAnsi="Times New Roman" w:cs="Times New Roman"/>
          <w:color w:val="020202"/>
          <w:sz w:val="24"/>
          <w:lang w:val="en-US"/>
        </w:rPr>
        <w:t>artefacts</w:t>
      </w:r>
      <w:r w:rsidR="0091200E" w:rsidRPr="008814E3">
        <w:rPr>
          <w:rFonts w:ascii="Times New Roman" w:hAnsi="Times New Roman" w:cs="Times New Roman"/>
          <w:color w:val="020202"/>
          <w:sz w:val="24"/>
          <w:lang w:val="en-US"/>
        </w:rPr>
        <w:t xml:space="preserve"> generated by reverse transcription and PCR</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{"citationID":"lHThv2Du","properties":{"formattedCitation":"[11,18]","plainCitation":"[11,18]","noteIndex":0},"citationItems":[{"id":320,"uris":["http://zotero.org/users/local/SrvbCAEb/items/TXHFEIBJ"],"itemData":{"id":320,"type":"article-journal","abstract":"Long-read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id":414,"uris":["http://zotero.org/users/local/SrvbCAEb/items/Z3PL8WWN"],"itemData":{"id":414,"type":"article-journal","abstract":"Background: Alternative polyadenylation is commonly examined using cDNA sequencing, which is known to be affected by template-switching artifacts. However, the effects of such template-switching artifacts on alternative polyadenylation are generally disregarded, while alternative polyadenylation artifacts are attributed to internal priming.\nResults: Here, we analyzed both long-read cDNA sequencing and direct RNA sequencing data of two organisms, generated by different sequencing platforms. We developed a filtering algorithm which takes into consideration that template-switching can be a source of artifactual polyadenylation when filtering out spurious polyadenylation sites. The algorithm outperformed the conventional internal priming filters based on comparison to direct RNA sequencing data. We also showed that the polyadenylation artifacts arise in cDNA sequencing at consecutive stretches of as few as three adenines. There was no substantial difference between the lengths of poly(A) tails at the artifactual and the true transcriptional end sites even though it is expected that internal priming artifacts have shorter poly(A) tails than genuine polyadenylated reads.\nConclusions: Our findings suggest that template switching plays an important role in the generation of spurious polyadenylation and support the need for more rigorous filtering of artifactual polyadenylation sites in cDNA data, or that alternative polyadenylation should be annotated using native RNA sequencing.","container-title":"BMC Genomics","DOI":"10.1186/s12864-019-6199-7","ISSN":"1471-2164","issue":"1","journalAbbreviation":"BMC Genomics","language":"en","page":"824","source":"DOI.org (Crossref)","title":"Template-switching artifacts resemble alternative polyadenylation","volume":"20","author":[{"family":"Balázs","given":"Zsolt"},{"family":"Tombácz","given":"Dóra"},{"family":"Csabai","given":"Zsolt"},{"family":"Moldován","given":"Norbert"},{"family":"Snyder","given":"Michael"},{"family":"Boldogkői","given":"Zsolt"}],"issued":{"date-parts":[["2019",12]]}}}],"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[11,18]</w:t>
      </w:r>
      <w:r w:rsidR="001758BE" w:rsidRPr="008814E3">
        <w:rPr>
          <w:rFonts w:ascii="Times New Roman" w:hAnsi="Times New Roman" w:cs="Times New Roman"/>
          <w:color w:val="020202"/>
          <w:sz w:val="24"/>
          <w:lang w:val="en-US"/>
        </w:rPr>
        <w:fldChar w:fldCharType="end"/>
      </w:r>
      <w:r w:rsidR="0091200E" w:rsidRPr="008814E3">
        <w:rPr>
          <w:rFonts w:ascii="Times New Roman" w:hAnsi="Times New Roman" w:cs="Times New Roman"/>
          <w:color w:val="020202"/>
          <w:sz w:val="24"/>
          <w:lang w:val="en-US"/>
        </w:rPr>
        <w:t>, and it also facilitates the</w:t>
      </w:r>
      <w:r w:rsidR="00C84177" w:rsidRPr="008814E3">
        <w:rPr>
          <w:rFonts w:ascii="Times New Roman" w:hAnsi="Times New Roman" w:cs="Times New Roman"/>
          <w:color w:val="020202"/>
          <w:sz w:val="24"/>
          <w:lang w:val="en-US"/>
        </w:rPr>
        <w:t xml:space="preserve"> detection of RNA modifications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{"citationID":"vNgrJD2K","properties":{"formattedCitation":"[19]","plainCitation":"[19]","noteIndex":0},"citationItems":[{"id":431,"uris":["http://zotero.org/users/local/SrvbCAEb/items/NMRFBWYL"],"itemData":{"id":431,"type":"article-journal","abstract":"In this study, two long-read sequencing (LRS) techniques, MinION from Oxford Nanopore Technologies and Sequel from the Pacific Biosciences, were used for the transcriptional characterization of a prototype baculovirus, Autographa californica multiple nucleopolyhedrovirus. LRS is able to read full-length RNA molecules, and thereby distinguish between transcript isoforms, mono- and polycistronic RNAs, and overlapping transcripts. Altogether, we detected 875 transcript species, of which 759 were novel and 116 were annotated previously. These RNA molecules include 41 novel putative protein coding transcripts [each containing 5′-truncated in-frame open reading frames (ORFs), 14 monocistronic transcripts, 99 polygenic RNAs, 101 non-coding RNAs, and 504 untranslated region isoforms. This work also identified novel replication origin-associated transcripts, upstream ORFs, cis-regulatory sequences and poly(A) sites. We also detected RNA methylation in 99 viral genes and RNA hyper-editing in the longer 5′-UTR transcript isoform of the canonical ORF 19 transcript.","container-title":"Scientific Reports","DOI":"10.1038/s41598-022-05457-8","ISSN":"2045-2322","journalAbbreviation":"Sci Rep","note":"PMID: 35079129\nPMCID: PMC8789824","page":"1291","source":"PubMed Central","title":"Dual isoform sequencing reveals complex transcriptomic and epitranscriptomic landscapes of a prototype baculovirus","volume":"12","author":[{"family":"Torma","given":"Gábor"},{"family":"Tombácz","given":"Dóra"},{"family":"Moldován","given":"Norbert"},{"family":"Fülöp","given":"Ádám"},{"family":"Prazsák","given":"István"},{"family":"Csabai","given":"Zsolt"},{"family":"Snyder","given":"Michael"},{"family":"Boldogkői","given":"Zsolt"}],"issued":{"date-parts":[["2022",1,25]]}}}],"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[19]</w:t>
      </w:r>
      <w:r w:rsidR="001758BE" w:rsidRPr="008814E3">
        <w:rPr>
          <w:rFonts w:ascii="Times New Roman" w:hAnsi="Times New Roman" w:cs="Times New Roman"/>
          <w:color w:val="020202"/>
          <w:sz w:val="24"/>
          <w:lang w:val="en-US"/>
        </w:rPr>
        <w:fldChar w:fldCharType="end"/>
      </w:r>
      <w:r w:rsidR="006E1544" w:rsidRPr="008814E3">
        <w:rPr>
          <w:rFonts w:ascii="Times New Roman" w:hAnsi="Times New Roman" w:cs="Times New Roman"/>
          <w:color w:val="020202"/>
          <w:sz w:val="24"/>
          <w:lang w:val="en-US"/>
        </w:rPr>
        <w:t>.</w:t>
      </w:r>
      <w:r w:rsidR="004C1836" w:rsidRPr="008814E3">
        <w:rPr>
          <w:rFonts w:ascii="Times New Roman" w:hAnsi="Times New Roman" w:cs="Times New Roman"/>
          <w:color w:val="020202"/>
          <w:sz w:val="24"/>
          <w:lang w:val="en-US"/>
        </w:rPr>
        <w:t xml:space="preserve"> </w:t>
      </w:r>
    </w:p>
    <w:p w14:paraId="3C38A2F8" w14:textId="091F4CA6" w:rsidR="000B3442" w:rsidRPr="00E24243" w:rsidRDefault="00A23A2C" w:rsidP="00573600">
      <w:pPr>
        <w:shd w:val="clear" w:color="auto" w:fill="FFFFFF"/>
        <w:spacing w:after="120" w:line="240" w:lineRule="auto"/>
        <w:jc w:val="both"/>
        <w:rPr>
          <w:rFonts w:ascii="Times New Roman" w:hAnsi="Times New Roman" w:cs="Times New Roman"/>
          <w:sz w:val="24"/>
          <w:lang w:val="en-US"/>
        </w:rPr>
      </w:pPr>
      <w:r w:rsidRPr="008814E3">
        <w:rPr>
          <w:rFonts w:ascii="Times New Roman" w:hAnsi="Times New Roman" w:cs="Times New Roman"/>
          <w:color w:val="020202"/>
          <w:sz w:val="24"/>
          <w:lang w:val="en-US"/>
        </w:rPr>
        <w:t xml:space="preserve">Transcriptomic studies in herpesviruses have applied both PacBio and ONT </w:t>
      </w:r>
      <w:r w:rsidR="00DA74D4">
        <w:rPr>
          <w:rFonts w:ascii="Times New Roman" w:hAnsi="Times New Roman" w:cs="Times New Roman"/>
          <w:color w:val="020202"/>
          <w:sz w:val="24"/>
          <w:lang w:val="en-US"/>
        </w:rPr>
        <w:t>approaches</w:t>
      </w:r>
      <w:r w:rsidR="00CF7861" w:rsidRPr="008814E3">
        <w:rPr>
          <w:rFonts w:ascii="Times New Roman" w:hAnsi="Times New Roman" w:cs="Times New Roman"/>
          <w:color w:val="020202"/>
          <w:sz w:val="24"/>
          <w:lang w:val="en-US"/>
        </w:rPr>
        <w:t xml:space="preserve"> </w:t>
      </w:r>
      <w:r w:rsidR="001758BE"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BZmY0IgV","properties":{"formattedCitation":"[15,17,20\\uc0\\u8211{}26]","plainCitation":"[15,17,20–26]","noteIndex":0},"citationItems":[{"id":368,"uris":["http://zotero.org/users/local/SrvbCAEb/items/SM4QH5LQ"],"itemData":{"id":368,"type":"article-journal","abstract":"Whole transcriptome studies have become essential for understanding the complexity of genetic regulation. However, the conventionally applied short-read sequencing platforms cannot be used to reliably distinguish between many transcript isoforms. The Pacific Biosciences (PacBio) RS II platform is capable of reading long nucleic acid stretches in a single sequencing run. The pseudorabies virus (PRV) is an excellent system to study herpesvirus gene expression and potential interactions between the transcriptional units. In this work, non-amplified and amplified isoform sequencing protocols were used to characterize the poly(A+) fraction of the lytic transcriptome of PRV, with the aim of a complete transcriptional annotation of the viral genes. The analyses revealed a previously unrecognized complexity of the PRV transcriptome including the discovery of novel protein-coding and non-coding genes, novel mono- and polycistronic transcription units, as well as extensive transcriptional overlaps between neighboring and distal genes. This study identified non-coding transcripts overlapping all three replication origins of the PRV, which might play a role in the control of DNA synthesis. We additionally established the relative expression levels of gene products. Our investigations revealed that the whole PRV genome is utilized for transcription, including both DNA strands in all coding and intergenic regions. The genome-wide occurrence of transcript overlaps suggests a crosstalk between genes through a network formed by interacting transcriptional machineries with a potential function in the control of gene expression.","container-title":"PLOS ONE","DOI":"10.1371/journal.pone.0162868","ISSN":"1932-6203","issue":"9","journalAbbreviation":"PLOS ONE","language":"en","note":"publisher: Public Library of Science","page":"e0162868","source":"PLoS Journals","title":"Full-Length Isoform Sequencing Reveals Novel Transcripts and Substantial Transcriptional Overlaps in a Herpesvirus","volume":"11","author":[{"family":"Tombácz","given":"Dóra"},{"family":"Csabai","given":"Zsolt"},{"family":"Oláh","given":"Péter"},{"family":"Balázs","given":"Zsolt"},{"family":"Likó","given":"István"},{"family":"Zsigmond","given":"Laura"},{"family":"Sharon","given":"Donald"},{"family":"Snyder","given":"Michael"},{"family":"Boldogkői","given":"Zsolt"}],"issued":{"date-parts":[["2016",9,29]]}}},{"id":652,"uris":["http://zotero.org/users/local/SrvbCAEb/items/VQCR2X62"],"itemData":{"id":652,"type":"article-journal","abstract":"Long-read sequencing (LRS) has become increasingly important in RNA research due to its strength in resolving complex transcriptomic architectures. In this regard, currently two LRS platforms have demonstrated adequate performance: the Single Molecule Real-Time Sequencing by Pacific Biosciences (PacBio) and the nanopore sequencing by Oxford Nanopore Technologies (ONT). Even though these techniques produce lower coverage and are more error prone than short-read sequencing, they continue to be more successful in identifying polycistronic RNAs, transcript isoforms including splice and transcript end variants, as well as transcript overlaps. Recent reports have successfully applied LRS for the investigation of the transcriptome of viruses belonging to various families. These studies have substantially increased the number of previously known viral RNA molecules. In this work, we used the Sequel and MinION technique from PacBio and ONT, respectively, to characterize the lytic transcriptome of the herpes simplex virus type 1 (HSV-1). In most samples, we analyzed the poly(A) fraction of the transcriptome, but we also performed random oligonucleotide-based sequencing. Besides cDNA sequencing, we also carried out native RNA sequencing. Our investigations identified more than 2,300 previously undetected transcripts, including coding, and non-coding RNAs, multi-splice transcripts, as well as polycistronic and complex transcripts. Furthermore, we found previously unsubstantiated transcriptional start sites, polyadenylation sites, and splice sites. A large number of novel transcriptional overlaps were also detected. Random-primed sequencing revealed that each convergent gene pair produces non-polyadenylated read-through RNAs overlapping the partner genes. Furthermore, we identified novel replication-associated transcripts overlapping the HSV-1 replication origins, and novel LAT variants with very long 5' regions, which are co-terminal with the LAT-0.7kb transcript. Overall, our results demonstrated that the HSV-1 transcripts form an extremely complex pattern of overlaps, and that entire viral genome is transcriptionally active. In most viral genes, if not in all, both DNA strands are expressed.","container-title":"Frontiers in Genetics","DOI":"10.3389/fgene.2019.00834","ISSN":"1664-8021","journalAbbreviation":"Front Genet","language":"eng","note":"PMID: 31608102\nPMCID: PMC6769088","page":"834","source":"PubMed","title":"Multiple Long-Read Sequencing Survey of Herpes Simplex Virus Dynamic Transcriptome","volume":"10","author":[{"family":"Tombácz","given":"Dóra"},{"family":"Moldován","given":"Norbert"},{"family":"Balázs","given":"Zsolt"},{"family":"Gulyás","given":"Gábor"},{"family":"Csabai","given":"Zsolt"},{"family":"Boldogkői","given":"Miklós"},{"family":"Snyder","given":"Michael"},{"family":"Boldogkői","given":"Zsolt"}],"issued":{"date-parts":[["2019"]]}}},{"id":428,"uris":["http://zotero.org/users/local/SrvbCAEb/items/LG752KW4"],"itemData":{"id":428,"type":"article-journal","abstract":"Annotation of herpesvirus genomes has traditionally been undertaken through the detection of open reading frames and other genomic motifs, supplemented with sequencing of individual cDNAs. Second generation sequencing and high-density microarray studies have revealed vastly greater herpesvirus transcriptome complexity than is captured by existing annotation. The pervasive nature of overlapping transcription throughout herpesvirus genomes, however, poses substantial problems in resolving transcript structures using these methods alone. We present an approach that combines the unique attributes of Pacific Biosciences Iso-Seq long-read, Illumina short-read and deepCAGE (Cap Analysis of Gene Expression) sequencing to globally resolve polyadenylated isoform structures in replicating Epstein-Barr virus (EBV). Our method, Transcriptome Resolution through Integration of Multi-platform Data (TRIMD), identifies nearly 300 novel EBV transcripts, quadrupling the size of the annotated viral transcriptome. These findings illustrate an array of mechanisms through which EBV achieves functional diversity in its relatively small, compact genome including programmed alternative splicing (e.g. across the IR1 repeats), alternative promoter usage by LMP2 and other latency-associated transcripts, intergenic splicing at the BZLF2 locus, and antisense transcription and pervasive readthrough transcription throughout the genome.","container-title":"Nucleic Acids Research","DOI":"10.1093/nar/gkw629","ISSN":"0305-1048","issue":"18","journalAbbreviation":"Nucleic Acids Research","page":"e145","source":"Silverchair","title":"Global transcript structure resolution of high gene density genomes through multi-platform data integration","volume":"44","author":[{"family":"O'Grady","given":"Tina"},{"family":"Wang","given":"Xia"},{"family":"Höner zu Bentrup","given":"Kerstin"},{"family":"Baddoo","given":"Melody"},{"family":"Concha","given":"Monica"},{"family":"Flemington","given":"Erik K."}],"issued":{"date-parts":[["2016",10,14]]}}},{"id":681,"uris":["http://zotero.org/users/local/SrvbCAEb/items/RWB8GXTS"],"itemData":{"id":681,"type":"article-journal","abstract":"Long-read RNA sequencing allows for the precise characterization of full-length transcripts, which makes it an indispensable tool in transcriptomics. The human cytomegalovirus (HCMV) genome has been first sequenced in 1989 and although short-read sequencing studies have uncovered much of the complexity of its transcriptome, only few of its transcripts have been fully annotated. We hereby present a long-read RNA sequencing dataset of HCMV infected human lung fibroblast cells sequenced by the Pacific Biosciences RSII platform. Seven SMRT cells were sequenced using oligo(dT) primers to reverse transcribe poly(A)-selected RNA molecules and one library was prepared using random primers for the reverse transcription of the rRNA-depleted sample. Our dataset contains 122,636 human and 33,086 viral (HMCV strain Towne) reads. The described data include raw and processed sequencing files, and combined with other datasets, they can be used to validate transcriptome analysis tools, to compare library preparation methods, to test base calling algorithms or to identify genetic variants.","container-title":"Scientific Data","DOI":"10.1038/sdata.2017.194","ISSN":"2052-4463","journalAbbreviation":"Sci Data","note":"PMID: 29257134\nPMCID: PMC5735922","page":"170194","source":"PubMed Central","title":"Long-read sequencing of the human cytomegalovirus transcriptome with the Pacific Biosciences RSII platform","volume":"4","author":[{"family":"Balázs","given":"Zsolt"},{"family":"Tombácz","given":"Dóra"},{"family":"Szűcs","given":"Attila"},{"family":"Snyder","given":"Michael"},{"family":"Boldogkői","given":"Zsolt"}],"issued":{"date-parts":[["2017",12,19]]}}},{"id":404,"uris":["http://zotero.org/users/local/SrvbCAEb/items/AZ3EEPZ5"],"itemData":{"id":404,"type":"article-journal","abstract":"Varicella zoster virus (VZV) is a human pathogenic alphaherpesvirus harboring a relatively large DNA molecule. The VZV transcriptome has already been analyzed by microarray and short-read sequencing analyses. However, both approaches have substantial limitations when used for structural characterization of transcript isoforms, even if supplemented with primer extension or other techniques. Among others, they are inefficient in distinguishing between embedded RNA molecules, transcript isoforms, including splice and length variants, as well as between alternative polycistronic transcripts. It has been demonstrated in several studies that long-read sequencing is able to circumvent these problems.","container-title":"BMC Genomics","DOI":"10.1186/s12864-018-5267-8","ISSN":"1471-2164","issue":"1","journalAbbreviation":"BMC Genomics","page":"873","source":"BioMed Central","title":"Long-read sequencing uncovers a complex transcriptome topology in varicella zoster virus","volume":"19","author":[{"family":"Prazsák","given":"István"},{"family":"Moldován","given":"Norbert"},{"family":"Balázs","given":"Zsolt"},{"family":"Tombácz","given":"Dóra"},{"family":"Megyeri","given":"Klára"},{"family":"Szűcs","given":"Attila"},{"family":"Csabai","given":"Zsolt"},{"family":"Boldogkői","given":"Zsolt"}],"issued":{"date-parts":[["2018",12,4]]}}},{"id":192,"uris":["http://zotero.org/users/local/SrvbCAEb/items/INV6GMKY"],"itemData":{"id":192,"type":"article-journal","abstract":"Long-read sequencing (LRS) has become a standard approach for transcriptome analysis in recent years. Bovine alphaherpesvirus 1 (BoHV-1) is an important pathogen of cattle worldwide. This study reports the profiling of the dynamic lytic transcriptome of BoHV-1 using two long-read sequencing (LRS) techniques, the Oxford Nanopore Technologies MinION, and the LoopSeq synthetic LRS methods, using multiple library preparation protocols. In this work, we annotated viral mRNAs and non-coding transcripts, and a large number of transcript isoforms, including transcription start and end sites, as well as splice variants of BoHV-1. Our analysis demonstrated an extremely complex pattern of transcriptional overlaps.","container-title":"Scientific Reports","DOI":"10.1038/s41598-020-77520-1","ISSN":"2045-2322","issue":"1","journalAbbreviation":"Sci Rep","language":"eng","note":"PMID: 33235226\nPMCID: PMC7686369","page":"20496","source":"PubMed","title":"Time-course profiling of bovine alphaherpesvirus 1.1 transcriptome using multiplatform sequencing","volume":"10","author":[{"family":"Moldován","given":"Norbert"},{"family":"Torma","given":"Gábor"},{"family":"Gulyás","given":"Gábor"},{"family":"Hornyák","given":"Ákos"},{"family":"Zádori","given":"Zoltán"},{"family":"Jefferson","given":"Victoria A."},{"family":"Csabai","given":"Zsolt"},{"family":"Boldogkői","given":"Miklós"},{"family":"Tombácz","given":"Dóra"},{"family":"Meyer","given":"Florencia"},{"family":"Boldogkői","given":"Zsolt"}],"issued":{"date-parts":[["2020",11,24]]}}},{"id":769,"uris":["http://zotero.org/users/local/SrvbCAEb/items/2I8EE7AL"],"itemData":{"id":769,"type":"article-journal","abstract":"Characterizing complex viral transcriptomes by conventional RNA sequencing approaches is complicated by high gene density, overlapping reading frames, and complex splicing patterns. Direct RNA sequencing (direct RNA-seq) using nanopore arrays offers an exciting alternative whereby individual polyadenylated RNAs are sequenced directly, without the recoding and amplification biases inherent to other sequencing methodologies. Here we use direct RNA-seq to profile the herpes simplex virus type 1 (HSV-1) transcriptome during productive infection of primary cells. We show how direct RNA-seq data can be used to define transcription initiation and RNA cleavage sites associated with all polyadenylated viral RNAs and demonstrate that low level read-through transcription produces a novel class of chimeric HSV-1 transcripts, including a functional mRNA encoding a fusion of the viral E3 ubiquitin ligase ICP0 and viral membrane glycoprotein L. Thus, direct RNA-seq offers a powerful method to characterize the changing transcriptional landscape of viruses with complex genomes., Here, Depledge et al. use nanopore arrays for direct RNA sequencing to profile the HSV-1 transcriptome in productively infected cells. Sequencing of individual RNAs reveals a highly complex viral transcriptome including mRNAs encoding new viral fusion proteins derived by read-through transcription.","container-title":"Nature Communications","DOI":"10.1038/s41467-019-08734-9","ISSN":"2041-1723","journalAbbreviation":"Nat Commun","note":"PMID: 30765700\nPMCID: PMC6376126","page":"754","source":"PubMed Central","title":"Direct RNA sequencing on nanopore arrays redefines the transcriptional complexity of a viral pathogen","volume":"10","author":[{"family":"Depledge","given":"Daniel P."},{"family":"Srinivas","given":"Kalanghad Puthankalam"},{"family":"Sadaoka","given":"Tomohiko"},{"family":"Bready","given":"Devin"},{"family":"Mori","given":"Yasuko"},{"family":"Placantonakis","given":"Dimitris G."},{"family":"Mohr","given":"Ian"},{"family":"Wilson","given":"Angus C."}],"issued":{"date-parts":[["2019",2,14]]}}},{"id":765,"uris":["http://zotero.org/users/local/SrvbCAEb/items/BKSIQVDY"],"itemData":{"id":765,"type":"article-journal","abstract":"The predicted 80 open reading frames (ORFs) of herpes simplex virus 1 (HSV-1) have been intensively studied for decades. Here, we unravel the complete viral transcriptome and translatome during lytic infection with base-pair resolution by computational integration of multi-omics data. We identify a total of 201 transcripts and 284 ORFs including all known and 46 novel large ORFs. This includes a so far unknown ORF in the locus deleted in the FDA-approved oncolytic virus Imlygic. Multiple transcript isoforms expressed from individual gene loci explain translation of the vast majority of ORFs as well as N-terminal extensions (NTEs) and truncations. We show that NTEs with non-canonical start codons govern the subcellular protein localization and packaging of key viral regulators and structural proteins. We extend the current nomenclature to include all viral gene products and provide a genome browser that visualizes all the obtained data from whole genome to single-nucleotide resolution.","container-title":"Nature Communications","DOI":"10.1038/s41467-020-15992-5","ISSN":"2041-1723","issue":"1","journalAbbreviation":"Nat Commun","language":"en","license":"2020 The Author(s)","note":"publisher: Nature Publishing Group","page":"2038","source":"www.nature.com","title":"Integrative functional genomics decodes herpes simplex virus 1","volume":"11","author":[{"family":"Whisnant","given":"Adam W."},{"family":"Jürges","given":"Christopher S."},{"family":"Hennig","given":"Thomas"},{"family":"Wyler","given":"Emanuel"},{"family":"Prusty","given":"Bhupesh"},{"family":"Rutkowski","given":"Andrzej J."},{"family":"L’hernault","given":"Anne"},{"family":"Djakovic","given":"Lara"},{"family":"Göbel","given":"Margarete"},{"family":"Döring","given":"Kristina"},{"family":"Menegatti","given":"Jennifer"},{"family":"Antrobus","given":"Robin"},{"family":"Matheson","given":"Nicholas J."},{"family":"Künzig","given":"Florian W. H."},{"family":"Mastrobuoni","given":"Guido"},{"family":"Bielow","given":"Chris"},{"family":"Kempa","given":"Stefan"},{"family":"Liang","given":"Chunguang"},{"family":"Dandekar","given":"Thomas"},{"family":"Zimmer","given":"Ralf"},{"family":"Landthaler","given":"Markus"},{"family":"Grässer","given":"Friedrich"},{"family":"Lehner","given":"Paul J."},{"family":"Friedel","given":"Caroline C."},{"family":"Erhard","given":"Florian"},{"family":"Dölken","given":"Lars"}],"issued":{"date-parts":[["2020",4,27]]}},"locator":"1"},{"id":460,"uris":["http://zotero.org/users/local/SrvbCAEb/items/RKUK5TUR"],"itemData":{"id":460,"type":"article-journal","abstract":"Varicella-zoster virus (VZV), a double-stranded DNA virus, causes varicella, establishes lifelong latency in ganglionic neurons, and reactivates later in life to cause herpes zoster, commonly associated with chronic pain. The VZV genome is densely packed and produces multitudes of overlapping transcripts deriving from both strands. While 71 distinct open reading frames (ORFs) have thus far been experimentally defined, the full coding potential of VZV remains unknown. Here, we integrated multiple short-read RNA sequencing approaches with long-read direct RNA sequencing on RNA isolated from VZV-infected cells to provide a comprehensive reannotation of the lytic VZV transcriptome architecture. Through precise mapping of transcription start sites, splice junctions, and polyadenylation sites, we identified 136 distinct polyadenylated VZV RNAs that encode canonical ORFs, noncanonical ORFs, and ORF fusions, as well as putative noncoding RNAs (ncRNAs). Furthermore, we determined the kinetic class of all VZV transcripts and observed, unexpectedly, that transcripts encoding the ORF62 protein, previously designated Immediate-Early, were expressed with Late kinetics. Our work showcases the complexity of the VZV transcriptome and provides a comprehensive resource that will facilitate future functional studies of coding RNAs, ncRNAs, and the biological mechanisms underlying the regulation of viral transcription and translation during lytic VZV infection.IMPORTANCE Transcription from herpesviral genomes, executed by the host RNA polymerase II and regulated by viral proteins, results in coordinated viral gene expression to efficiently produce infectious progeny. However, the complete coding potential and regulation of viral gene expression remain ill-defined for the human alphaherpesvirus varicella-zoster virus (VZV), causative agent of both varicella and herpes zoster. Here, we present a comprehensive overview of the VZV transcriptome and the kinetic class of all identified viral transcripts, using two virus strains and two biologically relevant cell types. Additionally, our data provide an overview of how VZV diversifies its transcription from one of the smallest herpesviral genomes. Unexpectedly, the transcript encoding the major viral transactivator protein (pORF62) was expressed with Late kinetics, whereas orthologous transcripts in other alphaherpesviruses are typically expressed during the immediate early phase. Therefore, our work both establishes the architecture of the VZV transcriptome and provides insight into regulation of alphaherpesvirus gene expression.","container-title":"mBio","DOI":"10.1128/mBio.01568-20","ISSN":"2150-7511","issue":"5","journalAbbreviation":"mBio","language":"eng","note":"PMID: 33024035\nPMCID: PMC7542360","page":"e01568-20","source":"PubMed","title":"Decoding the Architecture of the Varicella-Zoster Virus Transcriptome","volume":"11","author":[{"family":"Braspenning","given":"Shirley E."},{"family":"Sadaoka","given":"Tomohiko"},{"family":"Breuer","given":"Judith"},{"family":"Verjans","given":"Georges M. G. M."},{"family":"Ouwendijk","given":"Werner J. D."},{"family":"Depledge","given":"Daniel P."}],"issued":{"date-parts":[["2020",10,6]]}}}],"schema":"https://github.com/citation-style-language/schema/raw/master/csl-citation.json"} </w:instrText>
      </w:r>
      <w:r w:rsidR="001758BE"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[15,17,20–26]</w:t>
      </w:r>
      <w:r w:rsidR="001758BE" w:rsidRPr="008814E3">
        <w:rPr>
          <w:rFonts w:ascii="Times New Roman" w:hAnsi="Times New Roman" w:cs="Times New Roman"/>
          <w:color w:val="020202"/>
          <w:sz w:val="24"/>
          <w:lang w:val="en-US"/>
        </w:rPr>
        <w:fldChar w:fldCharType="end"/>
      </w:r>
      <w:r w:rsidR="00114686" w:rsidRPr="008814E3">
        <w:rPr>
          <w:rFonts w:ascii="Times New Roman" w:hAnsi="Times New Roman" w:cs="Times New Roman"/>
          <w:color w:val="020202"/>
          <w:sz w:val="24"/>
          <w:lang w:val="en-US"/>
        </w:rPr>
        <w:t xml:space="preserve">. </w:t>
      </w:r>
      <w:r w:rsidR="00C00187" w:rsidRPr="008814E3">
        <w:rPr>
          <w:rFonts w:ascii="Times New Roman" w:hAnsi="Times New Roman" w:cs="Times New Roman"/>
          <w:color w:val="020202"/>
          <w:sz w:val="24"/>
          <w:lang w:val="en-US"/>
        </w:rPr>
        <w:t xml:space="preserve">Temporal dynamics </w:t>
      </w:r>
      <w:r w:rsidR="00C00187" w:rsidRPr="00E24243">
        <w:rPr>
          <w:rFonts w:ascii="Times New Roman" w:hAnsi="Times New Roman" w:cs="Times New Roman"/>
          <w:sz w:val="24"/>
          <w:lang w:val="en-US"/>
        </w:rPr>
        <w:t xml:space="preserve">of herpesvirus gene expression has also been examined using SRS </w:t>
      </w:r>
      <w:r w:rsidR="00DE5ABA"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{"citationID":"nunNXVw6","properties":{"formattedCitation":"[27]","plainCitation":"[27]","noteIndex":0},"citationItems":[{"id":760,"uris":["http://zotero.org/users/local/SrvbCAEb/items/A26LCPNV"],"itemData":{"id":760,"type":"article-journal","abstract":"During productive human cytomegalovirus (HCMV) infection, viral genes are expressed in a coordinated cascade that conventionally relies on the dependencies of viral genes on protein synthesis and viral DNA replication. By contrast, the transcriptional landscape of HCMV latency is poorly understood. Here, we examine viral gene expression dynamics during the establishment of both productive and latent HCMV infections. We redefine HCMV gene expression kinetics during productive infection and reveal that viral gene regulation does not represent a simple sequential cascade; many viral genes are regulated by multiple independent modules. Using our improved gene expression classification combined with transcriptome-wide measurements of the effects of a wide array of epigenetic inhibitors on viral gene expression during latency, we show that a defining feature of latency is the unique repression of immediate-early (IE) genes. Altogether, we recharacterize HCMV gene expression kinetics and reveal governing principles of lytic and latent gene expression.","container-title":"Cell Reports","DOI":"10.1016/j.celrep.2022.110653","ISSN":"2211-1247","issue":"2","journalAbbreviation":"Cell Reports","page":"110653","source":"ScienceDirect","title":"Temporal dynamics of HCMV gene expression in lytic and latent infections","volume":"39","author":[{"family":"Rozman","given":"Batsheva"},{"family":"Nachshon","given":"Aharon"},{"family":"Levi Samia","given":"Roi"},{"family":"Lavi","given":"Michael"},{"family":"Schwartz","given":"Michal"},{"family":"Stern-Ginossar","given":"Noam"}],"issued":{"date-parts":[["2022",4,12]]}}}],"schema":"https://github.com/citation-style-language/schema/raw/master/csl-citation.json"} </w:instrText>
      </w:r>
      <w:r w:rsidR="00DE5ABA"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[27]</w:t>
      </w:r>
      <w:r w:rsidR="00DE5ABA" w:rsidRPr="00E24243">
        <w:rPr>
          <w:rFonts w:ascii="Times New Roman" w:hAnsi="Times New Roman" w:cs="Times New Roman"/>
          <w:sz w:val="24"/>
          <w:lang w:val="en-US"/>
        </w:rPr>
        <w:fldChar w:fldCharType="end"/>
      </w:r>
      <w:r w:rsidR="00C00187" w:rsidRPr="00E24243">
        <w:rPr>
          <w:rFonts w:ascii="Times New Roman" w:hAnsi="Times New Roman" w:cs="Times New Roman"/>
          <w:sz w:val="24"/>
          <w:lang w:val="en-US"/>
        </w:rPr>
        <w:t xml:space="preserve">. </w:t>
      </w:r>
      <w:r w:rsidR="003E3ED1" w:rsidRPr="00E24243">
        <w:rPr>
          <w:rFonts w:ascii="Times New Roman" w:hAnsi="Times New Roman" w:cs="Times New Roman"/>
          <w:sz w:val="24"/>
          <w:lang w:val="en-US"/>
        </w:rPr>
        <w:t>Our</w:t>
      </w:r>
      <w:r w:rsidR="00114686" w:rsidRPr="00E24243">
        <w:rPr>
          <w:rFonts w:ascii="Times New Roman" w:hAnsi="Times New Roman" w:cs="Times New Roman"/>
          <w:sz w:val="24"/>
          <w:lang w:val="en-US"/>
        </w:rPr>
        <w:t xml:space="preserve"> </w:t>
      </w:r>
      <w:r w:rsidR="003F66A6" w:rsidRPr="00E24243">
        <w:rPr>
          <w:rFonts w:ascii="Times New Roman" w:hAnsi="Times New Roman" w:cs="Times New Roman"/>
          <w:sz w:val="24"/>
          <w:lang w:val="en-US"/>
        </w:rPr>
        <w:t>previous</w:t>
      </w:r>
      <w:r w:rsidR="00114686" w:rsidRPr="00E24243">
        <w:rPr>
          <w:rFonts w:ascii="Times New Roman" w:hAnsi="Times New Roman" w:cs="Times New Roman"/>
          <w:sz w:val="24"/>
          <w:lang w:val="en-US"/>
        </w:rPr>
        <w:t xml:space="preserve"> </w:t>
      </w:r>
      <w:r w:rsidR="006E1544" w:rsidRPr="00E24243">
        <w:rPr>
          <w:rFonts w:ascii="Times New Roman" w:hAnsi="Times New Roman" w:cs="Times New Roman"/>
          <w:sz w:val="24"/>
          <w:lang w:val="en-US"/>
        </w:rPr>
        <w:t xml:space="preserve">transcriptome profiling study, </w:t>
      </w:r>
      <w:r w:rsidR="00E3666E" w:rsidRPr="00E24243">
        <w:rPr>
          <w:rFonts w:ascii="Times New Roman" w:hAnsi="Times New Roman" w:cs="Times New Roman"/>
          <w:sz w:val="24"/>
          <w:lang w:val="en-US"/>
        </w:rPr>
        <w:t>which employed</w:t>
      </w:r>
      <w:r w:rsidR="006E1544" w:rsidRPr="00E24243">
        <w:rPr>
          <w:rFonts w:ascii="Times New Roman" w:hAnsi="Times New Roman" w:cs="Times New Roman"/>
          <w:sz w:val="24"/>
          <w:lang w:val="en-US"/>
        </w:rPr>
        <w:t xml:space="preserve"> a </w:t>
      </w:r>
      <w:r w:rsidR="00A67293" w:rsidRPr="00E24243">
        <w:rPr>
          <w:rFonts w:ascii="Times New Roman" w:hAnsi="Times New Roman" w:cs="Times New Roman"/>
          <w:sz w:val="24"/>
          <w:lang w:val="en-US"/>
        </w:rPr>
        <w:t>direct RNA sequencing</w:t>
      </w:r>
      <w:r w:rsidR="003F66A6" w:rsidRPr="00E24243">
        <w:rPr>
          <w:rFonts w:ascii="Times New Roman" w:hAnsi="Times New Roman" w:cs="Times New Roman"/>
          <w:sz w:val="24"/>
          <w:lang w:val="en-US"/>
        </w:rPr>
        <w:t xml:space="preserve"> </w:t>
      </w:r>
      <w:r w:rsidR="00A67293" w:rsidRPr="00E24243">
        <w:rPr>
          <w:rFonts w:ascii="Times New Roman" w:hAnsi="Times New Roman" w:cs="Times New Roman"/>
          <w:sz w:val="24"/>
          <w:lang w:val="en-US"/>
        </w:rPr>
        <w:t>(d</w:t>
      </w:r>
      <w:r w:rsidR="003F66A6" w:rsidRPr="00E24243">
        <w:rPr>
          <w:rFonts w:ascii="Times New Roman" w:hAnsi="Times New Roman" w:cs="Times New Roman"/>
          <w:sz w:val="24"/>
          <w:lang w:val="en-US"/>
        </w:rPr>
        <w:t>RNA</w:t>
      </w:r>
      <w:r w:rsidR="00A67293" w:rsidRPr="00E24243">
        <w:rPr>
          <w:rFonts w:ascii="Times New Roman" w:hAnsi="Times New Roman" w:cs="Times New Roman"/>
          <w:sz w:val="24"/>
          <w:lang w:val="en-US"/>
        </w:rPr>
        <w:t>-Seq)</w:t>
      </w:r>
      <w:r w:rsidR="006E1544" w:rsidRPr="00E24243">
        <w:rPr>
          <w:rFonts w:ascii="Times New Roman" w:hAnsi="Times New Roman" w:cs="Times New Roman"/>
          <w:sz w:val="24"/>
          <w:lang w:val="en-US"/>
        </w:rPr>
        <w:t xml:space="preserve">, </w:t>
      </w:r>
      <w:r w:rsidR="003F66A6" w:rsidRPr="00E24243">
        <w:rPr>
          <w:rFonts w:ascii="Times New Roman" w:hAnsi="Times New Roman" w:cs="Times New Roman"/>
          <w:sz w:val="24"/>
          <w:lang w:val="en-US"/>
        </w:rPr>
        <w:t>identified</w:t>
      </w:r>
      <w:r w:rsidR="002D1707" w:rsidRPr="00E24243">
        <w:rPr>
          <w:rFonts w:ascii="Times New Roman" w:hAnsi="Times New Roman" w:cs="Times New Roman"/>
          <w:sz w:val="24"/>
          <w:lang w:val="en-US"/>
        </w:rPr>
        <w:t xml:space="preserve"> </w:t>
      </w:r>
      <w:r w:rsidR="00E3666E" w:rsidRPr="00E24243">
        <w:rPr>
          <w:rFonts w:ascii="Times New Roman" w:hAnsi="Times New Roman" w:cs="Times New Roman"/>
          <w:sz w:val="24"/>
          <w:lang w:val="en-US"/>
        </w:rPr>
        <w:t xml:space="preserve">the </w:t>
      </w:r>
      <w:r w:rsidR="003F66A6" w:rsidRPr="00E24243">
        <w:rPr>
          <w:rFonts w:ascii="Times New Roman" w:hAnsi="Times New Roman" w:cs="Times New Roman"/>
          <w:sz w:val="24"/>
          <w:lang w:val="en-US"/>
        </w:rPr>
        <w:t>canonical EHV-1</w:t>
      </w:r>
      <w:r w:rsidR="006E1544" w:rsidRPr="00E24243">
        <w:rPr>
          <w:rFonts w:ascii="Times New Roman" w:hAnsi="Times New Roman" w:cs="Times New Roman"/>
          <w:sz w:val="24"/>
          <w:lang w:val="en-US"/>
        </w:rPr>
        <w:t xml:space="preserve"> transcripts, </w:t>
      </w:r>
      <w:r w:rsidR="006C7465" w:rsidRPr="00E24243">
        <w:rPr>
          <w:rFonts w:ascii="Times New Roman" w:hAnsi="Times New Roman" w:cs="Times New Roman"/>
          <w:sz w:val="24"/>
          <w:lang w:val="en-US"/>
        </w:rPr>
        <w:t>including mRNAs,</w:t>
      </w:r>
      <w:r w:rsidR="006E1544" w:rsidRPr="00E24243">
        <w:rPr>
          <w:rFonts w:ascii="Times New Roman" w:hAnsi="Times New Roman" w:cs="Times New Roman"/>
          <w:sz w:val="24"/>
          <w:lang w:val="en-US"/>
        </w:rPr>
        <w:t xml:space="preserve"> non-coding RNAs</w:t>
      </w:r>
      <w:r w:rsidR="00565C2F" w:rsidRPr="00E24243">
        <w:rPr>
          <w:rFonts w:ascii="Times New Roman" w:hAnsi="Times New Roman" w:cs="Times New Roman"/>
          <w:sz w:val="24"/>
          <w:lang w:val="en-US"/>
        </w:rPr>
        <w:t xml:space="preserve"> (ncRNAs)</w:t>
      </w:r>
      <w:r w:rsidR="006E1544" w:rsidRPr="00E24243">
        <w:rPr>
          <w:rFonts w:ascii="Times New Roman" w:hAnsi="Times New Roman" w:cs="Times New Roman"/>
          <w:sz w:val="24"/>
          <w:lang w:val="en-US"/>
        </w:rPr>
        <w:t xml:space="preserve"> and </w:t>
      </w:r>
      <w:r w:rsidR="00DA74D4" w:rsidRPr="00E24243">
        <w:rPr>
          <w:rFonts w:ascii="Times New Roman" w:hAnsi="Times New Roman" w:cs="Times New Roman"/>
          <w:sz w:val="24"/>
          <w:lang w:val="en-US"/>
        </w:rPr>
        <w:t xml:space="preserve">many </w:t>
      </w:r>
      <w:r w:rsidR="002D1707" w:rsidRPr="00E24243">
        <w:rPr>
          <w:rFonts w:ascii="Times New Roman" w:hAnsi="Times New Roman" w:cs="Times New Roman"/>
          <w:sz w:val="24"/>
          <w:lang w:val="en-US"/>
        </w:rPr>
        <w:t>long</w:t>
      </w:r>
      <w:r w:rsidR="003F66A6" w:rsidRPr="00E24243">
        <w:rPr>
          <w:rFonts w:ascii="Times New Roman" w:hAnsi="Times New Roman" w:cs="Times New Roman"/>
          <w:sz w:val="24"/>
          <w:lang w:val="en-US"/>
        </w:rPr>
        <w:t xml:space="preserve"> multi-gene transcripts </w:t>
      </w:r>
      <w:r w:rsidR="003F66A6"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{"citationID":"a2cCfMFi","properties":{"formattedCitation":"[28]","plainCitation":"[28]","noteIndex":0},"citationItems":[{"id":186,"uris":["http://zotero.org/users/local/SrvbCAEb/items/8R53DERT"],"itemData":{"id":186,"type":"article-journal","abstract":"This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3F66A6"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[28]</w:t>
      </w:r>
      <w:r w:rsidR="003F66A6" w:rsidRPr="00E24243">
        <w:rPr>
          <w:rFonts w:ascii="Times New Roman" w:hAnsi="Times New Roman" w:cs="Times New Roman"/>
          <w:sz w:val="24"/>
          <w:lang w:val="en-US"/>
        </w:rPr>
        <w:fldChar w:fldCharType="end"/>
      </w:r>
      <w:r w:rsidR="003F66A6" w:rsidRPr="00E24243">
        <w:rPr>
          <w:rFonts w:ascii="Times New Roman" w:hAnsi="Times New Roman" w:cs="Times New Roman"/>
          <w:sz w:val="24"/>
          <w:lang w:val="en-US"/>
        </w:rPr>
        <w:t>.</w:t>
      </w:r>
      <w:r w:rsidR="005E12A0" w:rsidRPr="00E24243">
        <w:rPr>
          <w:rFonts w:ascii="Times New Roman" w:hAnsi="Times New Roman" w:cs="Times New Roman"/>
          <w:sz w:val="24"/>
          <w:lang w:val="en-US"/>
        </w:rPr>
        <w:t xml:space="preserve"> </w:t>
      </w:r>
      <w:r w:rsidR="00064B90" w:rsidRPr="00E24243">
        <w:rPr>
          <w:rFonts w:ascii="Times New Roman" w:hAnsi="Times New Roman" w:cs="Times New Roman"/>
          <w:sz w:val="24"/>
          <w:lang w:val="en-US"/>
        </w:rPr>
        <w:t xml:space="preserve">However, </w:t>
      </w:r>
      <w:r w:rsidR="00A67293" w:rsidRPr="00E24243">
        <w:rPr>
          <w:rFonts w:ascii="Times New Roman" w:hAnsi="Times New Roman" w:cs="Times New Roman"/>
          <w:sz w:val="24"/>
          <w:lang w:val="en-US"/>
        </w:rPr>
        <w:t>native RNA sequencing</w:t>
      </w:r>
      <w:r w:rsidR="00064B90" w:rsidRPr="00E24243">
        <w:rPr>
          <w:rFonts w:ascii="Times New Roman" w:hAnsi="Times New Roman" w:cs="Times New Roman"/>
          <w:sz w:val="24"/>
          <w:lang w:val="en-US"/>
        </w:rPr>
        <w:t xml:space="preserve"> has </w:t>
      </w:r>
      <w:r w:rsidR="00064B90" w:rsidRPr="00E24243">
        <w:rPr>
          <w:rFonts w:ascii="Times New Roman" w:hAnsi="Times New Roman" w:cs="Times New Roman"/>
          <w:sz w:val="24"/>
          <w:lang w:val="en-US"/>
        </w:rPr>
        <w:lastRenderedPageBreak/>
        <w:t>limitations in accura</w:t>
      </w:r>
      <w:r w:rsidR="00010030" w:rsidRPr="00E24243">
        <w:rPr>
          <w:rFonts w:ascii="Times New Roman" w:hAnsi="Times New Roman" w:cs="Times New Roman"/>
          <w:sz w:val="24"/>
          <w:lang w:val="en-US"/>
        </w:rPr>
        <w:t>tely identifying TSSs due to 5'-</w:t>
      </w:r>
      <w:r w:rsidR="00064B90" w:rsidRPr="00E24243">
        <w:rPr>
          <w:rFonts w:ascii="Times New Roman" w:hAnsi="Times New Roman" w:cs="Times New Roman"/>
          <w:sz w:val="24"/>
          <w:lang w:val="en-US"/>
        </w:rPr>
        <w:t>truncation caused by motor protein stalling during sequencing. To address this and refine the EHV-1 transcriptome annotation, we integrated cap analysis of gene expression sequencing (CAGE-Seq) with direct cDNA sequencing (dcDNA-Seq). CAGE-Seq provides high-resolution TSS mapping, while dcDNA-Seq captures full-le</w:t>
      </w:r>
      <w:r w:rsidR="00010030" w:rsidRPr="00E24243">
        <w:rPr>
          <w:rFonts w:ascii="Times New Roman" w:hAnsi="Times New Roman" w:cs="Times New Roman"/>
          <w:sz w:val="24"/>
          <w:lang w:val="en-US"/>
        </w:rPr>
        <w:t>ngth transcripts without the 5'-</w:t>
      </w:r>
      <w:r w:rsidR="00064B90" w:rsidRPr="00E24243">
        <w:rPr>
          <w:rFonts w:ascii="Times New Roman" w:hAnsi="Times New Roman" w:cs="Times New Roman"/>
          <w:sz w:val="24"/>
          <w:lang w:val="en-US"/>
        </w:rPr>
        <w:t xml:space="preserve">truncation issues of dRNA-Seq. </w:t>
      </w:r>
      <w:r w:rsidR="00375579" w:rsidRPr="00E24243">
        <w:rPr>
          <w:rFonts w:ascii="Times New Roman" w:hAnsi="Times New Roman" w:cs="Times New Roman"/>
          <w:sz w:val="24"/>
          <w:lang w:val="en-US"/>
        </w:rPr>
        <w:t xml:space="preserve">This combined approach enabled us to identify novel transcript isoforms and validate previously identified RNA molecules with greater accuracy. </w:t>
      </w:r>
      <w:r w:rsidR="003C64D6" w:rsidRPr="00E24243">
        <w:rPr>
          <w:rFonts w:ascii="Times New Roman" w:hAnsi="Times New Roman" w:cs="Times New Roman"/>
          <w:sz w:val="24"/>
          <w:lang w:val="en-US"/>
        </w:rPr>
        <w:t xml:space="preserve">Using dcDNA-Seq, we determined the sequences of 27 samples collected at nine time points spanning 1 to 48 hours post-infection (hpi), with three replicates per time point. </w:t>
      </w:r>
      <w:r w:rsidR="00064B90" w:rsidRPr="00E24243">
        <w:rPr>
          <w:rFonts w:ascii="Times New Roman" w:hAnsi="Times New Roman" w:cs="Times New Roman"/>
          <w:sz w:val="24"/>
          <w:lang w:val="en-US"/>
        </w:rPr>
        <w:t xml:space="preserve">This extensive temporal sampling captured the full dynamics of viral gene expression across the complete infection cycle. By </w:t>
      </w:r>
      <w:r w:rsidR="00AA329E" w:rsidRPr="00E24243">
        <w:rPr>
          <w:rFonts w:ascii="Times New Roman" w:hAnsi="Times New Roman" w:cs="Times New Roman"/>
          <w:sz w:val="24"/>
          <w:lang w:val="en-US"/>
        </w:rPr>
        <w:t>analyzing</w:t>
      </w:r>
      <w:r w:rsidR="00064B90" w:rsidRPr="00E24243">
        <w:rPr>
          <w:rFonts w:ascii="Times New Roman" w:hAnsi="Times New Roman" w:cs="Times New Roman"/>
          <w:sz w:val="24"/>
          <w:lang w:val="en-US"/>
        </w:rPr>
        <w:t xml:space="preserve"> th</w:t>
      </w:r>
      <w:r w:rsidR="00AC0404" w:rsidRPr="00E24243">
        <w:rPr>
          <w:rFonts w:ascii="Times New Roman" w:hAnsi="Times New Roman" w:cs="Times New Roman"/>
          <w:sz w:val="24"/>
          <w:lang w:val="en-US"/>
        </w:rPr>
        <w:t>is</w:t>
      </w:r>
      <w:r w:rsidR="00A66D45" w:rsidRPr="00E24243">
        <w:rPr>
          <w:rFonts w:ascii="Times New Roman" w:hAnsi="Times New Roman" w:cs="Times New Roman"/>
          <w:sz w:val="24"/>
          <w:lang w:val="en-US"/>
        </w:rPr>
        <w:t xml:space="preserve"> time-resolved </w:t>
      </w:r>
      <w:r w:rsidR="00064B90" w:rsidRPr="00E24243">
        <w:rPr>
          <w:rFonts w:ascii="Times New Roman" w:hAnsi="Times New Roman" w:cs="Times New Roman"/>
          <w:sz w:val="24"/>
          <w:lang w:val="en-US"/>
        </w:rPr>
        <w:t xml:space="preserve">data, we clustered genes into </w:t>
      </w:r>
      <w:r w:rsidR="00064B90" w:rsidRPr="00E24243">
        <w:rPr>
          <w:rFonts w:ascii="Times New Roman" w:hAnsi="Times New Roman" w:cs="Times New Roman"/>
          <w:i/>
          <w:sz w:val="24"/>
          <w:lang w:val="en-US"/>
        </w:rPr>
        <w:t>de novo</w:t>
      </w:r>
      <w:r w:rsidR="00064B90" w:rsidRPr="00E24243">
        <w:rPr>
          <w:rFonts w:ascii="Times New Roman" w:hAnsi="Times New Roman" w:cs="Times New Roman"/>
          <w:sz w:val="24"/>
          <w:lang w:val="en-US"/>
        </w:rPr>
        <w:t xml:space="preserve"> kinetic classes based on their expression dynamics. </w:t>
      </w:r>
    </w:p>
    <w:p w14:paraId="6147C06F" w14:textId="77777777" w:rsidR="00064B90" w:rsidRPr="00E24243" w:rsidRDefault="00064B90" w:rsidP="00573600">
      <w:pPr>
        <w:shd w:val="clear" w:color="auto" w:fill="FFFFFF"/>
        <w:spacing w:after="120" w:line="240" w:lineRule="auto"/>
        <w:jc w:val="both"/>
        <w:rPr>
          <w:rFonts w:ascii="Times New Roman" w:hAnsi="Times New Roman" w:cs="Times New Roman"/>
          <w:sz w:val="24"/>
          <w:lang w:val="en-US"/>
        </w:rPr>
      </w:pPr>
    </w:p>
    <w:p w14:paraId="5379C098" w14:textId="103DDAAD" w:rsidR="00D44670" w:rsidRPr="00E24243" w:rsidRDefault="00D44670"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Methods</w:t>
      </w:r>
    </w:p>
    <w:p w14:paraId="38B56AF2" w14:textId="56064A2D" w:rsidR="007839F3" w:rsidRPr="008814E3" w:rsidRDefault="00D44670" w:rsidP="00573600">
      <w:pPr>
        <w:pStyle w:val="Cmsor2"/>
        <w:keepNext w:val="0"/>
        <w:keepLines w:val="0"/>
        <w:shd w:val="clear" w:color="auto" w:fill="FFFFFF"/>
        <w:spacing w:before="0" w:line="240" w:lineRule="auto"/>
        <w:jc w:val="both"/>
        <w:rPr>
          <w:rFonts w:ascii="Times New Roman" w:hAnsi="Times New Roman" w:cs="Times New Roman"/>
          <w:b/>
          <w:color w:val="020202"/>
          <w:sz w:val="24"/>
          <w:lang w:val="en-US"/>
        </w:rPr>
      </w:pPr>
      <w:bookmarkStart w:id="28" w:name="_bqf2dhu2ikf2" w:colFirst="0" w:colLast="0"/>
      <w:bookmarkEnd w:id="28"/>
      <w:r w:rsidRPr="008814E3">
        <w:rPr>
          <w:rFonts w:ascii="Times New Roman" w:hAnsi="Times New Roman" w:cs="Times New Roman"/>
          <w:b/>
          <w:color w:val="020202"/>
          <w:sz w:val="24"/>
          <w:lang w:val="en-US"/>
        </w:rPr>
        <w:t>Cells and viruses</w:t>
      </w:r>
    </w:p>
    <w:p w14:paraId="758AE2B2" w14:textId="2D06B039" w:rsidR="00F75805" w:rsidRPr="008814E3" w:rsidDel="00F75805" w:rsidRDefault="007839F3" w:rsidP="00F75805">
      <w:pPr>
        <w:spacing w:after="120" w:line="240" w:lineRule="auto"/>
        <w:jc w:val="both"/>
        <w:rPr>
          <w:del w:id="29" w:author="Tombácz Dóra" w:date="2025-02-20T20:58:00Z"/>
          <w:moveTo w:id="30" w:author="Tombácz Dóra" w:date="2025-02-20T20:58:00Z"/>
          <w:rFonts w:ascii="Times New Roman" w:hAnsi="Times New Roman" w:cs="Times New Roman"/>
          <w:b/>
          <w:sz w:val="24"/>
          <w:lang w:val="en-US"/>
        </w:rPr>
      </w:pPr>
      <w:r w:rsidRPr="008814E3">
        <w:rPr>
          <w:rFonts w:ascii="Times New Roman" w:hAnsi="Times New Roman" w:cs="Times New Roman"/>
          <w:sz w:val="24"/>
          <w:lang w:val="en-US"/>
        </w:rPr>
        <w:t xml:space="preserve">In this study, we utilized the field isolate </w:t>
      </w:r>
      <w:r w:rsidRPr="0055091F">
        <w:rPr>
          <w:rFonts w:ascii="Times New Roman" w:hAnsi="Times New Roman" w:cs="Times New Roman"/>
          <w:sz w:val="24"/>
          <w:lang w:val="en-US"/>
        </w:rPr>
        <w:t>equid alphaherpesvirus 1</w:t>
      </w:r>
      <w:r w:rsidRPr="008814E3">
        <w:rPr>
          <w:rFonts w:ascii="Times New Roman" w:hAnsi="Times New Roman" w:cs="Times New Roman"/>
          <w:sz w:val="24"/>
          <w:lang w:val="en-US"/>
        </w:rPr>
        <w:t xml:space="preserve"> strain MdBio (EHV-1-MdBio), which was originally isolated from the organs of an aborted colt </w:t>
      </w:r>
      <w:r w:rsidR="00AA329E" w:rsidRPr="008814E3">
        <w:rPr>
          <w:rFonts w:ascii="Times New Roman" w:hAnsi="Times New Roman" w:cs="Times New Roman"/>
          <w:sz w:val="24"/>
          <w:lang w:val="en-US"/>
        </w:rPr>
        <w:t>fetus</w:t>
      </w:r>
      <w:r w:rsidRPr="008814E3">
        <w:rPr>
          <w:rFonts w:ascii="Times New Roman" w:hAnsi="Times New Roman" w:cs="Times New Roman"/>
          <w:sz w:val="24"/>
          <w:lang w:val="en-US"/>
        </w:rPr>
        <w:t xml:space="preserve"> in the 1980s at Marócpuszta, Hungary, and has been previously described </w:t>
      </w:r>
      <w:r w:rsidR="005B7088" w:rsidRPr="008814E3">
        <w:rPr>
          <w:rFonts w:ascii="Times New Roman" w:hAnsi="Times New Roman" w:cs="Times New Roman"/>
          <w:color w:val="020202"/>
          <w:sz w:val="24"/>
          <w:lang w:val="en-US"/>
        </w:rPr>
        <w:fldChar w:fldCharType="begin"/>
      </w:r>
      <w:r w:rsidR="006F598A" w:rsidRPr="008814E3">
        <w:rPr>
          <w:rFonts w:ascii="Times New Roman" w:hAnsi="Times New Roman" w:cs="Times New Roman"/>
          <w:color w:val="020202"/>
          <w:sz w:val="24"/>
          <w:lang w:val="en-US"/>
        </w:rPr>
        <w:instrText xml:space="preserve"> ADDIN ZOTERO_ITEM CSL_CITATION {"citationID":"CpCAf0YL","properties":{"formattedCitation":"[28]","plainCitation":"[28]","noteIndex":0},"citationItems":[{"id":186,"uris":["http://zotero.org/users/local/SrvbCAEb/items/8R53DERT"],"itemData":{"id":186,"type":"article-journal","abstract":"This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5B7088" w:rsidRPr="008814E3">
        <w:rPr>
          <w:rFonts w:ascii="Times New Roman" w:hAnsi="Times New Roman" w:cs="Times New Roman"/>
          <w:color w:val="020202"/>
          <w:sz w:val="24"/>
          <w:lang w:val="en-US"/>
        </w:rPr>
        <w:fldChar w:fldCharType="separate"/>
      </w:r>
      <w:r w:rsidR="006F598A" w:rsidRPr="008814E3">
        <w:rPr>
          <w:rFonts w:ascii="Times New Roman" w:hAnsi="Times New Roman" w:cs="Times New Roman"/>
          <w:sz w:val="24"/>
          <w:lang w:val="en-US"/>
        </w:rPr>
        <w:t>[28]</w:t>
      </w:r>
      <w:r w:rsidR="005B7088" w:rsidRPr="008814E3">
        <w:rPr>
          <w:rFonts w:ascii="Times New Roman" w:hAnsi="Times New Roman" w:cs="Times New Roman"/>
          <w:color w:val="020202"/>
          <w:sz w:val="24"/>
          <w:lang w:val="en-US"/>
        </w:rPr>
        <w:fldChar w:fldCharType="end"/>
      </w:r>
      <w:r w:rsidR="005B7088" w:rsidRPr="008814E3">
        <w:rPr>
          <w:rFonts w:ascii="Times New Roman" w:hAnsi="Times New Roman" w:cs="Times New Roman"/>
          <w:color w:val="020202"/>
          <w:sz w:val="24"/>
          <w:lang w:val="en-US"/>
        </w:rPr>
        <w:t>.</w:t>
      </w:r>
      <w:r w:rsidR="00D44670" w:rsidRPr="008814E3">
        <w:rPr>
          <w:rFonts w:ascii="Times New Roman" w:hAnsi="Times New Roman" w:cs="Times New Roman"/>
          <w:sz w:val="24"/>
          <w:lang w:val="en-US"/>
        </w:rPr>
        <w:t xml:space="preserve"> The virus was propagated in a confluent rabbit kidney (RK-13) epithelial cell line (ECACC: 00021715). Cells were cultivated in DMEM (Sigma), supplemented with 10% </w:t>
      </w:r>
      <w:r w:rsidR="00AA329E" w:rsidRPr="008814E3">
        <w:rPr>
          <w:rFonts w:ascii="Times New Roman" w:hAnsi="Times New Roman" w:cs="Times New Roman"/>
          <w:sz w:val="24"/>
          <w:lang w:val="en-US"/>
        </w:rPr>
        <w:t>fetal</w:t>
      </w:r>
      <w:r w:rsidR="00D44670" w:rsidRPr="008814E3">
        <w:rPr>
          <w:rFonts w:ascii="Times New Roman" w:hAnsi="Times New Roman" w:cs="Times New Roman"/>
          <w:sz w:val="24"/>
          <w:lang w:val="en-US"/>
        </w:rPr>
        <w:t xml:space="preserve"> calf serum and 80 μg of gentamycin per ml (Gibco) at 37 °C in the presence of 5% CO</w:t>
      </w:r>
      <w:r w:rsidR="00D44670" w:rsidRPr="008814E3">
        <w:rPr>
          <w:rFonts w:ascii="Times New Roman" w:hAnsi="Times New Roman" w:cs="Times New Roman"/>
          <w:sz w:val="24"/>
          <w:vertAlign w:val="subscript"/>
          <w:lang w:val="en-US"/>
        </w:rPr>
        <w:t>2</w:t>
      </w:r>
      <w:r w:rsidR="00D44670" w:rsidRPr="008814E3">
        <w:rPr>
          <w:rFonts w:ascii="Times New Roman" w:hAnsi="Times New Roman" w:cs="Times New Roman"/>
          <w:sz w:val="24"/>
          <w:lang w:val="en-US"/>
        </w:rPr>
        <w:t>. For the preparation of virus stock solution, cells were infected with 0.1 multiplicity of infect</w:t>
      </w:r>
      <w:r w:rsidR="003D12DB">
        <w:rPr>
          <w:rFonts w:ascii="Times New Roman" w:hAnsi="Times New Roman" w:cs="Times New Roman"/>
          <w:sz w:val="24"/>
          <w:lang w:val="en-US"/>
        </w:rPr>
        <w:t>ion [MOI = plaque-forming units</w:t>
      </w:r>
      <w:r w:rsidR="00D44670" w:rsidRPr="00E001DD">
        <w:rPr>
          <w:rFonts w:ascii="Times New Roman" w:hAnsi="Times New Roman" w:cs="Times New Roman"/>
          <w:sz w:val="24"/>
          <w:lang w:val="en-US"/>
        </w:rPr>
        <w:t>/</w:t>
      </w:r>
      <w:r w:rsidR="00D44670" w:rsidRPr="008814E3">
        <w:rPr>
          <w:rFonts w:ascii="Times New Roman" w:hAnsi="Times New Roman" w:cs="Times New Roman"/>
          <w:sz w:val="24"/>
          <w:lang w:val="en-US"/>
        </w:rPr>
        <w:t xml:space="preserve">cell]. Viral infection was allowed to progress until complete cytopathic effect was observed. As a next step, three successive cycles of freezing and thawing of infected cells were carried out to release of viruses from the cells. For the sequencing experiments, RK-13 cells were infected with 4 MOI of EHV-1-MdBio in three technical replicates. Infected cells were incubated for 1 h at 4 °C, followed by removal of the virus suspension and washing the cells with phosphate-buffered saline. As a next step, new culture medium was added to the infected cells, which were incubated for 1, 2, 4, 6, 8, 12, 18, 24, or 48 h. After the incubation, the culture medium was removed, and the infected cells were frozen at −80 °C until further use. </w:t>
      </w:r>
      <w:moveToRangeStart w:id="31" w:author="Tombácz Dóra" w:date="2025-02-20T20:58:00Z" w:name="move190977508"/>
      <w:moveTo w:id="32" w:author="Tombácz Dóra" w:date="2025-02-20T20:58:00Z">
        <w:del w:id="33" w:author="Tombácz Dóra" w:date="2025-02-20T20:58:00Z">
          <w:r w:rsidR="00F75805" w:rsidRPr="008814E3" w:rsidDel="00F75805">
            <w:rPr>
              <w:rFonts w:ascii="Times New Roman" w:hAnsi="Times New Roman" w:cs="Times New Roman"/>
              <w:b/>
              <w:sz w:val="24"/>
              <w:lang w:val="en-US"/>
            </w:rPr>
            <w:delText>Ethics statement</w:delText>
          </w:r>
        </w:del>
      </w:moveTo>
    </w:p>
    <w:p w14:paraId="6C27C12B" w14:textId="77777777" w:rsidR="00F75805" w:rsidRPr="008814E3" w:rsidRDefault="00F75805" w:rsidP="00F75805">
      <w:pPr>
        <w:spacing w:after="120" w:line="240" w:lineRule="auto"/>
        <w:jc w:val="both"/>
        <w:rPr>
          <w:moveTo w:id="34" w:author="Tombácz Dóra" w:date="2025-02-20T20:58:00Z"/>
          <w:rFonts w:ascii="Times New Roman" w:hAnsi="Times New Roman" w:cs="Times New Roman"/>
          <w:sz w:val="24"/>
          <w:lang w:val="en-US"/>
        </w:rPr>
      </w:pPr>
      <w:moveTo w:id="35" w:author="Tombácz Dóra" w:date="2025-02-20T20:58:00Z">
        <w:r w:rsidRPr="008814E3">
          <w:rPr>
            <w:rFonts w:ascii="Times New Roman" w:hAnsi="Times New Roman" w:cs="Times New Roman"/>
            <w:sz w:val="24"/>
            <w:lang w:val="en-US"/>
          </w:rPr>
          <w:t>Ethics approval is "Not Applicable," as no animal experiments were performed.</w:t>
        </w:r>
      </w:moveTo>
    </w:p>
    <w:moveToRangeEnd w:id="31"/>
    <w:p w14:paraId="71F5C350" w14:textId="64D70735" w:rsidR="00D44670" w:rsidRPr="008814E3" w:rsidRDefault="00D44670" w:rsidP="00573600">
      <w:pPr>
        <w:spacing w:after="120" w:line="240" w:lineRule="auto"/>
        <w:jc w:val="both"/>
        <w:rPr>
          <w:rFonts w:ascii="Times New Roman" w:hAnsi="Times New Roman" w:cs="Times New Roman"/>
          <w:sz w:val="24"/>
          <w:lang w:val="en-US"/>
        </w:rPr>
      </w:pPr>
    </w:p>
    <w:p w14:paraId="7C52BE75" w14:textId="77777777" w:rsidR="00D44670" w:rsidRPr="008814E3" w:rsidRDefault="00D44670"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b/>
          <w:color w:val="020202"/>
          <w:sz w:val="24"/>
          <w:lang w:val="en-US"/>
        </w:rPr>
        <w:t xml:space="preserve">Cycloheximide </w:t>
      </w:r>
      <w:r w:rsidRPr="008814E3">
        <w:rPr>
          <w:rFonts w:ascii="Times New Roman" w:hAnsi="Times New Roman" w:cs="Times New Roman"/>
          <w:b/>
          <w:sz w:val="24"/>
          <w:lang w:val="en-US"/>
        </w:rPr>
        <w:t>treatment of cells</w:t>
      </w:r>
    </w:p>
    <w:p w14:paraId="073A823A" w14:textId="7E653BC3" w:rsidR="006848C6" w:rsidRPr="008814E3" w:rsidRDefault="00D44670" w:rsidP="00573600">
      <w:pPr>
        <w:pStyle w:val="Norml1"/>
        <w:spacing w:after="120" w:line="240" w:lineRule="auto"/>
        <w:jc w:val="both"/>
        <w:rPr>
          <w:rFonts w:ascii="Times New Roman" w:hAnsi="Times New Roman" w:cs="Times New Roman"/>
          <w:color w:val="020202"/>
        </w:rPr>
      </w:pPr>
      <w:r w:rsidRPr="008814E3">
        <w:rPr>
          <w:rFonts w:ascii="Times New Roman" w:hAnsi="Times New Roman" w:cs="Times New Roman"/>
        </w:rPr>
        <w:t>RK-13 cells were grown in DMEM supplemented with 10% fetal bovine serum until they reached 60–70% confluency. The medium was then replaced with 5 mL of serum-free DMEM containing either 20 or 100 μg/mL cycloheximide (CHX). After a 1-hour incubation, this medium was substituted with 2 mL of a 10 MOI virus solution, also containing the same CHX concentrations, and the cells were incubated for either 6 or 8 hours. Post-incubation, the CHX-treated cells were</w:t>
      </w:r>
      <w:r w:rsidRPr="008814E3">
        <w:rPr>
          <w:rFonts w:ascii="Times New Roman" w:hAnsi="Times New Roman" w:cs="Times New Roman"/>
          <w:color w:val="020202"/>
        </w:rPr>
        <w:t xml:space="preserve"> washed once with PBS, scraped off the dish, and centrifuged at 2000 g for 2 minutes. Following the removal of the supernatant, the cell samples were immediately placed</w:t>
      </w:r>
      <w:r w:rsidR="006848C6" w:rsidRPr="008814E3">
        <w:rPr>
          <w:rFonts w:ascii="Times New Roman" w:hAnsi="Times New Roman" w:cs="Times New Roman"/>
          <w:color w:val="020202"/>
        </w:rPr>
        <w:t xml:space="preserve"> on dry ice for future analysis.</w:t>
      </w:r>
    </w:p>
    <w:p w14:paraId="73FFB83D" w14:textId="77777777" w:rsidR="00D44670" w:rsidRPr="008814E3" w:rsidRDefault="00D44670" w:rsidP="00573600">
      <w:pPr>
        <w:pStyle w:val="Cmsor2"/>
        <w:keepNext w:val="0"/>
        <w:keepLines w:val="0"/>
        <w:shd w:val="clear" w:color="auto" w:fill="FFFFFF"/>
        <w:spacing w:before="0" w:line="240" w:lineRule="auto"/>
        <w:jc w:val="both"/>
        <w:rPr>
          <w:rFonts w:ascii="Times New Roman" w:hAnsi="Times New Roman" w:cs="Times New Roman"/>
          <w:b/>
          <w:color w:val="020202"/>
          <w:sz w:val="24"/>
          <w:lang w:val="en-US"/>
        </w:rPr>
      </w:pPr>
      <w:r w:rsidRPr="008814E3">
        <w:rPr>
          <w:rFonts w:ascii="Times New Roman" w:hAnsi="Times New Roman" w:cs="Times New Roman"/>
          <w:b/>
          <w:color w:val="020202"/>
          <w:sz w:val="24"/>
          <w:lang w:val="en-US"/>
        </w:rPr>
        <w:t>RNA extraction</w:t>
      </w:r>
    </w:p>
    <w:p w14:paraId="344BE8F5" w14:textId="645952E5" w:rsidR="00D44670" w:rsidRPr="008814E3" w:rsidRDefault="00D44670"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sz w:val="24"/>
          <w:lang w:val="en-US"/>
        </w:rPr>
        <w:t xml:space="preserve">The RNA extraction was conducted using the NucleoSpin RNA kit from Macherey-Nagel. The process began by lysing the cells in a buffer containing chaotropic ions to deactivate RNases. This step facilitated the binding of DNA and RNA molecules to the silica membrane. To eliminate any residual genomic DNA (gDNA), all samples were treated with DNase I. The total RNA was then eluted in nuclease-free water. Further purification to remove any remaining gDNA was achieved using the TURBO DNA-free™ Kit from </w:t>
      </w:r>
      <w:r w:rsidRPr="0075606C">
        <w:rPr>
          <w:rFonts w:ascii="Times New Roman" w:hAnsi="Times New Roman" w:cs="Times New Roman"/>
          <w:sz w:val="24"/>
          <w:lang w:val="en-US"/>
        </w:rPr>
        <w:t xml:space="preserve">Invitrogen. The RNA concentration in the samples was </w:t>
      </w:r>
      <w:r w:rsidRPr="0075606C">
        <w:rPr>
          <w:rFonts w:ascii="Times New Roman" w:hAnsi="Times New Roman" w:cs="Times New Roman"/>
          <w:sz w:val="24"/>
          <w:lang w:val="en-US"/>
        </w:rPr>
        <w:lastRenderedPageBreak/>
        <w:t>determined using the Qubit 4.0 fluorometer and the Qubit Broad Range RNA Assay Kit, also from Invitrogen (</w:t>
      </w:r>
      <w:r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1</w:t>
      </w:r>
      <w:r w:rsidRPr="0075606C">
        <w:rPr>
          <w:rFonts w:ascii="Times New Roman" w:hAnsi="Times New Roman" w:cs="Times New Roman"/>
          <w:sz w:val="24"/>
          <w:lang w:val="en-US"/>
        </w:rPr>
        <w:t xml:space="preserve">). Quality control was performed with the Agilent TapeStation 4150, and only samples with RIN scores </w:t>
      </w:r>
      <w:r w:rsidRPr="008814E3">
        <w:rPr>
          <w:rFonts w:ascii="Times New Roman" w:hAnsi="Times New Roman" w:cs="Times New Roman"/>
          <w:sz w:val="24"/>
          <w:lang w:val="en-US"/>
        </w:rPr>
        <w:t>equal to or greater than 9.2 were used for cDNA synthesis and subsequent experiments.</w:t>
      </w:r>
    </w:p>
    <w:p w14:paraId="5F34CEF3" w14:textId="77777777" w:rsidR="00D44670" w:rsidRPr="008814E3" w:rsidRDefault="00D44670" w:rsidP="00573600">
      <w:pPr>
        <w:spacing w:after="120" w:line="240" w:lineRule="auto"/>
        <w:rPr>
          <w:rFonts w:ascii="Times New Roman" w:hAnsi="Times New Roman" w:cs="Times New Roman"/>
          <w:b/>
          <w:sz w:val="24"/>
          <w:lang w:val="en-US"/>
        </w:rPr>
      </w:pPr>
      <w:r w:rsidRPr="008814E3">
        <w:rPr>
          <w:rFonts w:ascii="Times New Roman" w:hAnsi="Times New Roman" w:cs="Times New Roman"/>
          <w:b/>
          <w:sz w:val="24"/>
          <w:lang w:val="en-US"/>
        </w:rPr>
        <w:t xml:space="preserve">Purification of polyadenylated RNA </w:t>
      </w:r>
    </w:p>
    <w:p w14:paraId="07F43937" w14:textId="10E5F686" w:rsidR="00D44670" w:rsidRPr="00E24243" w:rsidRDefault="00D44670"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sz w:val="24"/>
          <w:lang w:val="en-US"/>
        </w:rPr>
        <w:t>The poly(A)</w:t>
      </w:r>
      <w:r w:rsidRPr="008814E3">
        <w:rPr>
          <w:rFonts w:ascii="Times New Roman" w:hAnsi="Times New Roman" w:cs="Times New Roman"/>
          <w:sz w:val="24"/>
          <w:vertAlign w:val="superscript"/>
          <w:lang w:val="en-US"/>
        </w:rPr>
        <w:t>+</w:t>
      </w:r>
      <w:r w:rsidRPr="008814E3">
        <w:rPr>
          <w:rFonts w:ascii="Times New Roman" w:hAnsi="Times New Roman" w:cs="Times New Roman"/>
          <w:sz w:val="24"/>
          <w:lang w:val="en-US"/>
        </w:rPr>
        <w:t xml:space="preserve"> RNA fraction was extracted from the total RNA using the Oligotex mRNA Mini Kit by Qiagen. Initially, the volume of each sample was adjusted to 250 µL with RNase-free water. Then, 15 µL of Oligotex suspension and 250 µL of OBB buffer, both from the Qiagen kit, were added to the samples. The mixture was heated to 70°C for 3 minutes and subsequently cooled to 25°C for 10 minutes. After centrifuging at 14,000×g for 2 minutes, the supernatants were discarded. The samples were then washed </w:t>
      </w:r>
      <w:r w:rsidRPr="00E24243">
        <w:rPr>
          <w:rFonts w:ascii="Times New Roman" w:hAnsi="Times New Roman" w:cs="Times New Roman"/>
          <w:sz w:val="24"/>
          <w:lang w:val="en-US"/>
        </w:rPr>
        <w:t>with 400 µL of OW2 wash buffer from the kit and transferred to spin columns provided in the kit, followed by centrifugation at 14,000×g for 1 minute. This washing step was repeated. Finally, the polyadenylated RNA was eluted from the membrane using 50 µl of pre-heated elution buffer from the Qiagen kit, collected in 60 µl elution buffer, with a second elution step performed to maximize the yield (</w:t>
      </w:r>
      <w:r w:rsidRPr="00E24243">
        <w:rPr>
          <w:rFonts w:ascii="Times New Roman" w:hAnsi="Times New Roman" w:cs="Times New Roman"/>
          <w:b/>
          <w:sz w:val="24"/>
          <w:lang w:val="en-US"/>
        </w:rPr>
        <w:t xml:space="preserve">Supplementary Table </w:t>
      </w:r>
      <w:r w:rsidR="00C820E5" w:rsidRPr="00E24243">
        <w:rPr>
          <w:rFonts w:ascii="Times New Roman" w:hAnsi="Times New Roman" w:cs="Times New Roman"/>
          <w:b/>
          <w:sz w:val="24"/>
          <w:lang w:val="en-US"/>
        </w:rPr>
        <w:t>S</w:t>
      </w:r>
      <w:r w:rsidR="004F5078" w:rsidRPr="00E24243">
        <w:rPr>
          <w:rFonts w:ascii="Times New Roman" w:hAnsi="Times New Roman" w:cs="Times New Roman"/>
          <w:b/>
          <w:sz w:val="24"/>
          <w:lang w:val="en-US"/>
        </w:rPr>
        <w:t>2</w:t>
      </w:r>
      <w:r w:rsidRPr="00E24243">
        <w:rPr>
          <w:rFonts w:ascii="Times New Roman" w:hAnsi="Times New Roman" w:cs="Times New Roman"/>
          <w:sz w:val="24"/>
          <w:lang w:val="en-US"/>
        </w:rPr>
        <w:t>).</w:t>
      </w:r>
    </w:p>
    <w:p w14:paraId="3F43ACE7" w14:textId="29EC7A9B" w:rsidR="00D44670" w:rsidRPr="00E24243" w:rsidRDefault="00DE4AF8"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RNA q</w:t>
      </w:r>
      <w:r w:rsidR="00D44670" w:rsidRPr="00E24243">
        <w:rPr>
          <w:rFonts w:ascii="Times New Roman" w:hAnsi="Times New Roman" w:cs="Times New Roman"/>
          <w:b/>
          <w:sz w:val="24"/>
          <w:lang w:val="en-US"/>
        </w:rPr>
        <w:t xml:space="preserve">uantification </w:t>
      </w:r>
    </w:p>
    <w:p w14:paraId="224CDD0E" w14:textId="1C9D4955" w:rsidR="00D44670" w:rsidRPr="00E24243" w:rsidRDefault="00D4467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For measuring total RNA, we used the Qubit RNA BR Assay Kit from Invitrogen (Carlsbad, CA, United States). To quantify the poly(A)+ </w:t>
      </w:r>
      <w:r w:rsidR="00123068" w:rsidRPr="00E24243">
        <w:rPr>
          <w:rFonts w:ascii="Times New Roman" w:hAnsi="Times New Roman" w:cs="Times New Roman"/>
          <w:sz w:val="24"/>
          <w:lang w:val="en-US"/>
        </w:rPr>
        <w:t>fraction</w:t>
      </w:r>
      <w:r w:rsidRPr="00E24243">
        <w:rPr>
          <w:rFonts w:ascii="Times New Roman" w:hAnsi="Times New Roman" w:cs="Times New Roman"/>
          <w:sz w:val="24"/>
          <w:lang w:val="en-US"/>
        </w:rPr>
        <w:t>, the Qubit RNA HS Assay Kit, also from Invitrogen (Carlsbad, CA, United States), was employed. The final concentrations of these RNA samples were determined using the Qubit® 4 fluorometer.</w:t>
      </w:r>
    </w:p>
    <w:p w14:paraId="79C93255" w14:textId="1A1CF885" w:rsidR="00D44670" w:rsidRPr="00E24243" w:rsidRDefault="00D44670"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 xml:space="preserve">cDNA </w:t>
      </w:r>
      <w:r w:rsidR="00DE4AF8" w:rsidRPr="00E24243">
        <w:rPr>
          <w:rFonts w:ascii="Times New Roman" w:hAnsi="Times New Roman" w:cs="Times New Roman"/>
          <w:b/>
          <w:sz w:val="24"/>
          <w:lang w:val="en-US"/>
        </w:rPr>
        <w:t>quantification and quality a</w:t>
      </w:r>
      <w:r w:rsidRPr="00E24243">
        <w:rPr>
          <w:rFonts w:ascii="Times New Roman" w:hAnsi="Times New Roman" w:cs="Times New Roman"/>
          <w:b/>
          <w:sz w:val="24"/>
          <w:lang w:val="en-US"/>
        </w:rPr>
        <w:t>ssessment</w:t>
      </w:r>
    </w:p>
    <w:p w14:paraId="369CD553" w14:textId="6F4A168E" w:rsidR="00D44670" w:rsidRPr="00E24243" w:rsidRDefault="00D4467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concentrations of cDNA samples and sequencing-ready libraries were ascertained using the Qubit dsDNA HS Assay Kit from Invitrogen (Carlsbad, CA, United States). The quality of RNA, crucial for sequencing, was evaluated using the Agilent 2100 Bioanalyzer for PacBio sequencing, and the Agilent 4150 TapeStation System for </w:t>
      </w:r>
      <w:r w:rsidR="00397B54" w:rsidRPr="00E24243">
        <w:rPr>
          <w:rFonts w:ascii="Times New Roman" w:hAnsi="Times New Roman" w:cs="Times New Roman"/>
          <w:sz w:val="24"/>
          <w:lang w:val="en-US"/>
        </w:rPr>
        <w:t xml:space="preserve">ONT </w:t>
      </w:r>
      <w:r w:rsidRPr="00E24243">
        <w:rPr>
          <w:rFonts w:ascii="Times New Roman" w:hAnsi="Times New Roman" w:cs="Times New Roman"/>
          <w:sz w:val="24"/>
          <w:lang w:val="en-US"/>
        </w:rPr>
        <w:t>sequencing. Samples with RIN scores of 9.6 or higher were selected for cDNA synthesis.</w:t>
      </w:r>
    </w:p>
    <w:p w14:paraId="39B0A11A" w14:textId="6FFCC29B" w:rsidR="00D44670" w:rsidRPr="00E24243" w:rsidRDefault="00DE4AF8" w:rsidP="00573600">
      <w:pPr>
        <w:pStyle w:val="MDPI31text"/>
        <w:spacing w:after="120" w:line="240" w:lineRule="auto"/>
        <w:ind w:left="0" w:firstLine="0"/>
        <w:rPr>
          <w:rFonts w:ascii="Times New Roman" w:eastAsia="Arial" w:hAnsi="Times New Roman"/>
          <w:b/>
          <w:color w:val="auto"/>
          <w:sz w:val="24"/>
        </w:rPr>
      </w:pPr>
      <w:r w:rsidRPr="00E24243">
        <w:rPr>
          <w:rFonts w:ascii="Times New Roman" w:eastAsia="Arial" w:hAnsi="Times New Roman"/>
          <w:b/>
          <w:color w:val="auto"/>
          <w:sz w:val="24"/>
        </w:rPr>
        <w:t>CAGE</w:t>
      </w:r>
      <w:r w:rsidR="00D44670" w:rsidRPr="00E24243">
        <w:rPr>
          <w:rFonts w:ascii="Times New Roman" w:eastAsia="Arial" w:hAnsi="Times New Roman"/>
          <w:b/>
          <w:color w:val="auto"/>
          <w:sz w:val="24"/>
        </w:rPr>
        <w:t xml:space="preserve"> sequencing</w:t>
      </w:r>
    </w:p>
    <w:p w14:paraId="48213504" w14:textId="57C45E1C" w:rsidR="00D44670" w:rsidRPr="008814E3" w:rsidRDefault="00D44670" w:rsidP="00573600">
      <w:pPr>
        <w:pStyle w:val="MDPI31text"/>
        <w:spacing w:after="120" w:line="240" w:lineRule="auto"/>
        <w:ind w:left="0" w:firstLine="0"/>
        <w:rPr>
          <w:rFonts w:ascii="Times New Roman" w:eastAsia="Arial" w:hAnsi="Times New Roman"/>
          <w:color w:val="auto"/>
          <w:sz w:val="24"/>
        </w:rPr>
      </w:pPr>
      <w:r w:rsidRPr="00E24243">
        <w:rPr>
          <w:rFonts w:ascii="Times New Roman" w:eastAsia="Arial" w:hAnsi="Times New Roman"/>
          <w:color w:val="auto"/>
          <w:sz w:val="24"/>
        </w:rPr>
        <w:t xml:space="preserve">The </w:t>
      </w:r>
      <w:r w:rsidR="00AA4D79" w:rsidRPr="00E24243">
        <w:rPr>
          <w:rFonts w:ascii="Times New Roman" w:eastAsia="Arial" w:hAnsi="Times New Roman"/>
          <w:color w:val="auto"/>
          <w:sz w:val="24"/>
        </w:rPr>
        <w:t>CAGE-Seq</w:t>
      </w:r>
      <w:r w:rsidRPr="00E24243">
        <w:rPr>
          <w:rFonts w:ascii="Times New Roman" w:eastAsia="Arial" w:hAnsi="Times New Roman"/>
          <w:color w:val="auto"/>
          <w:sz w:val="24"/>
        </w:rPr>
        <w:t xml:space="preserve"> protocol has been previously described</w:t>
      </w:r>
      <w:r w:rsidR="00CF7861" w:rsidRPr="00E24243">
        <w:rPr>
          <w:rFonts w:ascii="Times New Roman" w:eastAsia="Arial" w:hAnsi="Times New Roman"/>
          <w:color w:val="auto"/>
          <w:sz w:val="24"/>
        </w:rPr>
        <w:t xml:space="preserve"> </w:t>
      </w:r>
      <w:r w:rsidRPr="00E24243">
        <w:rPr>
          <w:rFonts w:ascii="Times New Roman" w:eastAsia="Arial" w:hAnsi="Times New Roman"/>
          <w:color w:val="auto"/>
          <w:sz w:val="24"/>
        </w:rPr>
        <w:fldChar w:fldCharType="begin"/>
      </w:r>
      <w:r w:rsidR="006F598A" w:rsidRPr="00E24243">
        <w:rPr>
          <w:rFonts w:ascii="Times New Roman" w:eastAsia="Arial" w:hAnsi="Times New Roman"/>
          <w:color w:val="auto"/>
          <w:sz w:val="24"/>
        </w:rPr>
        <w:instrText xml:space="preserve"> ADDIN ZOTERO_ITEM CSL_CITATION {"citationID":"Qk460Fjp","properties":{"formattedCitation":"[29]","plainCitation":"[29]","noteIndex":0},"citationItems":[{"id":331,"uris":["http://zotero.org/users/local/SrvbCAEb/items/T3UXCGPR"],"itemData":{"id":331,"type":"article-journal","abstract":"Long-read sequencing (LRS) techniques enable the identification of full-length RNA molecules in a single run eliminating the need for additional assembly steps. LRS research has exposed unanticipated transcriptomic complexity in various organisms, including viruses. Herpesviruses are known to produce a range of transcripts, either close to or overlapping replication origins (Oris) and neighboring genes related to transcription or replication, which possess confirmed or potential regulatory roles. In our research, we employed both new and previously published LRS and short-read sequencing datasets to uncover additional Ori-proximal transcripts in nine herpesviruses from all three subfamilies (alpha, beta and gamma). We discovered novel long non-coding RNAs, as well as splice and length isoforms of mRNAs. Moreover, our analysis uncovered an intricate network of transcriptional overlaps within the examined genomic regions. We demonstrated that herpesviruses display distinct patterns of transcriptional overlaps in the vicinity of or at the Oris. Our findings suggest the existence of a 'super regulatory center' in the genome of alphaherpesviruses that governs the initiation of both DNA replication and global transcription through multilayered interactions among the molecular machineries.","container-title":"Scientific Reports","DOI":"10.1038/s41598-023-43344-y","ISSN":"2045-2322","issue":"1","journalAbbreviation":"Sci Rep","language":"eng","note":"PMID: 37773348\nPMCID: PMC10541914","page":"16395","source":"PubMed","title":"Identification of herpesvirus transcripts from genomic regions around the replication origins","volume":"13","author":[{"family":"Torma","given":"Gábor"},{"family":"Tombácz","given":"Dóra"},{"family":"Csabai","given":"Zsolt"},{"family":"Almsarrhad","given":"Islam A. A."},{"family":"Nagy","given":"Gergely Ármin"},{"family":"Kakuk","given":"Balázs"},{"family":"Gulyás","given":"Gábor"},{"family":"Spires","given":"Lauren McKenzie"},{"family":"Gupta","given":"Ishaan"},{"family":"Fülöp","given":"Ádám"},{"family":"Dörmő","given":"Ákos"},{"family":"Prazsák","given":"István"},{"family":"Mizik","given":"Máté"},{"family":"Dani","given":"Virág Éva"},{"family":"Csányi","given":"Viktor"},{"family":"Harangozó","given":"Ákos"},{"family":"Zádori","given":"Zoltán"},{"family":"Toth","given":"Zsolt"},{"family":"Boldogkői","given":"Zsolt"}],"issued":{"date-parts":[["2023",9,29]]}}}],"schema":"https://github.com/citation-style-language/schema/raw/master/csl-citation.json"} </w:instrText>
      </w:r>
      <w:r w:rsidRPr="00E24243">
        <w:rPr>
          <w:rFonts w:ascii="Times New Roman" w:eastAsia="Arial" w:hAnsi="Times New Roman"/>
          <w:color w:val="auto"/>
          <w:sz w:val="24"/>
        </w:rPr>
        <w:fldChar w:fldCharType="separate"/>
      </w:r>
      <w:r w:rsidR="006F598A" w:rsidRPr="00E24243">
        <w:rPr>
          <w:rFonts w:ascii="Times New Roman" w:hAnsi="Times New Roman"/>
          <w:color w:val="auto"/>
          <w:sz w:val="24"/>
        </w:rPr>
        <w:t>[29]</w:t>
      </w:r>
      <w:r w:rsidRPr="00E24243">
        <w:rPr>
          <w:rFonts w:ascii="Times New Roman" w:eastAsia="Arial" w:hAnsi="Times New Roman"/>
          <w:color w:val="auto"/>
          <w:sz w:val="24"/>
        </w:rPr>
        <w:fldChar w:fldCharType="end"/>
      </w:r>
      <w:r w:rsidRPr="00E24243">
        <w:rPr>
          <w:rFonts w:ascii="Times New Roman" w:eastAsia="Arial" w:hAnsi="Times New Roman"/>
          <w:color w:val="auto"/>
          <w:sz w:val="24"/>
        </w:rPr>
        <w:t xml:space="preserve">. Briefly, using the CAGE™ Preparation Kit (DNAFORM, Japan), we performed CAGE-Seq on viral genomic regions employing three biological replicates. Initially, 5 µg of total RNA and the kit's RT primer were mixed and heated at 65 °C. SuperScript III Reverse Transcriptase (Invitrogen) and a trehalose/sorbitol mixture (from the kit) were used for first-strand cDNA synthesis, followed by oxidation of the Cap's diol groups and biotinylation. RNase </w:t>
      </w:r>
      <w:r w:rsidRPr="008814E3">
        <w:rPr>
          <w:rFonts w:ascii="Times New Roman" w:eastAsia="Arial" w:hAnsi="Times New Roman"/>
          <w:color w:val="auto"/>
          <w:sz w:val="24"/>
        </w:rPr>
        <w:t>I (from the kit) digested single-strand RNA. Biotinylated samples were then bound to Streptavidin beads, washed, and cDNAs were released and purified. RNase mixture treated the samples to digest any residual RNA. Streptavidin beads, coated with tRNA, were prepared for linker ligation. After reducing the sample volumes using the miVac DUO Centrifugal Co</w:t>
      </w:r>
      <w:r w:rsidR="00856119">
        <w:rPr>
          <w:rFonts w:ascii="Times New Roman" w:eastAsia="Arial" w:hAnsi="Times New Roman"/>
          <w:color w:val="auto"/>
          <w:sz w:val="24"/>
        </w:rPr>
        <w:t>ncentrator (Genevac), 5′- and 3′-</w:t>
      </w:r>
      <w:r w:rsidRPr="008814E3">
        <w:rPr>
          <w:rFonts w:ascii="Times New Roman" w:eastAsia="Arial" w:hAnsi="Times New Roman"/>
          <w:color w:val="auto"/>
          <w:sz w:val="24"/>
        </w:rPr>
        <w:t>linkers were ligated, followed</w:t>
      </w:r>
      <w:r w:rsidR="008E4A54">
        <w:rPr>
          <w:rFonts w:ascii="Times New Roman" w:eastAsia="Arial" w:hAnsi="Times New Roman"/>
          <w:color w:val="auto"/>
          <w:sz w:val="24"/>
        </w:rPr>
        <w:t xml:space="preserve"> by Shrimp Alkaline Phosphatase</w:t>
      </w:r>
      <w:r w:rsidRPr="00E001DD">
        <w:rPr>
          <w:rFonts w:ascii="Times New Roman" w:eastAsia="Arial" w:hAnsi="Times New Roman"/>
          <w:color w:val="FF0000"/>
          <w:sz w:val="24"/>
        </w:rPr>
        <w:t xml:space="preserve"> </w:t>
      </w:r>
      <w:r w:rsidRPr="008814E3">
        <w:rPr>
          <w:rFonts w:ascii="Times New Roman" w:eastAsia="Arial" w:hAnsi="Times New Roman"/>
          <w:color w:val="auto"/>
          <w:sz w:val="24"/>
        </w:rPr>
        <w:t>and USER enzyme treatments. The second cDNA strand was synthesized, treated with Exonuclease I, and samples were dried and resuspended in nuclease-free water. Single-stranded cDNA concentrations were measured using Qubit 2.0 and the Qubit ssDNA HS Assay Kit. Purification steps employed RNAClean XP and AmpureXP Beads at various stages. Pooled libraries with different barcodes were sequenced on a MiSeq instrument using v3 (150 cycles) and v2 (300 cycles) chemistries (Illumina). The final concentration and quality of the libraries were assessed using Qubit 4.0 with a 1X dsDNA High Sensitivity (HS) Assay and TapeStation, respectively.</w:t>
      </w:r>
    </w:p>
    <w:p w14:paraId="3CFBBABD" w14:textId="4C9E0DCD" w:rsidR="00D44670" w:rsidRPr="008814E3" w:rsidRDefault="00DE4AF8" w:rsidP="00573600">
      <w:pPr>
        <w:pStyle w:val="MDPI31text"/>
        <w:spacing w:after="120" w:line="240" w:lineRule="auto"/>
        <w:ind w:left="0" w:firstLine="0"/>
        <w:rPr>
          <w:rFonts w:ascii="Times New Roman" w:hAnsi="Times New Roman"/>
          <w:b/>
          <w:color w:val="auto"/>
          <w:sz w:val="24"/>
        </w:rPr>
      </w:pPr>
      <w:r w:rsidRPr="008814E3">
        <w:rPr>
          <w:rFonts w:ascii="Times New Roman" w:hAnsi="Times New Roman"/>
          <w:b/>
          <w:color w:val="auto"/>
          <w:sz w:val="24"/>
        </w:rPr>
        <w:t xml:space="preserve">Library construction and cDNA sequencing </w:t>
      </w:r>
    </w:p>
    <w:p w14:paraId="2037A7CC" w14:textId="4C1F3791" w:rsidR="00D44670" w:rsidRPr="008814E3" w:rsidRDefault="00D44670" w:rsidP="00573600">
      <w:pPr>
        <w:pStyle w:val="MDPI31text"/>
        <w:spacing w:after="120" w:line="240" w:lineRule="auto"/>
        <w:ind w:left="0" w:firstLine="0"/>
        <w:rPr>
          <w:rFonts w:ascii="Times New Roman" w:hAnsi="Times New Roman"/>
          <w:color w:val="auto"/>
          <w:sz w:val="24"/>
        </w:rPr>
      </w:pPr>
      <w:r w:rsidRPr="008814E3">
        <w:rPr>
          <w:rFonts w:ascii="Times New Roman" w:hAnsi="Times New Roman"/>
          <w:color w:val="auto"/>
          <w:sz w:val="24"/>
        </w:rPr>
        <w:lastRenderedPageBreak/>
        <w:t>Libraries for direct cDNA sequencing on the ONT MinION device were constructed using poly(A)</w:t>
      </w:r>
      <w:r w:rsidRPr="008814E3">
        <w:rPr>
          <w:rFonts w:ascii="Times New Roman" w:hAnsi="Times New Roman"/>
          <w:color w:val="auto"/>
          <w:sz w:val="24"/>
          <w:vertAlign w:val="superscript"/>
        </w:rPr>
        <w:t>+</w:t>
      </w:r>
      <w:r w:rsidRPr="008814E3">
        <w:rPr>
          <w:rFonts w:ascii="Times New Roman" w:hAnsi="Times New Roman"/>
          <w:color w:val="auto"/>
          <w:sz w:val="24"/>
        </w:rPr>
        <w:t xml:space="preserve">-enriched samples. We followed the protocol of the ONT Direct cDNA Sequencing Kit (SQK-DCS109), as outlined in the kit's manual. Initially, RNA samples were mixed with VN primer (from the ONT kit) and 10 mM dNTPs, and heated at 65°C for 5 minutes. This was followed by the addition of 5x RT Buffer, RNaseOUT (from Thermo Fisher Scientific), and Strand-Switching Primer (SSP; from the ONT Kit), and a subsequent 2-minute heating at 42°C. The first cDNA strand synthesis involved the Maxima H Minus Reverse Transcriptase enzyme (from Thermo Fisher Scientific), with the reaction occurring at 42°C for 90 minutes, and enzyme inactivation at 85°C for 5 minutes. RNA strands from RNA-cDNA hybrids were removed using the RNase Cocktail Enzyme Mix (from Thermo Fisher Scientific) at 37°C for 10 minutes. The second cDNA strand was synthesized using LongAmp Taq Master Mix [from New England Biolabs (NEB)] and PR2 Primer (PR2P), with PCR reaction specifics </w:t>
      </w:r>
      <w:r w:rsidR="00CE0A57" w:rsidRPr="008814E3">
        <w:rPr>
          <w:rFonts w:ascii="Times New Roman" w:hAnsi="Times New Roman"/>
          <w:color w:val="auto"/>
          <w:sz w:val="24"/>
        </w:rPr>
        <w:t xml:space="preserve">is described in </w:t>
      </w:r>
      <w:r w:rsidR="00CE0A57" w:rsidRPr="008814E3">
        <w:rPr>
          <w:rFonts w:ascii="Times New Roman" w:hAnsi="Times New Roman"/>
          <w:sz w:val="24"/>
        </w:rPr>
        <w:t xml:space="preserve"> </w:t>
      </w:r>
      <w:r w:rsidR="00CE0A57" w:rsidRPr="008814E3">
        <w:rPr>
          <w:rFonts w:ascii="Times New Roman" w:hAnsi="Times New Roman"/>
          <w:sz w:val="24"/>
        </w:rPr>
        <w:fldChar w:fldCharType="begin"/>
      </w:r>
      <w:r w:rsidR="006F598A" w:rsidRPr="008814E3">
        <w:rPr>
          <w:rFonts w:ascii="Times New Roman" w:hAnsi="Times New Roman"/>
          <w:sz w:val="24"/>
        </w:rPr>
        <w:instrText xml:space="preserve"> ADDIN ZOTERO_ITEM CSL_CITATION {"citationID":"TrT0lxS3","properties":{"formattedCitation":"[28]","plainCitation":"[28]","noteIndex":0},"citationItems":[{"id":186,"uris":["http://zotero.org/users/local/SrvbCAEb/items/8R53DERT"],"itemData":{"id":186,"type":"article-journal","abstract":"This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E0A57" w:rsidRPr="008814E3">
        <w:rPr>
          <w:rFonts w:ascii="Times New Roman" w:hAnsi="Times New Roman"/>
          <w:sz w:val="24"/>
        </w:rPr>
        <w:fldChar w:fldCharType="separate"/>
      </w:r>
      <w:r w:rsidR="006F598A" w:rsidRPr="008814E3">
        <w:rPr>
          <w:rFonts w:ascii="Times New Roman" w:hAnsi="Times New Roman"/>
          <w:sz w:val="24"/>
        </w:rPr>
        <w:t>[28]</w:t>
      </w:r>
      <w:r w:rsidR="00CE0A57" w:rsidRPr="008814E3">
        <w:rPr>
          <w:rFonts w:ascii="Times New Roman" w:hAnsi="Times New Roman"/>
          <w:sz w:val="24"/>
        </w:rPr>
        <w:fldChar w:fldCharType="end"/>
      </w:r>
      <w:r w:rsidRPr="008814E3">
        <w:rPr>
          <w:rFonts w:ascii="Times New Roman" w:hAnsi="Times New Roman"/>
          <w:color w:val="auto"/>
          <w:sz w:val="24"/>
        </w:rPr>
        <w:t xml:space="preserve">. DNA fragments were then processed for end-repair and dA-tailing using the NEBNext End repair/dA-tailing Module (NEB) at 20°C for 5 minutes, followed by 65°C for 5 minutes. This step was followed by adapter ligation using the NEB Blunt/TA Ligase Master Mix (NEB) at room temperature for 10 minutes. The </w:t>
      </w:r>
      <w:r w:rsidRPr="00C41227">
        <w:rPr>
          <w:rFonts w:ascii="Times New Roman" w:hAnsi="Times New Roman"/>
          <w:color w:val="0070C0"/>
          <w:sz w:val="24"/>
        </w:rPr>
        <w:t>dcDNA</w:t>
      </w:r>
      <w:r w:rsidR="00C41227" w:rsidRPr="00C41227">
        <w:rPr>
          <w:rFonts w:ascii="Times New Roman" w:hAnsi="Times New Roman"/>
          <w:color w:val="0070C0"/>
          <w:sz w:val="24"/>
        </w:rPr>
        <w:t>-Seq</w:t>
      </w:r>
      <w:r w:rsidRPr="008814E3">
        <w:rPr>
          <w:rFonts w:ascii="Times New Roman" w:hAnsi="Times New Roman"/>
          <w:color w:val="auto"/>
          <w:sz w:val="24"/>
        </w:rPr>
        <w:t xml:space="preserve"> libraries were barcoded as outlined in </w:t>
      </w:r>
      <w:r w:rsidR="00CE0A57" w:rsidRPr="008814E3">
        <w:rPr>
          <w:rFonts w:ascii="Times New Roman" w:hAnsi="Times New Roman"/>
          <w:sz w:val="24"/>
        </w:rPr>
        <w:t xml:space="preserve"> </w:t>
      </w:r>
      <w:r w:rsidR="00CE0A57" w:rsidRPr="008814E3">
        <w:rPr>
          <w:rFonts w:ascii="Times New Roman" w:hAnsi="Times New Roman"/>
          <w:sz w:val="24"/>
        </w:rPr>
        <w:fldChar w:fldCharType="begin"/>
      </w:r>
      <w:r w:rsidR="006F598A" w:rsidRPr="008814E3">
        <w:rPr>
          <w:rFonts w:ascii="Times New Roman" w:hAnsi="Times New Roman"/>
          <w:sz w:val="24"/>
        </w:rPr>
        <w:instrText xml:space="preserve"> ADDIN ZOTERO_ITEM CSL_CITATION {"citationID":"xjn1ELB4","properties":{"formattedCitation":"[28]","plainCitation":"[28]","noteIndex":0},"citationItems":[{"id":186,"uris":["http://zotero.org/users/local/SrvbCAEb/items/8R53DERT"],"itemData":{"id":186,"type":"article-journal","abstract":"This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E0A57" w:rsidRPr="008814E3">
        <w:rPr>
          <w:rFonts w:ascii="Times New Roman" w:hAnsi="Times New Roman"/>
          <w:sz w:val="24"/>
        </w:rPr>
        <w:fldChar w:fldCharType="separate"/>
      </w:r>
      <w:r w:rsidR="006F598A" w:rsidRPr="008814E3">
        <w:rPr>
          <w:rFonts w:ascii="Times New Roman" w:hAnsi="Times New Roman"/>
          <w:sz w:val="24"/>
        </w:rPr>
        <w:t>[28]</w:t>
      </w:r>
      <w:r w:rsidR="00CE0A57" w:rsidRPr="008814E3">
        <w:rPr>
          <w:rFonts w:ascii="Times New Roman" w:hAnsi="Times New Roman"/>
          <w:sz w:val="24"/>
        </w:rPr>
        <w:fldChar w:fldCharType="end"/>
      </w:r>
      <w:r w:rsidRPr="008814E3">
        <w:rPr>
          <w:rFonts w:ascii="Times New Roman" w:hAnsi="Times New Roman"/>
          <w:color w:val="auto"/>
          <w:sz w:val="24"/>
        </w:rPr>
        <w:t>, and as per the ONT Native Barcoding (12) Kit instructions. The prepared cDNA libraries (200 fmol/flow cell) were purified and loaded onto ONT R9.4.1 SpotON Flow Cells, using a total of five flow cells for sequencing. To prevent "barcode hopping," samples from earlier and later time points were sequenced separately. After each enzymatic step, AMPure XP Beads were used for purification. The samples were then eluted in UltraPure™ nuclease-free water (from Invitrogen), and their concentration was measured using the Qubit 4.0 fluorometer and Qubit dsDNA HS Assay kit.</w:t>
      </w:r>
    </w:p>
    <w:p w14:paraId="543AC81C" w14:textId="51CA7E6E" w:rsidR="006D0604" w:rsidRPr="00E24243" w:rsidRDefault="006D0604" w:rsidP="00573600">
      <w:pPr>
        <w:spacing w:after="120" w:line="240" w:lineRule="auto"/>
        <w:jc w:val="both"/>
        <w:rPr>
          <w:rFonts w:ascii="Times New Roman" w:hAnsi="Times New Roman" w:cs="Times New Roman"/>
          <w:sz w:val="24"/>
          <w:lang w:val="en-US"/>
        </w:rPr>
      </w:pPr>
    </w:p>
    <w:p w14:paraId="2685D4F4" w14:textId="472D0A1C" w:rsidR="006D0604" w:rsidRPr="00E24243" w:rsidRDefault="00F23775" w:rsidP="00573600">
      <w:pPr>
        <w:pStyle w:val="MDPI31text"/>
        <w:spacing w:after="120" w:line="240" w:lineRule="auto"/>
        <w:ind w:left="0" w:firstLine="0"/>
        <w:rPr>
          <w:rFonts w:ascii="Times New Roman" w:hAnsi="Times New Roman"/>
          <w:b/>
          <w:sz w:val="24"/>
        </w:rPr>
      </w:pPr>
      <w:r w:rsidRPr="008814E3">
        <w:rPr>
          <w:rFonts w:ascii="Times New Roman" w:hAnsi="Times New Roman"/>
          <w:b/>
          <w:color w:val="auto"/>
          <w:sz w:val="24"/>
        </w:rPr>
        <w:t>Pre-processing</w:t>
      </w:r>
      <w:r>
        <w:rPr>
          <w:rFonts w:ascii="Times New Roman" w:hAnsi="Times New Roman"/>
          <w:b/>
          <w:color w:val="auto"/>
          <w:sz w:val="24"/>
        </w:rPr>
        <w:t xml:space="preserve"> and </w:t>
      </w:r>
      <w:r w:rsidR="00DE4AF8" w:rsidRPr="00E24243">
        <w:rPr>
          <w:rFonts w:ascii="Times New Roman" w:hAnsi="Times New Roman"/>
          <w:b/>
          <w:sz w:val="24"/>
        </w:rPr>
        <w:t xml:space="preserve">Data </w:t>
      </w:r>
      <w:r>
        <w:rPr>
          <w:rFonts w:ascii="Times New Roman" w:hAnsi="Times New Roman"/>
          <w:b/>
          <w:sz w:val="24"/>
        </w:rPr>
        <w:t>A</w:t>
      </w:r>
      <w:r w:rsidR="006D0604" w:rsidRPr="00E24243">
        <w:rPr>
          <w:rFonts w:ascii="Times New Roman" w:hAnsi="Times New Roman"/>
          <w:b/>
          <w:sz w:val="24"/>
        </w:rPr>
        <w:t>nalysis</w:t>
      </w:r>
    </w:p>
    <w:p w14:paraId="0462AE69" w14:textId="05B957C1" w:rsidR="00F23775" w:rsidRPr="008814E3" w:rsidRDefault="00F23775" w:rsidP="00573600">
      <w:pPr>
        <w:spacing w:after="120" w:line="240" w:lineRule="auto"/>
        <w:jc w:val="both"/>
        <w:rPr>
          <w:rFonts w:ascii="Times New Roman" w:hAnsi="Times New Roman" w:cs="Times New Roman"/>
          <w:i/>
          <w:color w:val="000000" w:themeColor="text1"/>
          <w:sz w:val="24"/>
          <w:lang w:val="en-US"/>
        </w:rPr>
      </w:pPr>
      <w:r w:rsidRPr="008814E3">
        <w:rPr>
          <w:rFonts w:ascii="Times New Roman" w:hAnsi="Times New Roman" w:cs="Times New Roman"/>
          <w:i/>
          <w:color w:val="000000" w:themeColor="text1"/>
          <w:sz w:val="24"/>
          <w:lang w:val="en-US"/>
        </w:rPr>
        <w:t xml:space="preserve">dcDNA </w:t>
      </w:r>
      <w:r w:rsidR="0073667D">
        <w:rPr>
          <w:rFonts w:ascii="Times New Roman" w:hAnsi="Times New Roman" w:cs="Times New Roman"/>
          <w:i/>
          <w:color w:val="000000" w:themeColor="text1"/>
          <w:sz w:val="24"/>
          <w:lang w:val="en-US"/>
        </w:rPr>
        <w:t>s</w:t>
      </w:r>
      <w:r w:rsidRPr="008814E3">
        <w:rPr>
          <w:rFonts w:ascii="Times New Roman" w:hAnsi="Times New Roman" w:cs="Times New Roman"/>
          <w:i/>
          <w:color w:val="000000" w:themeColor="text1"/>
          <w:sz w:val="24"/>
          <w:lang w:val="en-US"/>
        </w:rPr>
        <w:t>equencing</w:t>
      </w:r>
      <w:r w:rsidR="0073667D">
        <w:rPr>
          <w:rFonts w:ascii="Times New Roman" w:hAnsi="Times New Roman" w:cs="Times New Roman"/>
          <w:i/>
          <w:color w:val="000000" w:themeColor="text1"/>
          <w:sz w:val="24"/>
          <w:lang w:val="en-US"/>
        </w:rPr>
        <w:t xml:space="preserve"> data p</w:t>
      </w:r>
      <w:r>
        <w:rPr>
          <w:rFonts w:ascii="Times New Roman" w:hAnsi="Times New Roman" w:cs="Times New Roman"/>
          <w:i/>
          <w:color w:val="000000" w:themeColor="text1"/>
          <w:sz w:val="24"/>
          <w:lang w:val="en-US"/>
        </w:rPr>
        <w:t>re-processing</w:t>
      </w:r>
    </w:p>
    <w:p w14:paraId="58C99429" w14:textId="77777777" w:rsidR="00F23775" w:rsidRDefault="00F23775" w:rsidP="00573600">
      <w:pPr>
        <w:spacing w:after="120" w:line="240" w:lineRule="auto"/>
        <w:jc w:val="both"/>
        <w:rPr>
          <w:rFonts w:ascii="Times New Roman" w:hAnsi="Times New Roman" w:cs="Times New Roman"/>
          <w:color w:val="000000" w:themeColor="text1"/>
          <w:sz w:val="24"/>
          <w:lang w:val="en-US"/>
        </w:rPr>
      </w:pPr>
      <w:r w:rsidRPr="008814E3">
        <w:rPr>
          <w:rFonts w:ascii="Times New Roman" w:hAnsi="Times New Roman" w:cs="Times New Roman"/>
          <w:color w:val="000000" w:themeColor="text1"/>
          <w:sz w:val="24"/>
          <w:lang w:val="en-US"/>
        </w:rPr>
        <w:t xml:space="preserve">The raw current signals obtained from </w:t>
      </w:r>
      <w:r>
        <w:rPr>
          <w:rFonts w:ascii="Times New Roman" w:hAnsi="Times New Roman" w:cs="Times New Roman"/>
          <w:color w:val="000000" w:themeColor="text1"/>
          <w:sz w:val="24"/>
          <w:lang w:val="en-US"/>
        </w:rPr>
        <w:t>M</w:t>
      </w:r>
      <w:r w:rsidRPr="008814E3">
        <w:rPr>
          <w:rFonts w:ascii="Times New Roman" w:hAnsi="Times New Roman" w:cs="Times New Roman"/>
          <w:color w:val="000000" w:themeColor="text1"/>
          <w:sz w:val="24"/>
          <w:lang w:val="en-US"/>
        </w:rPr>
        <w:t xml:space="preserve">inION sequencing were basecalled to nucleotides with the Dorado-0.7.2 basecaller </w:t>
      </w:r>
      <w:r w:rsidRPr="008814E3">
        <w:rPr>
          <w:rFonts w:ascii="Times New Roman" w:hAnsi="Times New Roman" w:cs="Times New Roman"/>
          <w:color w:val="7030A0"/>
          <w:sz w:val="24"/>
          <w:lang w:val="en-US"/>
        </w:rPr>
        <w:t>(</w:t>
      </w:r>
      <w:hyperlink r:id="rId9" w:history="1">
        <w:r w:rsidRPr="008814E3">
          <w:rPr>
            <w:rStyle w:val="Hiperhivatkozs"/>
            <w:rFonts w:ascii="Times New Roman" w:hAnsi="Times New Roman" w:cs="Times New Roman"/>
            <w:sz w:val="24"/>
            <w:lang w:val="en-US"/>
          </w:rPr>
          <w:t>https://github.com/nanoporetech/dorado/</w:t>
        </w:r>
      </w:hyperlink>
      <w:r w:rsidRPr="008814E3">
        <w:rPr>
          <w:rFonts w:ascii="Times New Roman" w:hAnsi="Times New Roman" w:cs="Times New Roman"/>
          <w:color w:val="7030A0"/>
          <w:sz w:val="24"/>
          <w:lang w:val="en-US"/>
        </w:rPr>
        <w:t xml:space="preserve">) </w:t>
      </w:r>
      <w:r w:rsidRPr="008814E3">
        <w:rPr>
          <w:rFonts w:ascii="Times New Roman" w:hAnsi="Times New Roman" w:cs="Times New Roman"/>
          <w:color w:val="000000" w:themeColor="text1"/>
          <w:sz w:val="24"/>
          <w:lang w:val="en-US"/>
        </w:rPr>
        <w:t xml:space="preserve">using a quality threshold of 7. The resulting reads were aligned to the reference genome (accession number: NC_001491.2) using the minimap2 </w:t>
      </w:r>
      <w:r w:rsidRPr="008814E3">
        <w:rPr>
          <w:rFonts w:ascii="Times New Roman" w:hAnsi="Times New Roman" w:cs="Times New Roman"/>
          <w:color w:val="000000" w:themeColor="text1"/>
          <w:sz w:val="24"/>
          <w:lang w:val="en-US"/>
        </w:rPr>
        <w:fldChar w:fldCharType="begin"/>
      </w:r>
      <w:r w:rsidRPr="008814E3">
        <w:rPr>
          <w:rFonts w:ascii="Times New Roman" w:hAnsi="Times New Roman" w:cs="Times New Roman"/>
          <w:color w:val="000000" w:themeColor="text1"/>
          <w:sz w:val="24"/>
          <w:lang w:val="en-US"/>
        </w:rPr>
        <w:instrText xml:space="preserve"> ADDIN ZOTERO_ITEM CSL_CITATION {"citationID":"VwmJkHO5","properties":{"formattedCitation":"[30]","plainCitation":"[30]","noteIndex":0},"citationItems":[{"id":592,"uris":["http://zotero.org/users/local/SrvbCAEb/items/6QF6E6HJ"],"itemData":{"id":592,"type":"article-journal","abstract":"Motivation: Recent advances in sequencing technologies promise ultra-long reads of $100 kb in average, full-length mRNA or cDNA reads in high throughput and genomic contigs over 100 Mb in length. Existing alignment programs are unable or inefﬁcient to process such data at scale, which presses for the development of new alignment algorithms.","container-title":"Bioinformatics","DOI":"10.1093/bioinformatics/bty191","ISSN":"1367-4803, 1367-4811","issue":"18","language":"en","license":"https://academic.oup.com/journals/pages/open_access/funder_policies/chorus/standard_publication_model","page":"3094-3100","source":"DOI.org (Crossref)","title":"Minimap2: pairwise alignment for nucleotide sequences","title-short":"Minimap2","volume":"34","author":[{"family":"Li","given":"Heng"}],"editor":[{"family":"Birol","given":"Inanc"}],"issued":{"date-parts":[["2018",9,15]]}}}],"schema":"https://github.com/citation-style-language/schema/raw/master/csl-citation.json"} </w:instrText>
      </w:r>
      <w:r w:rsidRPr="008814E3">
        <w:rPr>
          <w:rFonts w:ascii="Times New Roman" w:hAnsi="Times New Roman" w:cs="Times New Roman"/>
          <w:color w:val="000000" w:themeColor="text1"/>
          <w:sz w:val="24"/>
          <w:lang w:val="en-US"/>
        </w:rPr>
        <w:fldChar w:fldCharType="separate"/>
      </w:r>
      <w:r w:rsidRPr="008814E3">
        <w:rPr>
          <w:rFonts w:ascii="Times New Roman" w:hAnsi="Times New Roman" w:cs="Times New Roman"/>
          <w:sz w:val="24"/>
          <w:lang w:val="en-US"/>
        </w:rPr>
        <w:t>[30]</w:t>
      </w:r>
      <w:r w:rsidRPr="008814E3">
        <w:rPr>
          <w:rFonts w:ascii="Times New Roman" w:hAnsi="Times New Roman" w:cs="Times New Roman"/>
          <w:color w:val="000000" w:themeColor="text1"/>
          <w:sz w:val="24"/>
          <w:lang w:val="en-US"/>
        </w:rPr>
        <w:fldChar w:fldCharType="end"/>
      </w:r>
      <w:r w:rsidRPr="008814E3">
        <w:rPr>
          <w:rFonts w:ascii="Times New Roman" w:hAnsi="Times New Roman" w:cs="Times New Roman"/>
          <w:color w:val="000000" w:themeColor="text1"/>
          <w:sz w:val="24"/>
          <w:lang w:val="en-US"/>
        </w:rPr>
        <w:t xml:space="preserve"> program. During the alignment with minimap2, the following settings were applied: -ax splice -Y -C5 -cs. To identify TSS, TES, and intron positions, we used the LoRTIA toolkit </w:t>
      </w:r>
      <w:r w:rsidRPr="008814E3">
        <w:rPr>
          <w:rFonts w:ascii="Times New Roman" w:hAnsi="Times New Roman" w:cs="Times New Roman"/>
          <w:color w:val="7030A0"/>
          <w:sz w:val="24"/>
          <w:lang w:val="en-US"/>
        </w:rPr>
        <w:t>(</w:t>
      </w:r>
      <w:hyperlink r:id="rId10" w:tgtFrame="_new" w:history="1">
        <w:r w:rsidRPr="008814E3">
          <w:rPr>
            <w:rStyle w:val="Hiperhivatkozs"/>
            <w:rFonts w:ascii="Times New Roman" w:hAnsi="Times New Roman" w:cs="Times New Roman"/>
            <w:sz w:val="24"/>
            <w:lang w:val="en-US"/>
          </w:rPr>
          <w:t>https://github.com/zsolt-balazs/LoRTIA</w:t>
        </w:r>
      </w:hyperlink>
      <w:r w:rsidRPr="008814E3">
        <w:rPr>
          <w:rFonts w:ascii="Times New Roman" w:hAnsi="Times New Roman" w:cs="Times New Roman"/>
          <w:color w:val="7030A0"/>
          <w:sz w:val="24"/>
          <w:lang w:val="en-US"/>
        </w:rPr>
        <w:t xml:space="preserve">). </w:t>
      </w:r>
      <w:r w:rsidRPr="008814E3">
        <w:rPr>
          <w:rFonts w:ascii="Times New Roman" w:hAnsi="Times New Roman" w:cs="Times New Roman"/>
          <w:color w:val="000000" w:themeColor="text1"/>
          <w:sz w:val="24"/>
          <w:lang w:val="en-US"/>
        </w:rPr>
        <w:t xml:space="preserve">For evaluating </w:t>
      </w:r>
      <w:r>
        <w:rPr>
          <w:rFonts w:ascii="Times New Roman" w:hAnsi="Times New Roman" w:cs="Times New Roman"/>
          <w:color w:val="000000" w:themeColor="text1"/>
          <w:sz w:val="24"/>
          <w:lang w:val="en-US"/>
        </w:rPr>
        <w:t>dcDNA-Seq</w:t>
      </w:r>
      <w:r w:rsidRPr="008814E3">
        <w:rPr>
          <w:rFonts w:ascii="Times New Roman" w:hAnsi="Times New Roman" w:cs="Times New Roman"/>
          <w:color w:val="000000" w:themeColor="text1"/>
          <w:sz w:val="24"/>
          <w:lang w:val="en-US"/>
        </w:rPr>
        <w:t>, the following settings were applied in the LoRTIA package: −5 TGCCATTAGGCCGGG –five_score 16 –check_in_soft 15 –3 AAAAAAAAAAAAAAA –three_score 16 –s Poisson –f true. A transcript was accepted when its 5'</w:t>
      </w:r>
      <w:r>
        <w:rPr>
          <w:rFonts w:ascii="Times New Roman" w:hAnsi="Times New Roman" w:cs="Times New Roman"/>
          <w:color w:val="000000" w:themeColor="text1"/>
          <w:sz w:val="24"/>
          <w:lang w:val="en-US"/>
        </w:rPr>
        <w:t>- and 3'-</w:t>
      </w:r>
      <w:r w:rsidRPr="008814E3">
        <w:rPr>
          <w:rFonts w:ascii="Times New Roman" w:hAnsi="Times New Roman" w:cs="Times New Roman"/>
          <w:color w:val="000000" w:themeColor="text1"/>
          <w:sz w:val="24"/>
          <w:lang w:val="en-US"/>
        </w:rPr>
        <w:t xml:space="preserve">adapters were </w:t>
      </w:r>
      <w:r>
        <w:rPr>
          <w:rFonts w:ascii="Times New Roman" w:hAnsi="Times New Roman" w:cs="Times New Roman"/>
          <w:color w:val="000000" w:themeColor="text1"/>
          <w:sz w:val="24"/>
          <w:lang w:val="en-US"/>
        </w:rPr>
        <w:t>accurate, and in the case of 3'-</w:t>
      </w:r>
      <w:r w:rsidRPr="008814E3">
        <w:rPr>
          <w:rFonts w:ascii="Times New Roman" w:hAnsi="Times New Roman" w:cs="Times New Roman"/>
          <w:color w:val="000000" w:themeColor="text1"/>
          <w:sz w:val="24"/>
          <w:lang w:val="en-US"/>
        </w:rPr>
        <w:t xml:space="preserve">ends, false priming and template switching during intron identification were excluded. For introns, we accepted those annotated in dRNA sequencing for direct cDNA samples. </w:t>
      </w:r>
    </w:p>
    <w:p w14:paraId="3A66E9EB" w14:textId="222714BB" w:rsidR="00F23775" w:rsidRDefault="00F23775" w:rsidP="00573600">
      <w:pPr>
        <w:spacing w:after="120" w:line="240" w:lineRule="auto"/>
        <w:jc w:val="both"/>
        <w:rPr>
          <w:rFonts w:ascii="Times New Roman" w:hAnsi="Times New Roman" w:cs="Times New Roman"/>
          <w:i/>
          <w:sz w:val="24"/>
          <w:lang w:val="en-US"/>
        </w:rPr>
      </w:pPr>
      <w:r w:rsidRPr="008814E3">
        <w:rPr>
          <w:rFonts w:ascii="Times New Roman" w:hAnsi="Times New Roman" w:cs="Times New Roman"/>
          <w:i/>
          <w:color w:val="000000" w:themeColor="text1"/>
          <w:sz w:val="24"/>
          <w:lang w:val="en-US"/>
        </w:rPr>
        <w:t xml:space="preserve">dcDNA </w:t>
      </w:r>
      <w:r w:rsidR="0073667D">
        <w:rPr>
          <w:rFonts w:ascii="Times New Roman" w:hAnsi="Times New Roman" w:cs="Times New Roman"/>
          <w:i/>
          <w:color w:val="000000" w:themeColor="text1"/>
          <w:sz w:val="24"/>
          <w:lang w:val="en-US"/>
        </w:rPr>
        <w:t>s</w:t>
      </w:r>
      <w:r w:rsidRPr="008814E3">
        <w:rPr>
          <w:rFonts w:ascii="Times New Roman" w:hAnsi="Times New Roman" w:cs="Times New Roman"/>
          <w:i/>
          <w:color w:val="000000" w:themeColor="text1"/>
          <w:sz w:val="24"/>
          <w:lang w:val="en-US"/>
        </w:rPr>
        <w:t>equencing</w:t>
      </w:r>
      <w:r w:rsidR="0073667D">
        <w:rPr>
          <w:rFonts w:ascii="Times New Roman" w:hAnsi="Times New Roman" w:cs="Times New Roman"/>
          <w:i/>
          <w:color w:val="000000" w:themeColor="text1"/>
          <w:sz w:val="24"/>
          <w:lang w:val="en-US"/>
        </w:rPr>
        <w:t xml:space="preserve"> data p</w:t>
      </w:r>
      <w:r>
        <w:rPr>
          <w:rFonts w:ascii="Times New Roman" w:hAnsi="Times New Roman" w:cs="Times New Roman"/>
          <w:i/>
          <w:sz w:val="24"/>
          <w:lang w:val="en-US"/>
        </w:rPr>
        <w:t>rocessing</w:t>
      </w:r>
    </w:p>
    <w:p w14:paraId="73EE7986" w14:textId="42356E22" w:rsidR="00F23775" w:rsidRPr="0075606C" w:rsidRDefault="00F23775"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color w:val="000000" w:themeColor="text1"/>
          <w:sz w:val="24"/>
          <w:lang w:val="en-US"/>
        </w:rPr>
        <w:t>For further analysis, we used an in-house developed R pipeline. Briefly, the “</w:t>
      </w:r>
      <w:r w:rsidRPr="008814E3">
        <w:rPr>
          <w:rFonts w:ascii="Times New Roman" w:hAnsi="Times New Roman" w:cs="Times New Roman"/>
          <w:i/>
          <w:color w:val="000000" w:themeColor="text1"/>
          <w:sz w:val="24"/>
          <w:lang w:val="en-US"/>
        </w:rPr>
        <w:t>stranded_only.bam</w:t>
      </w:r>
      <w:r w:rsidRPr="008814E3">
        <w:rPr>
          <w:rFonts w:ascii="Times New Roman" w:hAnsi="Times New Roman" w:cs="Times New Roman"/>
          <w:color w:val="000000" w:themeColor="text1"/>
          <w:sz w:val="24"/>
          <w:lang w:val="en-US"/>
        </w:rPr>
        <w:t xml:space="preserve">” files from the LoRTIA output were imported into the R environment using Rsmatools </w:t>
      </w:r>
      <w:r w:rsidRPr="008814E3">
        <w:rPr>
          <w:rFonts w:ascii="Times New Roman" w:hAnsi="Times New Roman" w:cs="Times New Roman"/>
          <w:color w:val="000000" w:themeColor="text1"/>
          <w:sz w:val="24"/>
          <w:lang w:val="en-US"/>
        </w:rPr>
        <w:fldChar w:fldCharType="begin"/>
      </w:r>
      <w:r w:rsidRPr="008814E3">
        <w:rPr>
          <w:rFonts w:ascii="Times New Roman" w:hAnsi="Times New Roman" w:cs="Times New Roman"/>
          <w:color w:val="000000" w:themeColor="text1"/>
          <w:sz w:val="24"/>
          <w:lang w:val="en-US"/>
        </w:rPr>
        <w:instrText xml:space="preserve"> ADDIN ZOTERO_ITEM CSL_CITATION {"citationID":"xPtrxbni","properties":{"formattedCitation":"[31]","plainCitation":"[31]","noteIndex":0},"citationItems":[{"id":746,"uris":["http://zotero.org/users/local/SrvbCAEb/items/695C4Z6E"],"itemData":{"id":746,"type":"article-journal","title":"Rsamtools: Binary alignment (BAM), FASTA, variant call (BCF), and tabix file import.","author":[{"family":"Morgan M, Pagès H, Obenchain V, H. N.","given":""}],"issued":{"date-parts":[["2022"]]}}}],"schema":"https://github.com/citation-style-language/schema/raw/master/csl-citation.json"} </w:instrText>
      </w:r>
      <w:r w:rsidRPr="008814E3">
        <w:rPr>
          <w:rFonts w:ascii="Times New Roman" w:hAnsi="Times New Roman" w:cs="Times New Roman"/>
          <w:color w:val="000000" w:themeColor="text1"/>
          <w:sz w:val="24"/>
          <w:lang w:val="en-US"/>
        </w:rPr>
        <w:fldChar w:fldCharType="separate"/>
      </w:r>
      <w:r w:rsidRPr="008814E3">
        <w:rPr>
          <w:rFonts w:ascii="Times New Roman" w:hAnsi="Times New Roman" w:cs="Times New Roman"/>
          <w:sz w:val="24"/>
          <w:lang w:val="en-US"/>
        </w:rPr>
        <w:t>[31]</w:t>
      </w:r>
      <w:r w:rsidRPr="008814E3">
        <w:rPr>
          <w:rFonts w:ascii="Times New Roman" w:hAnsi="Times New Roman" w:cs="Times New Roman"/>
          <w:color w:val="000000" w:themeColor="text1"/>
          <w:sz w:val="24"/>
          <w:lang w:val="en-US"/>
        </w:rPr>
        <w:fldChar w:fldCharType="end"/>
      </w:r>
      <w:r w:rsidRPr="008814E3">
        <w:rPr>
          <w:rFonts w:ascii="Times New Roman" w:hAnsi="Times New Roman" w:cs="Times New Roman"/>
          <w:color w:val="000000" w:themeColor="text1"/>
          <w:sz w:val="24"/>
          <w:lang w:val="en-US"/>
        </w:rPr>
        <w:t xml:space="preserve">. A database was then built from it, containing the </w:t>
      </w:r>
      <w:r w:rsidRPr="0075606C">
        <w:rPr>
          <w:rFonts w:ascii="Times New Roman" w:hAnsi="Times New Roman" w:cs="Times New Roman"/>
          <w:sz w:val="24"/>
          <w:lang w:val="en-US"/>
        </w:rPr>
        <w:t>count of unique mapping positions and the information from the bam-files regarding LoRTIA’s adapter searching using</w:t>
      </w:r>
      <w:r w:rsidR="001A2BE9" w:rsidRPr="0075606C">
        <w:rPr>
          <w:rFonts w:ascii="Times New Roman" w:hAnsi="Times New Roman" w:cs="Times New Roman"/>
          <w:sz w:val="24"/>
          <w:lang w:val="en-US"/>
        </w:rPr>
        <w:t xml:space="preserve"> the</w:t>
      </w:r>
      <w:r w:rsidRPr="0075606C">
        <w:rPr>
          <w:rFonts w:ascii="Times New Roman" w:hAnsi="Times New Roman" w:cs="Times New Roman"/>
          <w:sz w:val="24"/>
          <w:lang w:val="en-US"/>
        </w:rPr>
        <w:t xml:space="preserve"> data.table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{"citationID":"VeV2y2jO","properties":{"formattedCitation":"[32]","plainCitation":"[32]","noteIndex":0},"citationItems":[{"id":594,"uris":["http://zotero.org/users/local/SrvbCAEb/items/AAT6JTV4"],"itemData":{"id":594,"type":"software","abstract":"Fast aggregation of large data (e.g. 100GB in RAM), fast ordered joins, fast add/modify/delete of columns by group using no copies at all, list columns, friendly and fast character-separated-value read/write. Offers a natural and flexible syntax, for faster development.","license":"MPL-2.0 | file LICENSE","source":"R-Packages","title":"data.table: Extension of 'data.frame'","title-short":"data.table","URL":"https://cran.r-project.org/web/packages/data.table/index.html","version":"1.15.4","author":[{"family":"Barrett","given":"Tyson"},{"family":"Dowle","given":"Matt"},{"family":"Srinivasan","given":"Arun"},{"family":"Gorecki","given":"Jan"},{"family":"Chirico","given":"Michael"},{"family":"Hocking","given":"Toby"},{"family":"Stetsenko","given":"Pasha"},{"family":"Short","given":"Tom"},{"family":"Lianoglou","given":"Steve"},{"family":"Antonyan","given":"Eduard"},{"family":"Bonsch","given":"Markus"},{"family":"Parsonage","given":"Hugh"},{"family":"Ritchie","given":"Scott"},{"family":"Ren","given":"Kun"},{"family":"Tan","given":"Xianying"},{"family":"Saporta","given":"Rick"},{"family":"Seiskari","given":"Otto"},{"family":"Dong","given":"Xianghui"},{"family":"Lang","given":"Michel"},{"family":"Iwasaki","given":"Watal"},{"family":"Wenchel","given":"Seth"},{"family":"Broman","given":"Karl"},{"family":"Schmidt","given":"Tobias"},{"family":"Arenburg","given":"David"},{"family":"Smith","given":"Ethan"},{"family":"Cocquemas","given":"Francois"},{"family":"Gomez","given":"Matthieu"},{"family":"Chataignon","given":"Philippe"},{"family":"Blaser","given":"Nello"},{"family":"Selivanov","given":"Dmitry"},{"family":"Riabushenko","given":"Andrey"},{"family":"Lee","given":"Cheng"},{"family":"Groves","given":"Declan"},{"family":"Possenriede","given":"Daniel"},{"family":"Parages","given":"Felipe"},{"family":"Toth","given":"Denes"},{"family":"Yaramaz-David","given":"Mus"},{"family":"Perumal","given":"Ayappan"},{"family":"Sams","given":"James"},{"family":"Morgan","given":"Martin"},{"family":"Quinn","given":"Michael"},{"family":"@javrucebo","given":""},{"family":"@marc-outins","given":""},{"family":"Storey","given":"Roy"},{"family":"Saraswat","given":"Manish"},{"family":"Jacob","given":"Morgan"},{"family":"Schubmehl","given":"Michael"},{"family":"Vaughan","given":"Davis"},{"family":"Silvestri","given":"Leonardo"},{"family":"Hester","given":"Jim"},{"family":"Damico","given":"Anthony"},{"family":"Freundt","given":"Sebastian"},{"family":"Simons","given":"David"},{"family":"Andrade","given":"Elliott Sales","dropping-particle":"de"},{"family":"Miller","given":"Cole"},{"family":"Meldgaard","given":"Jens Peder"},{"family":"Tlapak","given":"Vaclav"},{"family":"Ushey","given":"Kevin"},{"family":"Eddelbuettel","given":"Dirk"},{"family":"Schwendinger","given":"Benjamin"},{"family":"Fischetti","given":"Tony"},{"family":"Shilon","given":"Ofek"},{"family":"Khotilovich","given":"Vadim"},{"family":"Wickham","given":"Hadley"},{"family":"Becker","given":"Bennet"},{"family":"Haynes","given":"Kyle"},{"family":"Kamgang","given":"Boniface Christian"},{"family":"Delmarcell","given":"Olivier"},{"family":"O'Brien","given":"Josh"},{"family":"Mezquita","given":"Dereck","dropping-particle":"de"},{"family":"Czekanski","given":"Michael"}],"accessed":{"date-parts":[["2024",6,25]]},"issued":{"date-parts":[["2024",3,30]]}}}],"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[32]</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R</w:t>
      </w:r>
      <w:r w:rsidR="00D72C27"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package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{"citationID":"AsRnqjot","properties":{"formattedCitation":"[33]","plainCitation":"[33]","noteIndex":0},"citationItems":[{"id":595,"uris":["http://zotero.org/users/local/SrvbCAEb/items/TJCV5AAU"],"itemData":{"id":595,"type":"article-journal","abstract":"The Bioconductor project is an initiative for the collaborative creation of extensible software for computational biology and bioinformatics. The goals of the project include: fostering collaborative development and widespread use of innovative software, reducing barriers to entry into interdisciplinary scientific research, and promoting the achievement of remote reproducibility of research results. We describe details of our aims and methods, identify current challenges, compare Bioconductor to other open bioinformatics projects, and provide working examples.","container-title":"Genome Biology","DOI":"10.1186/gb-2004-5-10-r80","ISSN":"1474-760X","issue":"10","journalAbbreviation":"Genome Biology","page":"R80","source":"BioMed Central","title":"Bioconductor: open software development for computational biology and bioinformatics","title-short":"Bioconductor","volume":"5","author":[{"family":"Gentleman","given":"Robert C."},{"family":"Carey","given":"Vincent J."},{"family":"Bates","given":"Douglas M."},{"family":"Bolstad","given":"Ben"},{"family":"Dettling","given":"Marcel"},{"family":"Dudoit","given":"Sandrine"},{"family":"Ellis","given":"Byron"},{"family":"Gautier","given":"Laurent"},{"family":"Ge","given":"Yongchao"},{"family":"Gentry","given":"Jeff"},{"family":"Hornik","given":"Kurt"},{"family":"Hothorn","given":"Torsten"},{"family":"Huber","given":"Wolfgang"},{"family":"Iacus","given":"Stefano"},{"family":"Irizarry","given":"Rafael"},{"family":"Leisch","given":"Friedrich"},{"family":"Li","given":"Cheng"},{"family":"Maechler","given":"Martin"},{"family":"Rossini","given":"Anthony J."},{"family":"Sawitzki","given":"Gunther"},{"family":"Smith","given":"Colin"},{"family":"Smyth","given":"Gordon"},{"family":"Tierney","given":"Luke"},{"family":"Yang","given":"Jean YH"},{"family":"Zhang","given":"Jianhua"}],"issued":{"date-parts":[["2004",9,15]]}}}],"schema":"https://github.com/citation-style-language/schema/raw/master/csl-citation.json"}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[33]</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t>
      </w:r>
      <w:r w:rsidR="00791172" w:rsidRPr="0075606C">
        <w:rPr>
          <w:rFonts w:ascii="Times New Roman" w:hAnsi="Times New Roman" w:cs="Times New Roman"/>
          <w:sz w:val="24"/>
          <w:lang w:val="en-US"/>
        </w:rPr>
        <w:t>This collection of unique mapping positions at the nucleotide level, considering both exons and introns along with their associated statistics, was henceforth termed "</w:t>
      </w:r>
      <w:r w:rsidR="00791172" w:rsidRPr="0075606C">
        <w:rPr>
          <w:rFonts w:ascii="Times New Roman" w:hAnsi="Times New Roman" w:cs="Times New Roman"/>
          <w:i/>
          <w:sz w:val="24"/>
          <w:lang w:val="en-US"/>
        </w:rPr>
        <w:t>transfrags</w:t>
      </w:r>
      <w:r w:rsidR="00791172" w:rsidRPr="0075606C">
        <w:rPr>
          <w:rFonts w:ascii="Times New Roman" w:hAnsi="Times New Roman" w:cs="Times New Roman"/>
          <w:sz w:val="24"/>
          <w:lang w:val="en-US"/>
        </w:rPr>
        <w:t>." These transfrags were used in the downstream pipeline as queries for reference transcript counting and for merging with the CAGE-Seq data. However, they are not true transcripts, as they can differ by as little as a single nucleotide. Because of this, they could also be used to calculate per-nucleotide and windowed coverage values, as well as 3'- and 5'-end counts.</w:t>
      </w:r>
    </w:p>
    <w:p w14:paraId="1FFA1B87" w14:textId="1C4F4C75" w:rsidR="00D72C27" w:rsidRPr="0075606C" w:rsidRDefault="00D72C27"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lastRenderedPageBreak/>
        <w:t xml:space="preserve">CAGE-Seq </w:t>
      </w:r>
      <w:r w:rsidR="0073667D" w:rsidRPr="0075606C">
        <w:rPr>
          <w:rFonts w:ascii="Times New Roman" w:hAnsi="Times New Roman"/>
          <w:i/>
          <w:sz w:val="24"/>
          <w:lang w:val="en-US"/>
        </w:rPr>
        <w:t>pre-processing and a</w:t>
      </w:r>
      <w:r w:rsidRPr="0075606C">
        <w:rPr>
          <w:rFonts w:ascii="Times New Roman" w:hAnsi="Times New Roman"/>
          <w:i/>
          <w:sz w:val="24"/>
          <w:lang w:val="en-US"/>
        </w:rPr>
        <w:t>nalysis</w:t>
      </w:r>
    </w:p>
    <w:p w14:paraId="1191D4C4" w14:textId="78D905AC" w:rsidR="00D72C27" w:rsidRPr="0075606C" w:rsidRDefault="00D72C2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STAR aligner (version 2.7.3 a)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{"citationID":"nb3Chdxo","properties":{"formattedCitation":"[36]","plainCitation":"[36]","noteIndex":0},"citationItems":[{"id":604,"uris":["http://zotero.org/users/local/SrvbCAEb/items/V5PWA5K9"],"itemData":{"id":604,"type":"article-journal","abstract":"Motivation: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(&amp;gt;80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&amp;gt;50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strategy.Availability and implementation: STAR is implemented as a standalone C++ code. STAR is free open source software distributed under GPLv3 license and can be downloaded from http://code.google.com/p/rna-star/.Contact:  dobin@cshl.edu.","container-title":"Bioinformatics","DOI":"10.1093/bioinformatics/bts635","ISSN":"1367-4803","issue":"1","journalAbbreviation":"Bioinformatics","page":"15-21","source":"Silverchair","title":"STAR: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[34]</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was used to map the reads to the EHV-1 reference genome (NC_001491.2), utilizing --genomeSAindexNbases 8 and default parameters. “Bam” files obtained from CAGE-seq were converted to BigWig format to detect 5′-end coverage. The CAGEfightR </w:t>
      </w:r>
      <w:r w:rsidRPr="0075606C">
        <w:rPr>
          <w:rFonts w:ascii="Times New Roman" w:hAnsi="Times New Roman" w:cs="Times New Roman"/>
          <w:sz w:val="24"/>
          <w:lang w:val="en-US"/>
        </w:rPr>
        <w:fldChar w:fldCharType="begin"/>
      </w:r>
      <w:r w:rsidRPr="0075606C">
        <w:rPr>
          <w:rFonts w:ascii="Times New Roman" w:hAnsi="Times New Roman" w:cs="Times New Roman"/>
          <w:sz w:val="24"/>
          <w:lang w:val="en-US"/>
        </w:rPr>
        <w:instrText xml:space="preserve"> ADDIN ZOTERO_ITEM CSL_CITATION {"citationID":"vTbmV8KX","properties":{"formattedCitation":"[37]","plainCitation":"[37]","noteIndex":0},"citationItems":[{"id":607,"uris":["http://zotero.org/users/local/SrvbCAEb/items/HHPXB5IW"],"itemData":{"id":607,"type":"article-journal","abstract":"5′-end sequencing assays, and Cap Analysis of Gene Expression (CAGE) in particular, have been instrumental in studying transcriptional regulation. 5′-end methods provide genome-wide maps of transcription start sites (TSSs) with base pair resolution. Because active enhancers often feature bidirectional TSSs, such data can also be used to predict enhancer candidates. The current availability of mature and comprehensive computational tools for the analysis of 5′-end data is limited, preventing efficient analysis of new and existing 5′-end data.","container-title":"BMC Bioinformatics","DOI":"10.1186/s12859-019-3029-5","ISSN":"1471-2105","issue":"1","journalAbbreviation":"BMC Bioinformatics","page":"487","source":"BioMed Central","title":"CAGEfightR: analysis of 5′-end data using R/Bioconductor","title-short":"CAGEfightR","volume":"20","author":[{"family":"Thodberg","given":"Malte"},{"family":"Thieffry","given":"Axel"},{"family":"Vitting-Seerup","given":"Kristoffer"},{"family":"Andersson","given":"Robin"},{"family":"Sandelin","given":"Albin"}],"issued":{"date-parts":[["2019",10,4]]}}}],"schema":"https://github.com/citation-style-language/schema/raw/master/csl-citation.json"} </w:instrText>
      </w:r>
      <w:r w:rsidRPr="0075606C">
        <w:rPr>
          <w:rFonts w:ascii="Times New Roman" w:hAnsi="Times New Roman" w:cs="Times New Roman"/>
          <w:sz w:val="24"/>
          <w:lang w:val="en-US"/>
        </w:rPr>
        <w:fldChar w:fldCharType="separate"/>
      </w:r>
      <w:r w:rsidRPr="0075606C">
        <w:rPr>
          <w:rFonts w:ascii="Times New Roman" w:hAnsi="Times New Roman" w:cs="Times New Roman"/>
          <w:sz w:val="24"/>
          <w:lang w:val="en-US"/>
        </w:rPr>
        <w:t>[35]</w:t>
      </w:r>
      <w:r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package was used to determine TSS positions. </w:t>
      </w:r>
      <w:r w:rsidR="003A4CEA" w:rsidRPr="0075606C">
        <w:rPr>
          <w:rFonts w:ascii="Times New Roman" w:hAnsi="Times New Roman" w:cs="Times New Roman"/>
          <w:sz w:val="24"/>
          <w:lang w:val="en-US"/>
        </w:rPr>
        <w:t>We ran CAGEfightR with the following parameters: clusterUnidirectionally</w:t>
      </w:r>
      <w:r w:rsidR="00573600" w:rsidRPr="0075606C">
        <w:rPr>
          <w:rFonts w:ascii="Times New Roman" w:hAnsi="Times New Roman" w:cs="Times New Roman"/>
          <w:sz w:val="24"/>
          <w:lang w:val="en-US"/>
        </w:rPr>
        <w:t xml:space="preserve"> </w:t>
      </w:r>
      <w:r w:rsidR="003A4CEA" w:rsidRPr="0075606C">
        <w:rPr>
          <w:rFonts w:ascii="Times New Roman" w:hAnsi="Times New Roman" w:cs="Times New Roman"/>
          <w:sz w:val="24"/>
          <w:lang w:val="en-US"/>
        </w:rPr>
        <w:t>(pooledCutoff = 1, mergeDist = 10). This means that TSS positions within a 10-nucleotide window were clustered together (mergeDist = 10), and TSS clusters with a minimum pooled value (pooledCutoff = 1) of less than 1 were excluded from further analysis.</w:t>
      </w:r>
    </w:p>
    <w:p w14:paraId="01256B82" w14:textId="793F5995" w:rsidR="006D0604" w:rsidRPr="0075606C" w:rsidRDefault="0064432F"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 xml:space="preserve">Reference </w:t>
      </w:r>
      <w:r w:rsidR="0073667D" w:rsidRPr="0075606C">
        <w:rPr>
          <w:rFonts w:ascii="Times New Roman" w:hAnsi="Times New Roman" w:cs="Times New Roman"/>
          <w:i/>
          <w:sz w:val="24"/>
          <w:lang w:val="en-US"/>
        </w:rPr>
        <w:t>t</w:t>
      </w:r>
      <w:r w:rsidR="006D0604" w:rsidRPr="0075606C">
        <w:rPr>
          <w:rFonts w:ascii="Times New Roman" w:hAnsi="Times New Roman" w:cs="Times New Roman"/>
          <w:i/>
          <w:sz w:val="24"/>
          <w:lang w:val="en-US"/>
        </w:rPr>
        <w:t>ransc</w:t>
      </w:r>
      <w:r w:rsidR="00234B39" w:rsidRPr="0075606C">
        <w:rPr>
          <w:rFonts w:ascii="Times New Roman" w:hAnsi="Times New Roman" w:cs="Times New Roman"/>
          <w:i/>
          <w:sz w:val="24"/>
          <w:lang w:val="en-US"/>
        </w:rPr>
        <w:t>r</w:t>
      </w:r>
      <w:r w:rsidR="006D0604" w:rsidRPr="0075606C">
        <w:rPr>
          <w:rFonts w:ascii="Times New Roman" w:hAnsi="Times New Roman" w:cs="Times New Roman"/>
          <w:i/>
          <w:sz w:val="24"/>
          <w:lang w:val="en-US"/>
        </w:rPr>
        <w:t xml:space="preserve">ipt </w:t>
      </w:r>
      <w:r w:rsidR="0073667D" w:rsidRPr="0075606C">
        <w:rPr>
          <w:rFonts w:ascii="Times New Roman" w:hAnsi="Times New Roman" w:cs="Times New Roman"/>
          <w:i/>
          <w:sz w:val="24"/>
          <w:lang w:val="en-US"/>
        </w:rPr>
        <w:t>c</w:t>
      </w:r>
      <w:r w:rsidR="006D0604" w:rsidRPr="0075606C">
        <w:rPr>
          <w:rFonts w:ascii="Times New Roman" w:hAnsi="Times New Roman" w:cs="Times New Roman"/>
          <w:i/>
          <w:sz w:val="24"/>
          <w:lang w:val="en-US"/>
        </w:rPr>
        <w:t>ounting</w:t>
      </w:r>
    </w:p>
    <w:p w14:paraId="0920DD13" w14:textId="45DB3338" w:rsidR="006D0604" w:rsidRPr="0075606C" w:rsidRDefault="001F15A1"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used the collection of annotated, filtered, and validated transcripts from our previous study as a reference collection, and the list of assembled transfrags (along with their per-sample counts, as described above) as queries to count the reference transcripts </w:t>
      </w:r>
      <w:r w:rsidR="002640F8" w:rsidRPr="0075606C">
        <w:rPr>
          <w:rFonts w:ascii="Times New Roman" w:hAnsi="Times New Roman" w:cs="Times New Roman"/>
          <w:sz w:val="24"/>
          <w:lang w:val="en-US"/>
        </w:rPr>
        <w:t xml:space="preserve">(from [28]) </w:t>
      </w:r>
      <w:r w:rsidRPr="0075606C">
        <w:rPr>
          <w:rFonts w:ascii="Times New Roman" w:hAnsi="Times New Roman" w:cs="Times New Roman"/>
          <w:sz w:val="24"/>
          <w:lang w:val="en-US"/>
        </w:rPr>
        <w:t xml:space="preserve">in each dcDNA sample using the GFF-compare tool </w:t>
      </w:r>
      <w:r w:rsidR="00D44670"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{"citationID":"xJY0zT4A","properties":{"formattedCitation":"[34]","plainCitation":"[34]","noteIndex":0},"citationItems":[{"id":598,"uris":["http://zotero.org/users/local/SrvbCAEb/items/D22LHPI9"],"itemData":{"id":598,"type":"article-journal","abstract":"Summary: GTF (Gene Transfer Format) and GFF (General Feature Format) are popular file formats used by bioinformatics programs to represent and exchange information about various genomic features, such as gene and transcript locations and structure. GffRead and GffCompare are open source programs that provide extensive and efficient solutions to manipulate files in a GTF or GFF format. While GffRead can convert, sort, filter, transform, or cluster genomic features, GffCompare can be used to compare and merge different gene annotations., \nAvailability and implementation: GFF utilities are implemented in C++ for Linux and OS X and released as open source under an MIT license  (\nhttps://github.com/gpertea/gffread,\nhttps://github.com/gpertea/gffcompare).","container-title":"F1000Research","DOI":"10.12688/f1000research.23297.2","ISSN":"2046-1402","journalAbbreviation":"F1000Res","note":"PMID: 32489650\nPMCID: PMC7222033","page":"ISCB Comm J-304","source":"PubMed Central","title":"GFF Utilities: GffRead and GffCompare","title-short":"GFF Utilities","volume":"9","author":[{"family":"Pertea","given":"Geo"},{"family":"Pertea","given":"Mihaela"}],"issued":{"date-parts":[["2020",9,9]]}}}],"schema":"https://github.com/citation-style-language/schema/raw/master/csl-citation.json"} </w:instrText>
      </w:r>
      <w:r w:rsidR="00D44670"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640E3D" w:rsidRPr="0075606C">
        <w:rPr>
          <w:rFonts w:ascii="Times New Roman" w:hAnsi="Times New Roman" w:cs="Times New Roman"/>
          <w:sz w:val="24"/>
          <w:lang w:val="en-US"/>
        </w:rPr>
        <w:t>36</w:t>
      </w:r>
      <w:r w:rsidR="006F598A" w:rsidRPr="0075606C">
        <w:rPr>
          <w:rFonts w:ascii="Times New Roman" w:hAnsi="Times New Roman" w:cs="Times New Roman"/>
          <w:sz w:val="24"/>
          <w:lang w:val="en-US"/>
        </w:rPr>
        <w:t>]</w:t>
      </w:r>
      <w:r w:rsidR="00D44670" w:rsidRPr="0075606C">
        <w:rPr>
          <w:rFonts w:ascii="Times New Roman" w:hAnsi="Times New Roman" w:cs="Times New Roman"/>
          <w:sz w:val="24"/>
          <w:lang w:val="en-US"/>
        </w:rPr>
        <w:fldChar w:fldCharType="end"/>
      </w:r>
      <w:r w:rsidR="005210B0" w:rsidRPr="0075606C">
        <w:rPr>
          <w:rFonts w:ascii="Times New Roman" w:hAnsi="Times New Roman" w:cs="Times New Roman"/>
          <w:sz w:val="24"/>
          <w:lang w:val="en-US"/>
        </w:rPr>
        <w:t>.</w:t>
      </w:r>
      <w:r w:rsidR="00D44670" w:rsidRPr="0075606C">
        <w:rPr>
          <w:rFonts w:ascii="Times New Roman" w:hAnsi="Times New Roman" w:cs="Times New Roman"/>
          <w:sz w:val="24"/>
          <w:lang w:val="en-US"/>
        </w:rPr>
        <w:t xml:space="preserve"> </w:t>
      </w:r>
      <w:r w:rsidR="007F4599" w:rsidRPr="0075606C">
        <w:rPr>
          <w:rFonts w:ascii="Times New Roman" w:hAnsi="Times New Roman" w:cs="Times New Roman"/>
          <w:sz w:val="24"/>
          <w:lang w:val="en-US"/>
        </w:rPr>
        <w:t>However,</w:t>
      </w:r>
      <w:r w:rsidR="00D44670" w:rsidRPr="0075606C">
        <w:rPr>
          <w:rFonts w:ascii="Times New Roman" w:hAnsi="Times New Roman" w:cs="Times New Roman"/>
          <w:sz w:val="24"/>
          <w:lang w:val="en-US"/>
        </w:rPr>
        <w:t xml:space="preserve"> </w:t>
      </w:r>
      <w:r w:rsidR="007F4599" w:rsidRPr="0075606C">
        <w:rPr>
          <w:rFonts w:ascii="Times New Roman" w:hAnsi="Times New Roman" w:cs="Times New Roman"/>
          <w:sz w:val="24"/>
          <w:lang w:val="en-US"/>
        </w:rPr>
        <w:t>since</w:t>
      </w:r>
      <w:r w:rsidR="00D44670" w:rsidRPr="0075606C">
        <w:rPr>
          <w:rFonts w:ascii="Times New Roman" w:hAnsi="Times New Roman" w:cs="Times New Roman"/>
          <w:sz w:val="24"/>
          <w:lang w:val="en-US"/>
        </w:rPr>
        <w:t xml:space="preserve"> this tool tends to assi</w:t>
      </w:r>
      <w:r w:rsidR="007F4599" w:rsidRPr="0075606C">
        <w:rPr>
          <w:rFonts w:ascii="Times New Roman" w:hAnsi="Times New Roman" w:cs="Times New Roman"/>
          <w:sz w:val="24"/>
          <w:lang w:val="en-US"/>
        </w:rPr>
        <w:t xml:space="preserve">gn shorter transcript isoforms – those </w:t>
      </w:r>
      <w:r w:rsidR="00D44670" w:rsidRPr="0075606C">
        <w:rPr>
          <w:rFonts w:ascii="Times New Roman" w:hAnsi="Times New Roman" w:cs="Times New Roman"/>
          <w:sz w:val="24"/>
          <w:lang w:val="en-US"/>
        </w:rPr>
        <w:t>cont</w:t>
      </w:r>
      <w:r w:rsidR="007F4599" w:rsidRPr="0075606C">
        <w:rPr>
          <w:rFonts w:ascii="Times New Roman" w:hAnsi="Times New Roman" w:cs="Times New Roman"/>
          <w:sz w:val="24"/>
          <w:lang w:val="en-US"/>
        </w:rPr>
        <w:t>ained within another transcript -</w:t>
      </w:r>
      <w:r w:rsidR="00D44670" w:rsidRPr="0075606C">
        <w:rPr>
          <w:rFonts w:ascii="Times New Roman" w:hAnsi="Times New Roman" w:cs="Times New Roman"/>
          <w:sz w:val="24"/>
          <w:lang w:val="en-US"/>
        </w:rPr>
        <w:t xml:space="preserve"> to the longer one, we ran this tool iteratively for each </w:t>
      </w:r>
      <w:r w:rsidR="007F4599" w:rsidRPr="0075606C">
        <w:rPr>
          <w:rFonts w:ascii="Times New Roman" w:hAnsi="Times New Roman" w:cs="Times New Roman"/>
          <w:sz w:val="24"/>
          <w:lang w:val="en-US"/>
        </w:rPr>
        <w:t xml:space="preserve">reference transcript separately. </w:t>
      </w:r>
      <w:r w:rsidR="003D1364" w:rsidRPr="0075606C">
        <w:rPr>
          <w:rFonts w:ascii="Times New Roman" w:hAnsi="Times New Roman" w:cs="Times New Roman"/>
          <w:sz w:val="24"/>
          <w:lang w:val="en-US"/>
        </w:rPr>
        <w:t xml:space="preserve">The results were then merged, and the distances between the transfrags (queries) and all their hits (reference transcripts) were calculated. The best hit (i.e., the closest reference transcript with the smallest distance) for each query (transfrag) was then selected as the transfrag’s corresponding transcript. For counting reference isoforms, only hits classified as "equal to reference" (=) were retained, with a distance cut-off of 10 nucleotides for both ends and a 2-nucleotide wobble in intron positions to account for mapping issues. </w:t>
      </w:r>
      <w:r w:rsidR="00CA6FF1" w:rsidRPr="0075606C">
        <w:rPr>
          <w:rFonts w:ascii="Times New Roman" w:hAnsi="Times New Roman" w:cs="Times New Roman"/>
          <w:sz w:val="24"/>
          <w:lang w:val="en-US"/>
        </w:rPr>
        <w:t xml:space="preserve">The </w:t>
      </w:r>
      <w:r w:rsidR="00D44670" w:rsidRPr="0075606C">
        <w:rPr>
          <w:rFonts w:ascii="Times New Roman" w:hAnsi="Times New Roman" w:cs="Times New Roman"/>
          <w:sz w:val="24"/>
          <w:lang w:val="en-US"/>
        </w:rPr>
        <w:t>R-packages  rtracklayer</w:t>
      </w:r>
      <w:r w:rsidR="00CF7861" w:rsidRPr="0075606C">
        <w:rPr>
          <w:rFonts w:ascii="Times New Roman" w:hAnsi="Times New Roman" w:cs="Times New Roman"/>
          <w:sz w:val="24"/>
          <w:lang w:val="en-US"/>
        </w:rPr>
        <w:t xml:space="preserve"> </w:t>
      </w:r>
      <w:r w:rsidR="00D44670"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{"citationID":"om8J5KBu","properties":{"formattedCitation":"[35]","plainCitation":"[35]","noteIndex":0},"citationItems":[{"id":601,"uris":["http://zotero.org/users/local/SrvbCAEb/items/KCFPEK23"],"itemData":{"id":601,"type":"article-journal","abstract":"Summary: The rtracklayer package supports the integration of existing genome browsers with experimental data analyses performed in R. The user may (i) transfer annotation tracks to and from a genome browser and (ii) create and manipulate browser views to focus on a particular set of annotations in a specific genomic region. Currently, the UCSC genome browser is supported., Availability: The package is freely available from http://www.bioconductor.org/. A quick-start vignette is included with the package., Contact: mflawren@fhcrc.org","container-title":"Bioinformatics","DOI":"10.1093/bioinformatics/btp328","ISSN":"1367-4803","issue":"14","journalAbbreviation":"Bioinformatics","note":"PMID: 19468054\nPMCID: PMC2705236","page":"1841-1842","source":"PubMed Central","title":"rtracklayer: an R package for interfacing with genome browsers","title-short":"rtracklayer","volume":"25","author":[{"family":"Lawrence","given":"Michael"},{"family":"Gentleman","given":"Robert"},{"family":"Carey","given":"Vincent"}],"issued":{"date-parts":[["2009",7,15]]}}}],"schema":"https://github.com/citation-style-language/schema/raw/master/csl-citation.json"} </w:instrText>
      </w:r>
      <w:r w:rsidR="00D44670"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640E3D" w:rsidRPr="0075606C">
        <w:rPr>
          <w:rFonts w:ascii="Times New Roman" w:hAnsi="Times New Roman" w:cs="Times New Roman"/>
          <w:sz w:val="24"/>
          <w:lang w:val="en-US"/>
        </w:rPr>
        <w:t>37</w:t>
      </w:r>
      <w:r w:rsidR="006F598A" w:rsidRPr="0075606C">
        <w:rPr>
          <w:rFonts w:ascii="Times New Roman" w:hAnsi="Times New Roman" w:cs="Times New Roman"/>
          <w:sz w:val="24"/>
          <w:lang w:val="en-US"/>
        </w:rPr>
        <w:t>]</w:t>
      </w:r>
      <w:r w:rsidR="00D44670" w:rsidRPr="0075606C">
        <w:rPr>
          <w:rFonts w:ascii="Times New Roman" w:hAnsi="Times New Roman" w:cs="Times New Roman"/>
          <w:sz w:val="24"/>
          <w:lang w:val="en-US"/>
        </w:rPr>
        <w:fldChar w:fldCharType="end"/>
      </w:r>
      <w:r w:rsidR="00D44670" w:rsidRPr="0075606C">
        <w:rPr>
          <w:rFonts w:ascii="Times New Roman" w:hAnsi="Times New Roman" w:cs="Times New Roman"/>
          <w:sz w:val="24"/>
          <w:lang w:val="en-US"/>
        </w:rPr>
        <w:t xml:space="preserve"> was used to export and import .gff3 files. </w:t>
      </w:r>
    </w:p>
    <w:p w14:paraId="7A181883" w14:textId="23F46DA0" w:rsidR="00451156" w:rsidRPr="0075606C" w:rsidRDefault="0073667D" w:rsidP="00573600">
      <w:pPr>
        <w:spacing w:after="120" w:line="240" w:lineRule="auto"/>
        <w:jc w:val="both"/>
        <w:rPr>
          <w:rFonts w:ascii="Times New Roman" w:hAnsi="Times New Roman" w:cs="Times New Roman"/>
          <w:i/>
          <w:sz w:val="24"/>
          <w:szCs w:val="24"/>
          <w:lang w:val="en-US" w:eastAsia="zh-CN"/>
        </w:rPr>
      </w:pPr>
      <w:r w:rsidRPr="0075606C">
        <w:rPr>
          <w:rFonts w:ascii="Times New Roman" w:hAnsi="Times New Roman" w:cs="Times New Roman"/>
          <w:i/>
          <w:sz w:val="24"/>
          <w:szCs w:val="24"/>
          <w:lang w:val="en-US" w:eastAsia="zh-CN"/>
        </w:rPr>
        <w:t>TSS clusters v</w:t>
      </w:r>
      <w:r w:rsidR="00451156" w:rsidRPr="0075606C">
        <w:rPr>
          <w:rFonts w:ascii="Times New Roman" w:hAnsi="Times New Roman" w:cs="Times New Roman"/>
          <w:i/>
          <w:sz w:val="24"/>
          <w:szCs w:val="24"/>
          <w:lang w:val="en-US" w:eastAsia="zh-CN"/>
        </w:rPr>
        <w:t>alidation</w:t>
      </w:r>
    </w:p>
    <w:p w14:paraId="31912F4A" w14:textId="70180290" w:rsidR="00A906D9" w:rsidRPr="0075606C" w:rsidRDefault="00A906D9"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Next, we assigned confidence levels to the TSS clusters (from the CAGEfightR output) by empirically combining support thresholds with quartile-based score bins. Clusters with support ≤ 2 and scores in the bottom quartile (Q1) were classified as low confidence (labelled with an asterisk [*]), while those with support of 3–5 and scores in Q2 or Q3 were assigned moderate confidence (labelled with two asterisks [**]). Clusters with support exceeding 5 or scores in the top quartile (Q4) were categorized as high confidence (labelled with three asterisks [***]). Clusters meeting only one of the high-confidence criteria were also classified as moderate confidence. This classification is heuristic rather than a formal statistical test, relying on observed distribution patterns to label CAGE TSS clusters as low, moderate, or high confidence.</w:t>
      </w:r>
    </w:p>
    <w:p w14:paraId="0A638007" w14:textId="7583909A" w:rsidR="00451156" w:rsidRPr="0075606C" w:rsidRDefault="00451156"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i/>
          <w:sz w:val="24"/>
          <w:szCs w:val="24"/>
          <w:lang w:val="en-US" w:eastAsia="zh-CN"/>
        </w:rPr>
        <w:t>Transcri</w:t>
      </w:r>
      <w:r w:rsidR="0073667D" w:rsidRPr="0075606C">
        <w:rPr>
          <w:rFonts w:ascii="Times New Roman" w:hAnsi="Times New Roman" w:cs="Times New Roman"/>
          <w:i/>
          <w:sz w:val="24"/>
          <w:szCs w:val="24"/>
          <w:lang w:val="en-US" w:eastAsia="zh-CN"/>
        </w:rPr>
        <w:t>pt m</w:t>
      </w:r>
      <w:r w:rsidRPr="0075606C">
        <w:rPr>
          <w:rFonts w:ascii="Times New Roman" w:hAnsi="Times New Roman" w:cs="Times New Roman"/>
          <w:i/>
          <w:sz w:val="24"/>
          <w:szCs w:val="24"/>
          <w:lang w:val="en-US" w:eastAsia="zh-CN"/>
        </w:rPr>
        <w:t>erging</w:t>
      </w:r>
      <w:r w:rsidR="00F12AE4" w:rsidRPr="0075606C">
        <w:rPr>
          <w:rFonts w:ascii="Times New Roman" w:hAnsi="Times New Roman" w:cs="Times New Roman"/>
          <w:i/>
          <w:sz w:val="24"/>
          <w:szCs w:val="24"/>
          <w:lang w:val="en-US" w:eastAsia="zh-CN"/>
        </w:rPr>
        <w:t xml:space="preserve"> and TSS </w:t>
      </w:r>
      <w:r w:rsidR="0073667D" w:rsidRPr="0075606C">
        <w:rPr>
          <w:rFonts w:ascii="Times New Roman" w:hAnsi="Times New Roman" w:cs="Times New Roman"/>
          <w:i/>
          <w:sz w:val="24"/>
          <w:szCs w:val="24"/>
          <w:lang w:val="en-US" w:eastAsia="zh-CN"/>
        </w:rPr>
        <w:t>r</w:t>
      </w:r>
      <w:r w:rsidR="00F12AE4" w:rsidRPr="0075606C">
        <w:rPr>
          <w:rFonts w:ascii="Times New Roman" w:hAnsi="Times New Roman" w:cs="Times New Roman"/>
          <w:i/>
          <w:sz w:val="24"/>
          <w:szCs w:val="24"/>
          <w:lang w:val="en-US" w:eastAsia="zh-CN"/>
        </w:rPr>
        <w:t>efinement</w:t>
      </w:r>
    </w:p>
    <w:p w14:paraId="49F2E6A8"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To integrate the CAGE-Seq and dcDNA-Seq datasets, we merged CAGE TSS clusters with transfrags obtained from dcDNA-Seq. These transfrags contained reference transcript identities from the GFF-compare results and were used to refine TSS annotation. Only transfrags with a "correct" 5′-end (i.e., where the soft-clipped region contained the adapter sequence) were used.</w:t>
      </w:r>
    </w:p>
    <w:p w14:paraId="55320182" w14:textId="4C5D71B4"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The process consisted of two key steps: assigning CAGE TSS clusters to transfrags, and refining broad CAGE TSS clusters based on dcDNA-Seq 5′-ends.</w:t>
      </w:r>
    </w:p>
    <w:p w14:paraId="7A70CAF0" w14:textId="76CA7AFE" w:rsidR="00D93107" w:rsidRPr="0075606C" w:rsidRDefault="00F760B6" w:rsidP="00F760B6">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     </w:t>
      </w:r>
      <w:r w:rsidR="0073667D" w:rsidRPr="0075606C">
        <w:rPr>
          <w:rFonts w:ascii="Times New Roman" w:hAnsi="Times New Roman" w:cs="Times New Roman"/>
          <w:sz w:val="24"/>
          <w:szCs w:val="24"/>
          <w:lang w:val="en-US" w:eastAsia="zh-CN"/>
        </w:rPr>
        <w:t>1) Merging CAGE TSS clusters with t</w:t>
      </w:r>
      <w:r w:rsidR="00D93107" w:rsidRPr="0075606C">
        <w:rPr>
          <w:rFonts w:ascii="Times New Roman" w:hAnsi="Times New Roman" w:cs="Times New Roman"/>
          <w:sz w:val="24"/>
          <w:szCs w:val="24"/>
          <w:lang w:val="en-US" w:eastAsia="zh-CN"/>
        </w:rPr>
        <w:t>ransfrags</w:t>
      </w:r>
    </w:p>
    <w:p w14:paraId="54265CE9"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We first merged CAGE TSS clusters (from the CAGEfightR output) with transfrags (from dcDNA-Seq) based on their relative genomic positions. Specifically, a CAGE TSS cluster was assigned to a transfrag if its 5′-end fell within the cluster boundaries. However, since some CAGE TSS clusters spanned up to ~150 nucleotides, additional refinement was necessary.</w:t>
      </w:r>
    </w:p>
    <w:p w14:paraId="5EC73D12" w14:textId="4CA75429" w:rsidR="00D93107" w:rsidRPr="0075606C" w:rsidRDefault="00F760B6" w:rsidP="00F760B6">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     </w:t>
      </w:r>
      <w:r w:rsidR="0073667D" w:rsidRPr="0075606C">
        <w:rPr>
          <w:rFonts w:ascii="Times New Roman" w:hAnsi="Times New Roman" w:cs="Times New Roman"/>
          <w:sz w:val="24"/>
          <w:szCs w:val="24"/>
          <w:lang w:val="en-US" w:eastAsia="zh-CN"/>
        </w:rPr>
        <w:t>2) Refinement of TSS clusters using peak a</w:t>
      </w:r>
      <w:r w:rsidR="00D93107" w:rsidRPr="0075606C">
        <w:rPr>
          <w:rFonts w:ascii="Times New Roman" w:hAnsi="Times New Roman" w:cs="Times New Roman"/>
          <w:sz w:val="24"/>
          <w:szCs w:val="24"/>
          <w:lang w:val="en-US" w:eastAsia="zh-CN"/>
        </w:rPr>
        <w:t>nalysis</w:t>
      </w:r>
    </w:p>
    <w:p w14:paraId="1C7EC0FF" w14:textId="77777777" w:rsidR="00D93107" w:rsidRPr="0075606C" w:rsidRDefault="00D93107" w:rsidP="00D93107">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lastRenderedPageBreak/>
        <w:t>To improve the resolution of TSS positions, we refined each CAGE TSS cluster by leveraging dcDNA-Seq 5′-end counts. We applied a custom peak-analysis algorithm to each cluster, using dcDNA-Seq 5′-end read counts as weights. The refinement process was as follows:</w:t>
      </w:r>
    </w:p>
    <w:p w14:paraId="6C821DEC" w14:textId="2C001697" w:rsidR="00D93107" w:rsidRPr="0075606C" w:rsidRDefault="00D93107" w:rsidP="00F760B6">
      <w:pPr>
        <w:spacing w:after="120" w:line="240" w:lineRule="auto"/>
        <w:ind w:firstLine="720"/>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a. Grouping adjacent positions into sub-clusters if:</w:t>
      </w:r>
      <w:r w:rsidR="00F760B6" w:rsidRPr="0075606C">
        <w:rPr>
          <w:rFonts w:ascii="Times New Roman" w:hAnsi="Times New Roman" w:cs="Times New Roman"/>
          <w:sz w:val="24"/>
          <w:szCs w:val="24"/>
          <w:lang w:val="en-US" w:eastAsia="zh-CN"/>
        </w:rPr>
        <w:t xml:space="preserve"> t</w:t>
      </w:r>
      <w:r w:rsidRPr="0075606C">
        <w:rPr>
          <w:rFonts w:ascii="Times New Roman" w:hAnsi="Times New Roman" w:cs="Times New Roman"/>
          <w:sz w:val="24"/>
          <w:szCs w:val="24"/>
          <w:lang w:val="en-US" w:eastAsia="zh-CN"/>
        </w:rPr>
        <w:t>heir g</w:t>
      </w:r>
      <w:r w:rsidR="00F760B6" w:rsidRPr="0075606C">
        <w:rPr>
          <w:rFonts w:ascii="Times New Roman" w:hAnsi="Times New Roman" w:cs="Times New Roman"/>
          <w:sz w:val="24"/>
          <w:szCs w:val="24"/>
          <w:lang w:val="en-US" w:eastAsia="zh-CN"/>
        </w:rPr>
        <w:t>enomic distance was ≤ 5 bp, and t</w:t>
      </w:r>
      <w:r w:rsidRPr="0075606C">
        <w:rPr>
          <w:rFonts w:ascii="Times New Roman" w:hAnsi="Times New Roman" w:cs="Times New Roman"/>
          <w:sz w:val="24"/>
          <w:szCs w:val="24"/>
          <w:lang w:val="en-US" w:eastAsia="zh-CN"/>
        </w:rPr>
        <w:t>he cluster had not exceeded a maximum size of 25 positions.</w:t>
      </w:r>
    </w:p>
    <w:p w14:paraId="56C2D015" w14:textId="77777777" w:rsidR="00D93107" w:rsidRPr="0075606C" w:rsidRDefault="00D93107" w:rsidP="00F760B6">
      <w:pPr>
        <w:spacing w:after="120" w:line="240" w:lineRule="auto"/>
        <w:ind w:firstLine="720"/>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b. Excluding positions with zero coverage to eliminate noise.</w:t>
      </w:r>
    </w:p>
    <w:p w14:paraId="05499961" w14:textId="6605C156" w:rsidR="00F12AE4" w:rsidRPr="0075606C" w:rsidRDefault="00F12AE4"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This refinement ensured that local hotspots of TSS usage were captured with high precision, producing compact and biol</w:t>
      </w:r>
      <w:r w:rsidR="00F34A6C" w:rsidRPr="0075606C">
        <w:rPr>
          <w:rFonts w:ascii="Times New Roman" w:hAnsi="Times New Roman" w:cs="Times New Roman"/>
          <w:sz w:val="24"/>
          <w:szCs w:val="24"/>
          <w:lang w:val="en-US" w:eastAsia="zh-CN"/>
        </w:rPr>
        <w:t>ogically meaningful TSSs, termed validated TSS peaks,</w:t>
      </w:r>
      <w:r w:rsidRPr="0075606C">
        <w:rPr>
          <w:rFonts w:ascii="Times New Roman" w:hAnsi="Times New Roman" w:cs="Times New Roman"/>
          <w:sz w:val="24"/>
          <w:szCs w:val="24"/>
          <w:lang w:val="en-US" w:eastAsia="zh-CN"/>
        </w:rPr>
        <w:t xml:space="preserve"> for downstream analysis.</w:t>
      </w:r>
    </w:p>
    <w:p w14:paraId="523223D0" w14:textId="71ADE9E9" w:rsidR="003B159A"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Transcript assembly and v</w:t>
      </w:r>
      <w:r w:rsidR="003B159A" w:rsidRPr="0075606C">
        <w:rPr>
          <w:rFonts w:ascii="Times New Roman" w:hAnsi="Times New Roman" w:cs="Times New Roman"/>
          <w:i/>
          <w:sz w:val="24"/>
          <w:lang w:val="en-US"/>
        </w:rPr>
        <w:t>alidation</w:t>
      </w:r>
    </w:p>
    <w:p w14:paraId="2357B954" w14:textId="0258BB5B" w:rsidR="0048108F" w:rsidRPr="0075606C" w:rsidRDefault="0078663C" w:rsidP="0078663C">
      <w:pPr>
        <w:jc w:val="both"/>
        <w:rPr>
          <w:rFonts w:ascii="Times New Roman" w:hAnsi="Times New Roman" w:cs="Times New Roman"/>
          <w:sz w:val="24"/>
          <w:lang w:val="en-US"/>
        </w:rPr>
      </w:pPr>
      <w:r w:rsidRPr="0075606C">
        <w:rPr>
          <w:rFonts w:ascii="Times New Roman" w:hAnsi="Times New Roman" w:cs="Times New Roman"/>
          <w:sz w:val="24"/>
          <w:lang w:val="en-US"/>
        </w:rPr>
        <w:t xml:space="preserve">Transcripts were reconstructed from the dcDNA dataset by pairing validated TSS peaks (dcDNA 5′-end peaks within the CAGE TSS clusters) with their corresponding TESs from the reference transcript list. </w:t>
      </w:r>
      <w:r w:rsidR="00F34A6C" w:rsidRPr="0075606C">
        <w:rPr>
          <w:rFonts w:ascii="Times New Roman" w:hAnsi="Times New Roman" w:cs="Times New Roman"/>
          <w:sz w:val="24"/>
          <w:lang w:val="en-US"/>
        </w:rPr>
        <w:t>For this, the following</w:t>
      </w:r>
      <w:r w:rsidR="0048108F" w:rsidRPr="0075606C">
        <w:rPr>
          <w:rFonts w:ascii="Times New Roman" w:hAnsi="Times New Roman" w:cs="Times New Roman"/>
          <w:sz w:val="24"/>
          <w:lang w:val="en-US"/>
        </w:rPr>
        <w:t xml:space="preserve"> stringent criteria</w:t>
      </w:r>
      <w:r w:rsidR="00F34A6C" w:rsidRPr="0075606C">
        <w:rPr>
          <w:rFonts w:ascii="Times New Roman" w:hAnsi="Times New Roman" w:cs="Times New Roman"/>
          <w:sz w:val="24"/>
          <w:lang w:val="en-US"/>
        </w:rPr>
        <w:t xml:space="preserve"> were used</w:t>
      </w:r>
      <w:r w:rsidR="0048108F" w:rsidRPr="0075606C">
        <w:rPr>
          <w:rFonts w:ascii="Times New Roman" w:hAnsi="Times New Roman" w:cs="Times New Roman"/>
          <w:sz w:val="24"/>
          <w:lang w:val="en-US"/>
        </w:rPr>
        <w:t xml:space="preserve">: (i) </w:t>
      </w:r>
      <w:r w:rsidR="00B81ADC" w:rsidRPr="0075606C">
        <w:rPr>
          <w:rFonts w:ascii="Times New Roman" w:hAnsi="Times New Roman" w:cs="Times New Roman"/>
          <w:sz w:val="24"/>
          <w:lang w:val="en-US"/>
        </w:rPr>
        <w:t>transfrags</w:t>
      </w:r>
      <w:r w:rsidR="0048108F" w:rsidRPr="0075606C">
        <w:rPr>
          <w:rFonts w:ascii="Times New Roman" w:hAnsi="Times New Roman" w:cs="Times New Roman"/>
          <w:sz w:val="24"/>
          <w:lang w:val="en-US"/>
        </w:rPr>
        <w:t xml:space="preserve"> were annotated </w:t>
      </w:r>
      <w:r w:rsidR="00F15E9C" w:rsidRPr="0075606C">
        <w:rPr>
          <w:rFonts w:ascii="Times New Roman" w:hAnsi="Times New Roman" w:cs="Times New Roman"/>
          <w:sz w:val="24"/>
          <w:lang w:val="en-US"/>
        </w:rPr>
        <w:t>to a novel TSS only if their 5′-</w:t>
      </w:r>
      <w:r w:rsidR="0048108F" w:rsidRPr="0075606C">
        <w:rPr>
          <w:rFonts w:ascii="Times New Roman" w:hAnsi="Times New Roman" w:cs="Times New Roman"/>
          <w:sz w:val="24"/>
          <w:lang w:val="en-US"/>
        </w:rPr>
        <w:t xml:space="preserve">ends were within ±10 </w:t>
      </w:r>
      <w:r w:rsidR="002E4D90" w:rsidRPr="0075606C">
        <w:rPr>
          <w:rFonts w:ascii="Times New Roman" w:hAnsi="Times New Roman" w:cs="Times New Roman"/>
          <w:sz w:val="24"/>
          <w:lang w:val="en-US"/>
        </w:rPr>
        <w:t xml:space="preserve">nucleotides </w:t>
      </w:r>
      <w:r w:rsidR="0048108F" w:rsidRPr="0075606C">
        <w:rPr>
          <w:rFonts w:ascii="Times New Roman" w:hAnsi="Times New Roman" w:cs="Times New Roman"/>
          <w:sz w:val="24"/>
          <w:lang w:val="en-US"/>
        </w:rPr>
        <w:t>of the refined</w:t>
      </w:r>
      <w:r w:rsidR="00ED0807" w:rsidRPr="0075606C">
        <w:rPr>
          <w:rFonts w:ascii="Times New Roman" w:hAnsi="Times New Roman" w:cs="Times New Roman"/>
          <w:sz w:val="24"/>
          <w:lang w:val="en-US"/>
        </w:rPr>
        <w:t xml:space="preserve"> TSS cluster, and (ii) their 3′-</w:t>
      </w:r>
      <w:r w:rsidR="0048108F" w:rsidRPr="0075606C">
        <w:rPr>
          <w:rFonts w:ascii="Times New Roman" w:hAnsi="Times New Roman" w:cs="Times New Roman"/>
          <w:sz w:val="24"/>
          <w:lang w:val="en-US"/>
        </w:rPr>
        <w:t xml:space="preserve">ends overlapped a known TES (also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This approach enabled the integration of CAGE-Seq and dcDNA-Seq datasets to annotate TSSs from transfrags that could not be assigned to a reference transcript but exhibited significant TSS activity based on both dcDNA and CAGE data. </w:t>
      </w:r>
      <w:r w:rsidR="0048108F" w:rsidRPr="0075606C">
        <w:rPr>
          <w:rFonts w:ascii="Times New Roman" w:hAnsi="Times New Roman" w:cs="Times New Roman"/>
          <w:sz w:val="24"/>
          <w:lang w:val="en-US"/>
        </w:rPr>
        <w:t xml:space="preserve">To annotate transcripts, we paired the refined </w:t>
      </w:r>
      <w:r w:rsidR="00B81ADC" w:rsidRPr="0075606C">
        <w:rPr>
          <w:rFonts w:ascii="Times New Roman" w:hAnsi="Times New Roman" w:cs="Times New Roman"/>
          <w:sz w:val="24"/>
          <w:lang w:val="en-US"/>
        </w:rPr>
        <w:t xml:space="preserve">(validated) </w:t>
      </w:r>
      <w:r w:rsidR="0048108F" w:rsidRPr="0075606C">
        <w:rPr>
          <w:rFonts w:ascii="Times New Roman" w:hAnsi="Times New Roman" w:cs="Times New Roman"/>
          <w:sz w:val="24"/>
          <w:lang w:val="en-US"/>
        </w:rPr>
        <w:t>TSS peaks with TESs</w:t>
      </w:r>
      <w:r w:rsidR="00B81ADC" w:rsidRPr="0075606C">
        <w:rPr>
          <w:rFonts w:ascii="Times New Roman" w:hAnsi="Times New Roman" w:cs="Times New Roman"/>
          <w:sz w:val="24"/>
          <w:lang w:val="en-US"/>
        </w:rPr>
        <w:t xml:space="preserve"> from the reference transcript list</w:t>
      </w:r>
      <w:r w:rsidR="0048108F" w:rsidRPr="0075606C">
        <w:rPr>
          <w:rFonts w:ascii="Times New Roman" w:hAnsi="Times New Roman" w:cs="Times New Roman"/>
          <w:sz w:val="24"/>
          <w:lang w:val="en-US"/>
        </w:rPr>
        <w:t>, ensuri</w:t>
      </w:r>
      <w:r w:rsidR="00F15E9C" w:rsidRPr="0075606C">
        <w:rPr>
          <w:rFonts w:ascii="Times New Roman" w:hAnsi="Times New Roman" w:cs="Times New Roman"/>
          <w:sz w:val="24"/>
          <w:lang w:val="en-US"/>
        </w:rPr>
        <w:t>ng that (i) the transcript's 5′-</w:t>
      </w:r>
      <w:r w:rsidR="0048108F" w:rsidRPr="0075606C">
        <w:rPr>
          <w:rFonts w:ascii="Times New Roman" w:hAnsi="Times New Roman" w:cs="Times New Roman"/>
          <w:sz w:val="24"/>
          <w:lang w:val="en-US"/>
        </w:rPr>
        <w:t xml:space="preserve">end was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xml:space="preserve"> of the refined TSS cluster, and (ii) the </w:t>
      </w:r>
      <w:r w:rsidR="00ED0807" w:rsidRPr="0075606C">
        <w:rPr>
          <w:rFonts w:ascii="Times New Roman" w:hAnsi="Times New Roman" w:cs="Times New Roman"/>
          <w:sz w:val="24"/>
          <w:lang w:val="en-US"/>
        </w:rPr>
        <w:t>corresponding 3′-</w:t>
      </w:r>
      <w:r w:rsidR="0048108F" w:rsidRPr="0075606C">
        <w:rPr>
          <w:rFonts w:ascii="Times New Roman" w:hAnsi="Times New Roman" w:cs="Times New Roman"/>
          <w:sz w:val="24"/>
          <w:lang w:val="en-US"/>
        </w:rPr>
        <w:t xml:space="preserve">end overlapped a known TES within ±10 </w:t>
      </w:r>
      <w:r w:rsidR="002E4D90" w:rsidRPr="0075606C">
        <w:rPr>
          <w:rFonts w:ascii="Times New Roman" w:hAnsi="Times New Roman" w:cs="Times New Roman"/>
          <w:sz w:val="24"/>
          <w:lang w:val="en-US"/>
        </w:rPr>
        <w:t>nucleotides</w:t>
      </w:r>
      <w:r w:rsidR="0048108F" w:rsidRPr="0075606C">
        <w:rPr>
          <w:rFonts w:ascii="Times New Roman" w:hAnsi="Times New Roman" w:cs="Times New Roman"/>
          <w:sz w:val="24"/>
          <w:lang w:val="en-US"/>
        </w:rPr>
        <w:t>. Each transcript required strict criteria for annotation:</w:t>
      </w:r>
    </w:p>
    <w:p w14:paraId="776D9AC9" w14:textId="69E9D42B" w:rsidR="0048108F" w:rsidRPr="0075606C" w:rsidRDefault="0048108F"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At least three dcDNA-Seq reads sharing the same TSS and TES coordinates,</w:t>
      </w:r>
    </w:p>
    <w:p w14:paraId="42D817F7" w14:textId="62C79EEA" w:rsidR="0048108F" w:rsidRPr="0075606C" w:rsidRDefault="005D2A92"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The p</w:t>
      </w:r>
      <w:r w:rsidR="00856119" w:rsidRPr="0075606C">
        <w:rPr>
          <w:rFonts w:ascii="Times New Roman" w:hAnsi="Times New Roman" w:cs="Times New Roman"/>
          <w:sz w:val="24"/>
          <w:lang w:val="en-US"/>
        </w:rPr>
        <w:t>resence of correct 5′-</w:t>
      </w:r>
      <w:r w:rsidR="0048108F" w:rsidRPr="0075606C">
        <w:rPr>
          <w:rFonts w:ascii="Times New Roman" w:hAnsi="Times New Roman" w:cs="Times New Roman"/>
          <w:sz w:val="24"/>
          <w:lang w:val="en-US"/>
        </w:rPr>
        <w:t>adapter sequences,</w:t>
      </w:r>
    </w:p>
    <w:p w14:paraId="771C3DD0" w14:textId="40CDCF80" w:rsidR="0048108F" w:rsidRPr="0075606C" w:rsidRDefault="0048108F" w:rsidP="00573600">
      <w:pPr>
        <w:pStyle w:val="Listaszerbekezds"/>
        <w:numPr>
          <w:ilvl w:val="0"/>
          <w:numId w:val="23"/>
        </w:numPr>
        <w:spacing w:after="120" w:line="240" w:lineRule="auto"/>
        <w:ind w:left="709"/>
        <w:jc w:val="both"/>
        <w:rPr>
          <w:rFonts w:ascii="Times New Roman" w:hAnsi="Times New Roman" w:cs="Times New Roman"/>
          <w:sz w:val="24"/>
          <w:lang w:val="en-US"/>
        </w:rPr>
      </w:pPr>
      <w:r w:rsidRPr="0075606C">
        <w:rPr>
          <w:rFonts w:ascii="Times New Roman" w:hAnsi="Times New Roman" w:cs="Times New Roman"/>
          <w:sz w:val="24"/>
          <w:lang w:val="en-US"/>
        </w:rPr>
        <w:t>Alignment with CAGE-Seq–derived TSS clusters and previously validated TESs.</w:t>
      </w:r>
    </w:p>
    <w:p w14:paraId="08A7781A" w14:textId="77777777" w:rsidR="0094317E" w:rsidRPr="0075606C" w:rsidRDefault="0048108F"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Newly assembled transcripts were integrated with our prior annotation [28], allowing us to reintroduce previously excluded transcripts that now met refined criteria, as well as to add novel transcripts not previously detected. </w:t>
      </w:r>
    </w:p>
    <w:p w14:paraId="7C4FF731" w14:textId="77777777" w:rsidR="0078663C" w:rsidRPr="0075606C" w:rsidRDefault="00471E4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further evaluated our previous dRNA-Seq dataset using the NAGATA software [38] to validate the novel TSSs (and introns) identified by our LoRTIA and </w:t>
      </w:r>
      <w:r w:rsidRPr="0075606C">
        <w:rPr>
          <w:rFonts w:ascii="Times New Roman" w:hAnsi="Times New Roman" w:cs="Times New Roman"/>
          <w:sz w:val="24"/>
          <w:szCs w:val="24"/>
          <w:lang w:val="en-US" w:eastAsia="zh-CN"/>
        </w:rPr>
        <w:t>CAGEfightR</w:t>
      </w:r>
      <w:r w:rsidRPr="0075606C">
        <w:rPr>
          <w:rFonts w:ascii="Times New Roman" w:hAnsi="Times New Roman" w:cs="Times New Roman"/>
          <w:sz w:val="24"/>
          <w:lang w:val="en-US"/>
        </w:rPr>
        <w:t xml:space="preserve">-based workflow. </w:t>
      </w:r>
      <w:r w:rsidR="00900356" w:rsidRPr="0075606C">
        <w:rPr>
          <w:rFonts w:ascii="Times New Roman" w:hAnsi="Times New Roman" w:cs="Times New Roman"/>
          <w:sz w:val="24"/>
          <w:lang w:val="en-US"/>
        </w:rPr>
        <w:t>We used NAGATA with the following settings</w:t>
      </w:r>
      <w:r w:rsidRPr="0075606C">
        <w:rPr>
          <w:rFonts w:ascii="Times New Roman" w:hAnsi="Times New Roman" w:cs="Times New Roman"/>
          <w:sz w:val="24"/>
          <w:lang w:val="en-US"/>
        </w:rPr>
        <w:t>: -m 1 -tg 2, with all other parameters set to default. This configuration was chosen to annotate rare TSSs, and introns in the dRNA-Seq data, which were confirmed by the dcDNA-Seq data exhibiting significantly higher read counts.</w:t>
      </w:r>
      <w:r w:rsidR="00900356" w:rsidRPr="0075606C">
        <w:rPr>
          <w:rFonts w:ascii="Times New Roman" w:hAnsi="Times New Roman" w:cs="Times New Roman"/>
          <w:sz w:val="24"/>
          <w:lang w:val="en-US"/>
        </w:rPr>
        <w:t xml:space="preserve"> </w:t>
      </w:r>
      <w:r w:rsidR="0078663C" w:rsidRPr="0075606C">
        <w:rPr>
          <w:rFonts w:ascii="Times New Roman" w:hAnsi="Times New Roman" w:cs="Times New Roman"/>
          <w:sz w:val="24"/>
          <w:lang w:val="en-US"/>
        </w:rPr>
        <w:t>This approach enabled the integration of CAGE-Seq and dcDNA-Seq datasets to annotate TSSs from transfrags that could not be assigned to a reference transcript but still exhibited significant TSS activity based on both dcDNA and CAGE data.</w:t>
      </w:r>
    </w:p>
    <w:p w14:paraId="309F1747" w14:textId="18CE6E26" w:rsidR="003B159A"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Transcript c</w:t>
      </w:r>
      <w:r w:rsidR="003B159A" w:rsidRPr="0075606C">
        <w:rPr>
          <w:rFonts w:ascii="Times New Roman" w:hAnsi="Times New Roman" w:cs="Times New Roman"/>
          <w:i/>
          <w:sz w:val="24"/>
          <w:lang w:val="en-US"/>
        </w:rPr>
        <w:t>lassification</w:t>
      </w:r>
    </w:p>
    <w:p w14:paraId="25EBE789" w14:textId="346898B2" w:rsidR="0094317E" w:rsidRPr="0075606C" w:rsidRDefault="0094317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transcripts were classified based on their structural and functional features, including coding capacity (e.g., putative mRNAs, non-coding RNAs), monocistronic or multicistronic, and variations in untra</w:t>
      </w:r>
      <w:r w:rsidR="0078663C" w:rsidRPr="0075606C">
        <w:rPr>
          <w:rFonts w:ascii="Times New Roman" w:hAnsi="Times New Roman" w:cs="Times New Roman"/>
          <w:sz w:val="24"/>
          <w:lang w:val="en-US"/>
        </w:rPr>
        <w:t>nslated regions (e.g., shorter</w:t>
      </w:r>
      <w:r w:rsidRPr="0075606C">
        <w:rPr>
          <w:rFonts w:ascii="Times New Roman" w:hAnsi="Times New Roman" w:cs="Times New Roman"/>
          <w:sz w:val="24"/>
          <w:lang w:val="en-US"/>
        </w:rPr>
        <w:t xml:space="preserve"> or longer isoforms), compared to the canonical transcript.</w:t>
      </w:r>
    </w:p>
    <w:p w14:paraId="661E286B"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Putative embedded mRNAs: these transcripts contain a 5′-truncated ORF with an in-frame ATG and share a 3′-coterminus with the canonical ORF of the given gene.</w:t>
      </w:r>
    </w:p>
    <w:p w14:paraId="2E016CCF"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Non-coding RNAs: transcripts that lack ORFs.</w:t>
      </w:r>
    </w:p>
    <w:p w14:paraId="07B8162C"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5'-UTR isoforms: these can be mono- or polycistronic, containing the same ORF as the canonical transcript but differing in the length of their 5′-untranslated regions (UTRs).</w:t>
      </w:r>
    </w:p>
    <w:p w14:paraId="3C3748B6" w14:textId="77777777" w:rsidR="0094317E" w:rsidRPr="0075606C" w:rsidRDefault="0094317E" w:rsidP="00573600">
      <w:pPr>
        <w:pStyle w:val="Listaszerbekezds"/>
        <w:numPr>
          <w:ilvl w:val="0"/>
          <w:numId w:val="17"/>
        </w:num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lastRenderedPageBreak/>
        <w:t>Antisense RNAs: transcripts that are complementary to and transcribed in the opposite direction of the genes.</w:t>
      </w:r>
    </w:p>
    <w:p w14:paraId="057CF52B" w14:textId="1B8E2824" w:rsidR="0094317E" w:rsidRPr="0075606C" w:rsidRDefault="0094317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i/>
          <w:sz w:val="24"/>
          <w:szCs w:val="24"/>
          <w:lang w:val="en-US" w:eastAsia="zh-CN"/>
        </w:rPr>
        <w:t xml:space="preserve">Filtering </w:t>
      </w:r>
      <w:r w:rsidRPr="0075606C">
        <w:rPr>
          <w:rFonts w:ascii="Times New Roman" w:hAnsi="Times New Roman" w:cs="Times New Roman"/>
          <w:i/>
          <w:sz w:val="24"/>
          <w:lang w:val="en-US"/>
        </w:rPr>
        <w:t>5′-</w:t>
      </w:r>
      <w:r w:rsidRPr="0075606C">
        <w:rPr>
          <w:rFonts w:ascii="Times New Roman" w:hAnsi="Times New Roman" w:cs="Times New Roman"/>
          <w:i/>
          <w:sz w:val="24"/>
          <w:szCs w:val="24"/>
          <w:lang w:val="en-US" w:eastAsia="zh-CN"/>
        </w:rPr>
        <w:t xml:space="preserve">truncated ORF-carrying </w:t>
      </w:r>
      <w:r w:rsidR="0073667D" w:rsidRPr="0075606C">
        <w:rPr>
          <w:rFonts w:ascii="Times New Roman" w:hAnsi="Times New Roman" w:cs="Times New Roman"/>
          <w:i/>
          <w:sz w:val="24"/>
          <w:szCs w:val="24"/>
          <w:lang w:val="en-US" w:eastAsia="zh-CN"/>
        </w:rPr>
        <w:t>t</w:t>
      </w:r>
      <w:r w:rsidRPr="0075606C">
        <w:rPr>
          <w:rFonts w:ascii="Times New Roman" w:hAnsi="Times New Roman" w:cs="Times New Roman"/>
          <w:i/>
          <w:sz w:val="24"/>
          <w:szCs w:val="24"/>
          <w:lang w:val="en-US" w:eastAsia="zh-CN"/>
        </w:rPr>
        <w:t>ranscripts</w:t>
      </w:r>
    </w:p>
    <w:p w14:paraId="54167748" w14:textId="2CCED551" w:rsidR="006103B0" w:rsidRPr="0075606C" w:rsidRDefault="005354B0" w:rsidP="00573600">
      <w:pPr>
        <w:spacing w:after="120" w:line="240" w:lineRule="auto"/>
        <w:jc w:val="both"/>
        <w:rPr>
          <w:rFonts w:ascii="Times New Roman" w:hAnsi="Times New Roman" w:cs="Times New Roman"/>
          <w:sz w:val="24"/>
          <w:szCs w:val="24"/>
          <w:lang w:val="en-US" w:eastAsia="zh-CN"/>
        </w:rPr>
      </w:pPr>
      <w:r w:rsidRPr="0075606C">
        <w:rPr>
          <w:rFonts w:ascii="Times New Roman" w:hAnsi="Times New Roman" w:cs="Times New Roman"/>
          <w:sz w:val="24"/>
          <w:szCs w:val="24"/>
          <w:lang w:val="en-US" w:eastAsia="zh-CN"/>
        </w:rPr>
        <w:t xml:space="preserve">To further filter </w:t>
      </w:r>
      <w:r w:rsidR="0094317E" w:rsidRPr="0075606C">
        <w:rPr>
          <w:rFonts w:ascii="Times New Roman" w:hAnsi="Times New Roman" w:cs="Times New Roman"/>
          <w:sz w:val="24"/>
          <w:szCs w:val="24"/>
          <w:lang w:val="en-US" w:eastAsia="zh-CN"/>
        </w:rPr>
        <w:t xml:space="preserve">the TSSs of </w:t>
      </w:r>
      <w:r w:rsidRPr="0075606C">
        <w:rPr>
          <w:rFonts w:ascii="Times New Roman" w:hAnsi="Times New Roman" w:cs="Times New Roman"/>
          <w:sz w:val="24"/>
          <w:szCs w:val="24"/>
          <w:lang w:val="en-US" w:eastAsia="zh-CN"/>
        </w:rPr>
        <w:t xml:space="preserve">transcripts containing 5′-truncated ORFs with in-frame ATGs (putative mRNAs), the identified TSSs had to meet two criteria: (i) they had to appear in the NAGATA output within a 25 </w:t>
      </w:r>
      <w:r w:rsidR="002E4D90" w:rsidRPr="0075606C">
        <w:rPr>
          <w:rFonts w:ascii="Times New Roman" w:hAnsi="Times New Roman" w:cs="Times New Roman"/>
          <w:sz w:val="24"/>
          <w:lang w:val="en-US"/>
        </w:rPr>
        <w:t xml:space="preserve">nucleotide </w:t>
      </w:r>
      <w:r w:rsidRPr="0075606C">
        <w:rPr>
          <w:rFonts w:ascii="Times New Roman" w:hAnsi="Times New Roman" w:cs="Times New Roman"/>
          <w:sz w:val="24"/>
          <w:szCs w:val="24"/>
          <w:lang w:val="en-US" w:eastAsia="zh-CN"/>
        </w:rPr>
        <w:t>wobble range (to acc</w:t>
      </w:r>
      <w:r w:rsidR="00F15E9C" w:rsidRPr="0075606C">
        <w:rPr>
          <w:rFonts w:ascii="Times New Roman" w:hAnsi="Times New Roman" w:cs="Times New Roman"/>
          <w:sz w:val="24"/>
          <w:szCs w:val="24"/>
          <w:lang w:val="en-US" w:eastAsia="zh-CN"/>
        </w:rPr>
        <w:t>ount for potentially missing 5′-</w:t>
      </w:r>
      <w:r w:rsidRPr="0075606C">
        <w:rPr>
          <w:rFonts w:ascii="Times New Roman" w:hAnsi="Times New Roman" w:cs="Times New Roman"/>
          <w:sz w:val="24"/>
          <w:szCs w:val="24"/>
          <w:lang w:val="en-US" w:eastAsia="zh-CN"/>
        </w:rPr>
        <w:t>ends), and (ii) they required validation by CAGE bas</w:t>
      </w:r>
      <w:r w:rsidR="00F15E9C" w:rsidRPr="0075606C">
        <w:rPr>
          <w:rFonts w:ascii="Times New Roman" w:hAnsi="Times New Roman" w:cs="Times New Roman"/>
          <w:sz w:val="24"/>
          <w:szCs w:val="24"/>
          <w:lang w:val="en-US" w:eastAsia="zh-CN"/>
        </w:rPr>
        <w:t>ed on their signal strength (5′-</w:t>
      </w:r>
      <w:r w:rsidRPr="0075606C">
        <w:rPr>
          <w:rFonts w:ascii="Times New Roman" w:hAnsi="Times New Roman" w:cs="Times New Roman"/>
          <w:sz w:val="24"/>
          <w:szCs w:val="24"/>
          <w:lang w:val="en-US" w:eastAsia="zh-CN"/>
        </w:rPr>
        <w:t>end read count) relative to the canonical TSS of their parent gene.</w:t>
      </w:r>
      <w:r w:rsidR="006103B0" w:rsidRPr="0075606C">
        <w:rPr>
          <w:rFonts w:ascii="Times New Roman" w:hAnsi="Times New Roman" w:cs="Times New Roman"/>
          <w:sz w:val="24"/>
          <w:szCs w:val="24"/>
          <w:lang w:val="en-US" w:eastAsia="zh-CN"/>
        </w:rPr>
        <w:t xml:space="preserve"> Specifically, for a 5′-truncated isoform to be included, its TSS had to exhibit at least 5% expression compared to its canonical transcript.</w:t>
      </w:r>
    </w:p>
    <w:p w14:paraId="18B86665" w14:textId="55432F30" w:rsidR="006D0604" w:rsidRPr="0075606C" w:rsidRDefault="00F33468"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D</w:t>
      </w:r>
      <w:r w:rsidR="006D0604" w:rsidRPr="0075606C">
        <w:rPr>
          <w:rFonts w:ascii="Times New Roman" w:hAnsi="Times New Roman" w:cs="Times New Roman"/>
          <w:i/>
          <w:sz w:val="24"/>
          <w:lang w:val="en-US"/>
        </w:rPr>
        <w:t>e</w:t>
      </w:r>
      <w:r w:rsidR="00CB5C3F" w:rsidRPr="0075606C">
        <w:rPr>
          <w:rFonts w:ascii="Times New Roman" w:hAnsi="Times New Roman" w:cs="Times New Roman"/>
          <w:i/>
          <w:sz w:val="24"/>
          <w:lang w:val="en-US"/>
        </w:rPr>
        <w:t xml:space="preserve"> novo </w:t>
      </w:r>
      <w:r w:rsidR="002B6F0D" w:rsidRPr="0075606C">
        <w:rPr>
          <w:rFonts w:ascii="Times New Roman" w:hAnsi="Times New Roman" w:cs="Times New Roman"/>
          <w:i/>
          <w:sz w:val="24"/>
          <w:lang w:val="en-US"/>
        </w:rPr>
        <w:t>C</w:t>
      </w:r>
      <w:r w:rsidRPr="0075606C">
        <w:rPr>
          <w:rFonts w:ascii="Times New Roman" w:hAnsi="Times New Roman" w:cs="Times New Roman"/>
          <w:i/>
          <w:sz w:val="24"/>
          <w:lang w:val="en-US"/>
        </w:rPr>
        <w:t xml:space="preserve">lustering </w:t>
      </w:r>
      <w:r w:rsidR="002B6F0D" w:rsidRPr="0075606C">
        <w:rPr>
          <w:rFonts w:ascii="Times New Roman" w:hAnsi="Times New Roman" w:cs="Times New Roman"/>
          <w:i/>
          <w:sz w:val="24"/>
          <w:lang w:val="en-US"/>
        </w:rPr>
        <w:t>of TSSs, TESs and Transcripts</w:t>
      </w:r>
      <w:r w:rsidR="002B6F0D" w:rsidRPr="0075606C">
        <w:rPr>
          <w:rFonts w:ascii="Times New Roman" w:hAnsi="Times New Roman" w:cs="Times New Roman"/>
          <w:sz w:val="24"/>
          <w:lang w:val="en-US"/>
        </w:rPr>
        <w:t xml:space="preserve"> </w:t>
      </w:r>
      <w:r w:rsidR="002B6F0D" w:rsidRPr="0075606C">
        <w:rPr>
          <w:rFonts w:ascii="Times New Roman" w:hAnsi="Times New Roman" w:cs="Times New Roman"/>
          <w:i/>
          <w:sz w:val="24"/>
          <w:lang w:val="en-US"/>
        </w:rPr>
        <w:t>based on</w:t>
      </w:r>
      <w:r w:rsidRPr="0075606C">
        <w:rPr>
          <w:rFonts w:ascii="Times New Roman" w:hAnsi="Times New Roman" w:cs="Times New Roman"/>
          <w:i/>
          <w:sz w:val="24"/>
          <w:lang w:val="en-US"/>
        </w:rPr>
        <w:t xml:space="preserve"> </w:t>
      </w:r>
      <w:r w:rsidR="002B6F0D" w:rsidRPr="0075606C">
        <w:rPr>
          <w:rFonts w:ascii="Times New Roman" w:hAnsi="Times New Roman" w:cs="Times New Roman"/>
          <w:i/>
          <w:sz w:val="24"/>
          <w:lang w:val="en-US"/>
        </w:rPr>
        <w:t>D</w:t>
      </w:r>
      <w:r w:rsidRPr="0075606C">
        <w:rPr>
          <w:rFonts w:ascii="Times New Roman" w:hAnsi="Times New Roman" w:cs="Times New Roman"/>
          <w:i/>
          <w:sz w:val="24"/>
          <w:lang w:val="en-US"/>
        </w:rPr>
        <w:t xml:space="preserve">ynamic </w:t>
      </w:r>
      <w:r w:rsidR="002B6F0D" w:rsidRPr="0075606C">
        <w:rPr>
          <w:rFonts w:ascii="Times New Roman" w:hAnsi="Times New Roman" w:cs="Times New Roman"/>
          <w:i/>
          <w:sz w:val="24"/>
          <w:lang w:val="en-US"/>
        </w:rPr>
        <w:t>E</w:t>
      </w:r>
      <w:r w:rsidR="00980810" w:rsidRPr="0075606C">
        <w:rPr>
          <w:rFonts w:ascii="Times New Roman" w:hAnsi="Times New Roman" w:cs="Times New Roman"/>
          <w:i/>
          <w:sz w:val="24"/>
          <w:lang w:val="en-US"/>
        </w:rPr>
        <w:t>xpression</w:t>
      </w:r>
      <w:r w:rsidR="002B6F0D" w:rsidRPr="0075606C">
        <w:rPr>
          <w:rFonts w:ascii="Times New Roman" w:hAnsi="Times New Roman" w:cs="Times New Roman"/>
          <w:i/>
          <w:sz w:val="24"/>
          <w:lang w:val="en-US"/>
        </w:rPr>
        <w:t xml:space="preserve"> P</w:t>
      </w:r>
      <w:r w:rsidR="00980810" w:rsidRPr="0075606C">
        <w:rPr>
          <w:rFonts w:ascii="Times New Roman" w:hAnsi="Times New Roman" w:cs="Times New Roman"/>
          <w:i/>
          <w:sz w:val="24"/>
          <w:lang w:val="en-US"/>
        </w:rPr>
        <w:t>atterns</w:t>
      </w:r>
    </w:p>
    <w:p w14:paraId="30B7556E" w14:textId="5629AC75" w:rsidR="00CD2A68" w:rsidRPr="0075606C" w:rsidRDefault="00CD2A68" w:rsidP="00CD2A68">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To identify groups of TSSs, TESs, and transcripts (TSS~TES) with similar temporal expression patterns, we performed de novo clustering on the viral read count-normalized canonical TSSs, TESs, and transcript expression data, respectively. In this context, "canonical" refers to the main (most abundant) feature—TSS or TES—for each gene. That is, we did not include short, long, or other transcript isoforms in this analysis.</w:t>
      </w:r>
    </w:p>
    <w:p w14:paraId="2FC71165" w14:textId="1F791212" w:rsidR="00287BEB" w:rsidRPr="0075606C" w:rsidRDefault="0011436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For TSS clustering, we used reads from the time-resolved dcDNA</w:t>
      </w:r>
      <w:r w:rsidR="00C41227" w:rsidRPr="0075606C">
        <w:rPr>
          <w:rFonts w:ascii="Times New Roman" w:hAnsi="Times New Roman" w:cs="Times New Roman"/>
          <w:sz w:val="24"/>
          <w:lang w:val="en-US"/>
        </w:rPr>
        <w:t>-Seq</w:t>
      </w:r>
      <w:r w:rsidRPr="0075606C">
        <w:rPr>
          <w:rFonts w:ascii="Times New Roman" w:hAnsi="Times New Roman" w:cs="Times New Roman"/>
          <w:sz w:val="24"/>
          <w:lang w:val="en-US"/>
        </w:rPr>
        <w:t xml:space="preserve"> da</w:t>
      </w:r>
      <w:r w:rsidR="00B3479F" w:rsidRPr="0075606C">
        <w:rPr>
          <w:rFonts w:ascii="Times New Roman" w:hAnsi="Times New Roman" w:cs="Times New Roman"/>
          <w:sz w:val="24"/>
          <w:lang w:val="en-US"/>
        </w:rPr>
        <w:t>taset that (i) had a correct 5′-</w:t>
      </w:r>
      <w:r w:rsidRPr="0075606C">
        <w:rPr>
          <w:rFonts w:ascii="Times New Roman" w:hAnsi="Times New Roman" w:cs="Times New Roman"/>
          <w:sz w:val="24"/>
          <w:lang w:val="en-US"/>
        </w:rPr>
        <w:t>adapter, (ii) aligned with the canonical TS</w:t>
      </w:r>
      <w:r w:rsidR="00F15E9C" w:rsidRPr="0075606C">
        <w:rPr>
          <w:rFonts w:ascii="Times New Roman" w:hAnsi="Times New Roman" w:cs="Times New Roman"/>
          <w:sz w:val="24"/>
          <w:lang w:val="en-US"/>
        </w:rPr>
        <w:t>S, and (iii) had the correct 5′-</w:t>
      </w:r>
      <w:r w:rsidRPr="0075606C">
        <w:rPr>
          <w:rFonts w:ascii="Times New Roman" w:hAnsi="Times New Roman" w:cs="Times New Roman"/>
          <w:sz w:val="24"/>
          <w:lang w:val="en-US"/>
        </w:rPr>
        <w:t>end. For TES clustering, we used reads that (i) had a corre</w:t>
      </w:r>
      <w:r w:rsidR="00ED0807" w:rsidRPr="0075606C">
        <w:rPr>
          <w:rFonts w:ascii="Times New Roman" w:hAnsi="Times New Roman" w:cs="Times New Roman"/>
          <w:sz w:val="24"/>
          <w:lang w:val="en-US"/>
        </w:rPr>
        <w:t>ct polyA-tail and (ii) whose 3′-</w:t>
      </w:r>
      <w:r w:rsidRPr="0075606C">
        <w:rPr>
          <w:rFonts w:ascii="Times New Roman" w:hAnsi="Times New Roman" w:cs="Times New Roman"/>
          <w:sz w:val="24"/>
          <w:lang w:val="en-US"/>
        </w:rPr>
        <w:t xml:space="preserve">ends overlapped with the canonical TES. </w:t>
      </w:r>
      <w:r w:rsidR="00287BEB" w:rsidRPr="0075606C">
        <w:rPr>
          <w:rFonts w:ascii="Times New Roman" w:hAnsi="Times New Roman" w:cs="Times New Roman"/>
          <w:sz w:val="24"/>
          <w:lang w:val="en-US"/>
        </w:rPr>
        <w:t>For canonical transcript clustering, only reads that met the above criteria for both the TSS and TES were included. For each analysis, we used viral read count-normalized values, which were calculated differently for each sample by dividing each canonical TSS, TES, or transcript count by the total TSS, TES, or transcript read count, respectively. Only reads that fulfilled the above criteria were used as the basis for normalization.</w:t>
      </w:r>
    </w:p>
    <w:p w14:paraId="221645C6" w14:textId="44E718A6" w:rsidR="00640E3D" w:rsidRPr="0075606C" w:rsidRDefault="00CD2FF5"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h</w:t>
      </w:r>
      <w:r w:rsidR="00114362" w:rsidRPr="0075606C">
        <w:rPr>
          <w:rFonts w:ascii="Times New Roman" w:hAnsi="Times New Roman" w:cs="Times New Roman"/>
          <w:sz w:val="24"/>
          <w:lang w:val="en-US"/>
        </w:rPr>
        <w:t>ierarchical clustering was conducted using the pvclust R package [</w:t>
      </w:r>
      <w:r w:rsidR="00114362" w:rsidRPr="0075606C">
        <w:rPr>
          <w:rFonts w:ascii="Times New Roman" w:hAnsi="Times New Roman" w:cs="Times New Roman"/>
          <w:sz w:val="24"/>
          <w:szCs w:val="24"/>
          <w:lang w:val="en-US" w:eastAsia="zh-CN"/>
        </w:rPr>
        <w:t>39</w:t>
      </w:r>
      <w:r w:rsidR="00114362" w:rsidRPr="0075606C">
        <w:rPr>
          <w:rFonts w:ascii="Times New Roman" w:hAnsi="Times New Roman" w:cs="Times New Roman"/>
          <w:sz w:val="24"/>
          <w:lang w:val="en-US"/>
        </w:rPr>
        <w:t xml:space="preserve">], which provides hierarchical clustering and bootstrap resampling for cluster validation. The complete linkage method and an uncentered correlation distance measure were applied. Cluster stability and significance were assessed using 1,000 bootstrap iterations, focusing on approximately unbiased (AU) p-values provided by pvclust. After generating a dendrogram, we evaluated cluster solutions ranging from 4 to 15 clusters, assessing their quality based on AU values and within-cluster sum of squares (WSS). Partitioning the data into 12 clusters struck a meaningful balance between resolution and interpretability. The hierarchical tree was cut into 12 clusters, each representing a distinct temporal expression pattern over the time course. </w:t>
      </w:r>
      <w:r w:rsidRPr="0075606C">
        <w:rPr>
          <w:rFonts w:ascii="Times New Roman" w:hAnsi="Times New Roman" w:cs="Times New Roman"/>
          <w:sz w:val="24"/>
          <w:lang w:val="en-US"/>
        </w:rPr>
        <w:t xml:space="preserve">This method was applied to all three data types: canonical TSSs, TESs and transcripts. </w:t>
      </w:r>
      <w:r w:rsidR="00114362" w:rsidRPr="0075606C">
        <w:rPr>
          <w:rFonts w:ascii="Times New Roman" w:hAnsi="Times New Roman" w:cs="Times New Roman"/>
          <w:sz w:val="24"/>
          <w:lang w:val="en-US"/>
        </w:rPr>
        <w:t xml:space="preserve">Genes with similar temporal expression formed larger clusters, while those with unique kinetic patterns grouped independently. </w:t>
      </w:r>
    </w:p>
    <w:p w14:paraId="66736A2C" w14:textId="2E343C80" w:rsidR="007846DC"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t>ORF-counting and statistics in the CHX-treated d</w:t>
      </w:r>
      <w:r w:rsidR="007846DC" w:rsidRPr="0075606C">
        <w:rPr>
          <w:rFonts w:ascii="Times New Roman" w:hAnsi="Times New Roman" w:cs="Times New Roman"/>
          <w:i/>
          <w:sz w:val="24"/>
          <w:lang w:val="en-US"/>
        </w:rPr>
        <w:t>ataset</w:t>
      </w:r>
    </w:p>
    <w:p w14:paraId="4E6FED64" w14:textId="7B9D4A16" w:rsidR="00DD0153" w:rsidRPr="0075606C" w:rsidRDefault="00DD015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To obtain gene expression counts, we used an overlap-based approach leveraging </w:t>
      </w:r>
      <w:r w:rsidR="00E33DD4" w:rsidRPr="0075606C">
        <w:rPr>
          <w:rFonts w:ascii="Times New Roman" w:hAnsi="Times New Roman" w:cs="Times New Roman"/>
          <w:sz w:val="24"/>
          <w:lang w:val="en-US"/>
        </w:rPr>
        <w:t>our in-house</w:t>
      </w:r>
      <w:r w:rsidRPr="0075606C">
        <w:rPr>
          <w:rFonts w:ascii="Times New Roman" w:hAnsi="Times New Roman" w:cs="Times New Roman"/>
          <w:sz w:val="24"/>
          <w:lang w:val="en-US"/>
        </w:rPr>
        <w:t xml:space="preserve"> </w:t>
      </w:r>
      <w:r w:rsidR="00E33DD4" w:rsidRPr="0075606C">
        <w:rPr>
          <w:rFonts w:ascii="Times New Roman" w:hAnsi="Times New Roman" w:cs="Times New Roman"/>
          <w:sz w:val="24"/>
          <w:lang w:val="en-US"/>
        </w:rPr>
        <w:t xml:space="preserve">developed </w:t>
      </w:r>
      <w:r w:rsidRPr="0075606C">
        <w:rPr>
          <w:rFonts w:ascii="Times New Roman" w:hAnsi="Times New Roman" w:cs="Times New Roman"/>
          <w:sz w:val="24"/>
          <w:lang w:val="en-US"/>
        </w:rPr>
        <w:t>function feature.OV.from.polyC.TR(), which utilizes the tidygenomics [</w:t>
      </w:r>
      <w:r w:rsidR="00E33DD4" w:rsidRPr="0075606C">
        <w:rPr>
          <w:rFonts w:ascii="Times New Roman" w:hAnsi="Times New Roman" w:cs="Times New Roman"/>
          <w:sz w:val="24"/>
          <w:lang w:val="en-US"/>
        </w:rPr>
        <w:t>40</w:t>
      </w:r>
      <w:r w:rsidRPr="0075606C">
        <w:rPr>
          <w:rFonts w:ascii="Times New Roman" w:hAnsi="Times New Roman" w:cs="Times New Roman"/>
          <w:sz w:val="24"/>
          <w:lang w:val="en-US"/>
        </w:rPr>
        <w:t>] package for efficient genomic interval operations. This function identifies the most upstream overlapping genomic feature (typically CDS regions) for each exon and assigns counts to transcripts. Overlaps were determined using a genomic join strategy, where transcript features were matched to the reference annotation based on chromosomal coordinates (seqnames, start, end). The overlap criteria were set as type='any', maxgap=-1, and minoverlap=10, meaning that every overlap between a transcript and an ORF with at least 10 nucleotides in length and on the matching strand was considered a hit for the respective ORF. If multiple hits were found for a single transcript, the most upstream hit was retained. Since all genes were sequenced under identical conditions, normalization was not required for within-sample comparisons. Statistical analyses, including a t-test and z-score analysis, were performed directly on raw counts to assess expression differences.</w:t>
      </w:r>
    </w:p>
    <w:p w14:paraId="45E8C1C8" w14:textId="240E4009" w:rsidR="00900356" w:rsidRPr="0075606C" w:rsidRDefault="0073667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i/>
          <w:sz w:val="24"/>
          <w:lang w:val="en-US"/>
        </w:rPr>
        <w:lastRenderedPageBreak/>
        <w:t>Multiple s</w:t>
      </w:r>
      <w:r w:rsidR="00900356" w:rsidRPr="0075606C">
        <w:rPr>
          <w:rFonts w:ascii="Times New Roman" w:hAnsi="Times New Roman" w:cs="Times New Roman"/>
          <w:i/>
          <w:sz w:val="24"/>
          <w:lang w:val="en-US"/>
        </w:rPr>
        <w:t xml:space="preserve">equence </w:t>
      </w:r>
      <w:r w:rsidRPr="0075606C">
        <w:rPr>
          <w:rFonts w:ascii="Times New Roman" w:hAnsi="Times New Roman" w:cs="Times New Roman"/>
          <w:i/>
          <w:sz w:val="24"/>
          <w:lang w:val="en-US"/>
        </w:rPr>
        <w:t>a</w:t>
      </w:r>
      <w:r w:rsidR="009959B4" w:rsidRPr="0075606C">
        <w:rPr>
          <w:rFonts w:ascii="Times New Roman" w:hAnsi="Times New Roman" w:cs="Times New Roman"/>
          <w:i/>
          <w:sz w:val="24"/>
          <w:lang w:val="en-US"/>
        </w:rPr>
        <w:t>lignment</w:t>
      </w:r>
      <w:r w:rsidRPr="0075606C">
        <w:rPr>
          <w:rFonts w:ascii="Times New Roman" w:hAnsi="Times New Roman" w:cs="Times New Roman"/>
          <w:i/>
          <w:sz w:val="24"/>
          <w:lang w:val="en-US"/>
        </w:rPr>
        <w:t xml:space="preserve"> of select g</w:t>
      </w:r>
      <w:r w:rsidR="00900356" w:rsidRPr="0075606C">
        <w:rPr>
          <w:rFonts w:ascii="Times New Roman" w:hAnsi="Times New Roman" w:cs="Times New Roman"/>
          <w:i/>
          <w:sz w:val="24"/>
          <w:lang w:val="en-US"/>
        </w:rPr>
        <w:t>en</w:t>
      </w:r>
      <w:r w:rsidRPr="0075606C">
        <w:rPr>
          <w:rFonts w:ascii="Times New Roman" w:hAnsi="Times New Roman" w:cs="Times New Roman"/>
          <w:i/>
          <w:sz w:val="24"/>
          <w:lang w:val="en-US"/>
        </w:rPr>
        <w:t>e</w:t>
      </w:r>
      <w:r w:rsidR="00900356" w:rsidRPr="0075606C">
        <w:rPr>
          <w:rFonts w:ascii="Times New Roman" w:hAnsi="Times New Roman" w:cs="Times New Roman"/>
          <w:i/>
          <w:sz w:val="24"/>
          <w:lang w:val="en-US"/>
        </w:rPr>
        <w:t>s</w:t>
      </w:r>
    </w:p>
    <w:p w14:paraId="53C48F88" w14:textId="1D47319E" w:rsidR="00E2440A" w:rsidRPr="0075606C" w:rsidRDefault="00E2440A" w:rsidP="00E2440A">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CTO and NOIR genes of equid alphaherpesvirus 1 (Genome: KJ717942.1) and pseudorabies virus</w:t>
      </w:r>
      <w:r w:rsidR="002B4736" w:rsidRPr="0075606C">
        <w:rPr>
          <w:rFonts w:ascii="Times New Roman" w:hAnsi="Times New Roman" w:cs="Times New Roman"/>
          <w:sz w:val="24"/>
          <w:lang w:val="en-US"/>
        </w:rPr>
        <w:t xml:space="preserve"> (PRV; </w:t>
      </w:r>
      <w:r w:rsidRPr="0075606C">
        <w:rPr>
          <w:rFonts w:ascii="Times New Roman" w:hAnsi="Times New Roman" w:cs="Times New Roman"/>
          <w:sz w:val="24"/>
          <w:lang w:val="en-US"/>
        </w:rPr>
        <w:t>Genome: NC_001491.2) were aligned using the VectorBuilder online tool.</w:t>
      </w:r>
    </w:p>
    <w:p w14:paraId="1A0F02DB" w14:textId="36C33AC2" w:rsidR="00795B89" w:rsidRPr="00900356" w:rsidRDefault="00E2440A" w:rsidP="00E2440A">
      <w:pPr>
        <w:spacing w:after="120" w:line="240" w:lineRule="auto"/>
        <w:jc w:val="both"/>
        <w:rPr>
          <w:rFonts w:ascii="Times New Roman" w:hAnsi="Times New Roman" w:cs="Times New Roman"/>
          <w:color w:val="00B050"/>
          <w:sz w:val="24"/>
          <w:lang w:val="en-US"/>
        </w:rPr>
      </w:pPr>
      <w:r w:rsidRPr="00E2440A">
        <w:rPr>
          <w:rFonts w:ascii="Times New Roman" w:hAnsi="Times New Roman" w:cs="Times New Roman"/>
          <w:color w:val="0070C0"/>
          <w:sz w:val="24"/>
          <w:lang w:val="en-US"/>
        </w:rPr>
        <w:t xml:space="preserve"> </w:t>
      </w:r>
      <w:r w:rsidR="00900356" w:rsidRPr="00E2440A">
        <w:rPr>
          <w:rFonts w:ascii="Times New Roman" w:hAnsi="Times New Roman" w:cs="Times New Roman"/>
          <w:color w:val="0070C0"/>
          <w:sz w:val="24"/>
          <w:lang w:val="en-US"/>
        </w:rPr>
        <w:t>(</w:t>
      </w:r>
      <w:hyperlink r:id="rId11" w:history="1">
        <w:r w:rsidR="009959B4" w:rsidRPr="005D710C">
          <w:rPr>
            <w:rStyle w:val="Hiperhivatkozs"/>
            <w:rFonts w:ascii="Times New Roman" w:hAnsi="Times New Roman" w:cs="Times New Roman"/>
            <w:sz w:val="24"/>
            <w:lang w:val="en-US"/>
          </w:rPr>
          <w:t>https://en.vectorbuilder.com/tool/sequence-alignment.html</w:t>
        </w:r>
      </w:hyperlink>
      <w:r w:rsidR="009959B4" w:rsidRPr="00E2440A">
        <w:rPr>
          <w:rFonts w:ascii="Times New Roman" w:hAnsi="Times New Roman" w:cs="Times New Roman"/>
          <w:color w:val="0070C0"/>
          <w:sz w:val="24"/>
          <w:lang w:val="en-US"/>
        </w:rPr>
        <w:t>).</w:t>
      </w:r>
    </w:p>
    <w:p w14:paraId="53030A91" w14:textId="77777777" w:rsidR="00795B89" w:rsidRPr="00E24243" w:rsidRDefault="00795B89" w:rsidP="00573600">
      <w:pPr>
        <w:spacing w:after="120" w:line="240" w:lineRule="auto"/>
        <w:jc w:val="both"/>
        <w:rPr>
          <w:rFonts w:ascii="Times New Roman" w:hAnsi="Times New Roman" w:cs="Times New Roman"/>
          <w:sz w:val="24"/>
          <w:lang w:val="en-US"/>
        </w:rPr>
      </w:pPr>
    </w:p>
    <w:p w14:paraId="6ABBF7C0" w14:textId="47943892" w:rsidR="0086452A" w:rsidRPr="00E24243" w:rsidRDefault="009F1F4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Results</w:t>
      </w:r>
      <w:bookmarkStart w:id="36" w:name="_td3l9yi1slsk" w:colFirst="0" w:colLast="0"/>
      <w:bookmarkEnd w:id="36"/>
    </w:p>
    <w:p w14:paraId="2000A9B4" w14:textId="201E7738" w:rsidR="00AB2BD1" w:rsidRPr="00E24243" w:rsidRDefault="00ED78FB" w:rsidP="00573600">
      <w:pPr>
        <w:pStyle w:val="Cmsor2"/>
        <w:keepNext w:val="0"/>
        <w:keepLines w:val="0"/>
        <w:shd w:val="clear" w:color="auto" w:fill="FFFFFF"/>
        <w:spacing w:before="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D</w:t>
      </w:r>
      <w:r w:rsidR="007C2E4E" w:rsidRPr="00E24243">
        <w:rPr>
          <w:rFonts w:ascii="Times New Roman" w:hAnsi="Times New Roman" w:cs="Times New Roman"/>
          <w:b/>
          <w:sz w:val="24"/>
          <w:lang w:val="en-US"/>
        </w:rPr>
        <w:t xml:space="preserve">ynamic </w:t>
      </w:r>
      <w:r w:rsidR="00EE6533" w:rsidRPr="00E24243">
        <w:rPr>
          <w:rFonts w:ascii="Times New Roman" w:hAnsi="Times New Roman" w:cs="Times New Roman"/>
          <w:b/>
          <w:sz w:val="24"/>
          <w:lang w:val="en-US"/>
        </w:rPr>
        <w:t xml:space="preserve">EHV-1 </w:t>
      </w:r>
      <w:r w:rsidR="00F140EF" w:rsidRPr="00E24243">
        <w:rPr>
          <w:rFonts w:ascii="Times New Roman" w:hAnsi="Times New Roman" w:cs="Times New Roman"/>
          <w:b/>
          <w:sz w:val="24"/>
          <w:lang w:val="en-US"/>
        </w:rPr>
        <w:t>transcriptome</w:t>
      </w:r>
      <w:r w:rsidR="00B8093E" w:rsidRPr="00E24243">
        <w:rPr>
          <w:rFonts w:ascii="Times New Roman" w:hAnsi="Times New Roman" w:cs="Times New Roman"/>
          <w:b/>
          <w:sz w:val="24"/>
          <w:lang w:val="en-US"/>
        </w:rPr>
        <w:t>:</w:t>
      </w:r>
      <w:r w:rsidR="002B42DB" w:rsidRPr="00E24243">
        <w:rPr>
          <w:rFonts w:ascii="Times New Roman" w:hAnsi="Times New Roman" w:cs="Times New Roman"/>
          <w:b/>
          <w:sz w:val="24"/>
          <w:lang w:val="en-US"/>
        </w:rPr>
        <w:t xml:space="preserve"> general </w:t>
      </w:r>
      <w:r w:rsidR="006D21BF" w:rsidRPr="00E24243">
        <w:rPr>
          <w:rFonts w:ascii="Times New Roman" w:hAnsi="Times New Roman" w:cs="Times New Roman"/>
          <w:b/>
          <w:sz w:val="24"/>
          <w:lang w:val="en-US"/>
        </w:rPr>
        <w:t>considerations</w:t>
      </w:r>
    </w:p>
    <w:p w14:paraId="4ED37115" w14:textId="39097F01" w:rsidR="00191A0A" w:rsidRPr="00E24243" w:rsidRDefault="00191A0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In this study, we </w:t>
      </w:r>
      <w:r w:rsidR="00DD0795" w:rsidRPr="00E24243">
        <w:rPr>
          <w:rFonts w:ascii="Times New Roman" w:hAnsi="Times New Roman" w:cs="Times New Roman"/>
          <w:sz w:val="24"/>
          <w:lang w:val="en-US"/>
        </w:rPr>
        <w:t xml:space="preserve">performed </w:t>
      </w:r>
      <w:r w:rsidRPr="00E24243">
        <w:rPr>
          <w:rFonts w:ascii="Times New Roman" w:hAnsi="Times New Roman" w:cs="Times New Roman"/>
          <w:sz w:val="24"/>
          <w:lang w:val="en-US"/>
        </w:rPr>
        <w:t xml:space="preserve">a comprehensive time-course transcriptomic analysis of EHV-1, </w:t>
      </w:r>
      <w:r w:rsidR="00DD0795" w:rsidRPr="00E24243">
        <w:rPr>
          <w:rFonts w:ascii="Times New Roman" w:hAnsi="Times New Roman" w:cs="Times New Roman"/>
          <w:sz w:val="24"/>
          <w:lang w:val="en-US"/>
        </w:rPr>
        <w:t xml:space="preserve">utilizing </w:t>
      </w:r>
      <w:r w:rsidRPr="00E24243">
        <w:rPr>
          <w:rFonts w:ascii="Times New Roman" w:hAnsi="Times New Roman" w:cs="Times New Roman"/>
          <w:sz w:val="24"/>
          <w:lang w:val="en-US"/>
        </w:rPr>
        <w:t>dcDNA</w:t>
      </w:r>
      <w:r w:rsidR="00BB32B5">
        <w:rPr>
          <w:rFonts w:ascii="Times New Roman" w:hAnsi="Times New Roman" w:cs="Times New Roman"/>
          <w:sz w:val="24"/>
          <w:lang w:val="en-US"/>
        </w:rPr>
        <w:t xml:space="preserve">-Seq on the ONT MinION </w:t>
      </w:r>
      <w:r w:rsidR="00BB32B5" w:rsidRPr="0075606C">
        <w:rPr>
          <w:rFonts w:ascii="Times New Roman" w:hAnsi="Times New Roman" w:cs="Times New Roman"/>
          <w:sz w:val="24"/>
          <w:lang w:val="en-US"/>
        </w:rPr>
        <w:t xml:space="preserve">platform. </w:t>
      </w:r>
      <w:r w:rsidR="00E05EE9" w:rsidRPr="0075606C">
        <w:rPr>
          <w:rFonts w:ascii="Times New Roman" w:hAnsi="Times New Roman" w:cs="Times New Roman"/>
          <w:sz w:val="24"/>
          <w:lang w:val="en-US"/>
        </w:rPr>
        <w:t>The long-read sequencing of virus-infected RK-13 cells generated a total of 3,327,022 viral reads (</w:t>
      </w:r>
      <w:r w:rsidR="00E05EE9" w:rsidRPr="0075606C">
        <w:rPr>
          <w:rFonts w:ascii="Times New Roman" w:hAnsi="Times New Roman" w:cs="Times New Roman"/>
          <w:b/>
          <w:sz w:val="24"/>
          <w:lang w:val="en-US"/>
        </w:rPr>
        <w:t>Supplementary Table S1</w:t>
      </w:r>
      <w:r w:rsidR="00E05EE9" w:rsidRPr="0075606C">
        <w:rPr>
          <w:rFonts w:ascii="Times New Roman" w:hAnsi="Times New Roman" w:cs="Times New Roman"/>
          <w:sz w:val="24"/>
          <w:lang w:val="en-US"/>
        </w:rPr>
        <w:t xml:space="preserve">). Additionally, this dataset was complemented with CAGE sequencing performed on the Illumina MiSeq platform. </w:t>
      </w:r>
      <w:r w:rsidR="005A74A0" w:rsidRPr="0075606C">
        <w:rPr>
          <w:rFonts w:ascii="Times New Roman" w:hAnsi="Times New Roman" w:cs="Times New Roman"/>
          <w:sz w:val="24"/>
          <w:lang w:val="en-US"/>
        </w:rPr>
        <w:t xml:space="preserve">Our previous work [28] </w:t>
      </w:r>
      <w:r w:rsidR="00DD0795" w:rsidRPr="0075606C">
        <w:rPr>
          <w:rFonts w:ascii="Times New Roman" w:hAnsi="Times New Roman" w:cs="Times New Roman"/>
          <w:sz w:val="24"/>
          <w:lang w:val="en-US"/>
        </w:rPr>
        <w:t>employed</w:t>
      </w:r>
      <w:r w:rsidR="005A74A0" w:rsidRPr="0075606C">
        <w:rPr>
          <w:rFonts w:ascii="Times New Roman" w:hAnsi="Times New Roman" w:cs="Times New Roman"/>
          <w:sz w:val="24"/>
          <w:lang w:val="en-US"/>
        </w:rPr>
        <w:t xml:space="preserve"> native </w:t>
      </w:r>
      <w:r w:rsidR="00AA4D79" w:rsidRPr="0075606C">
        <w:rPr>
          <w:rFonts w:ascii="Times New Roman" w:hAnsi="Times New Roman" w:cs="Times New Roman"/>
          <w:sz w:val="24"/>
          <w:lang w:val="en-US"/>
        </w:rPr>
        <w:t>dRNA-Seq</w:t>
      </w:r>
      <w:r w:rsidR="005A74A0" w:rsidRPr="0075606C">
        <w:rPr>
          <w:rFonts w:ascii="Times New Roman" w:hAnsi="Times New Roman" w:cs="Times New Roman"/>
          <w:sz w:val="24"/>
          <w:lang w:val="en-US"/>
        </w:rPr>
        <w:t xml:space="preserve"> with </w:t>
      </w:r>
      <w:r w:rsidR="00DD0795" w:rsidRPr="0075606C">
        <w:rPr>
          <w:rFonts w:ascii="Times New Roman" w:hAnsi="Times New Roman" w:cs="Times New Roman"/>
          <w:sz w:val="24"/>
          <w:lang w:val="en-US"/>
        </w:rPr>
        <w:t xml:space="preserve">rigorous </w:t>
      </w:r>
      <w:r w:rsidR="005A74A0" w:rsidRPr="0075606C">
        <w:rPr>
          <w:rFonts w:ascii="Times New Roman" w:hAnsi="Times New Roman" w:cs="Times New Roman"/>
          <w:sz w:val="24"/>
          <w:lang w:val="en-US"/>
        </w:rPr>
        <w:t xml:space="preserve">filtering criteria, ensuring high confidence </w:t>
      </w:r>
      <w:r w:rsidR="00DD0795" w:rsidRPr="0075606C">
        <w:rPr>
          <w:rFonts w:ascii="Times New Roman" w:hAnsi="Times New Roman" w:cs="Times New Roman"/>
          <w:sz w:val="24"/>
          <w:lang w:val="en-US"/>
        </w:rPr>
        <w:t xml:space="preserve">results </w:t>
      </w:r>
      <w:r w:rsidR="005A74A0" w:rsidRPr="0075606C">
        <w:rPr>
          <w:rFonts w:ascii="Times New Roman" w:hAnsi="Times New Roman" w:cs="Times New Roman"/>
          <w:sz w:val="24"/>
          <w:lang w:val="en-US"/>
        </w:rPr>
        <w:t>but excluding many detected transcripts that failed to meet the strict validation requirements.</w:t>
      </w:r>
      <w:r w:rsidRPr="0075606C">
        <w:rPr>
          <w:rFonts w:ascii="Times New Roman" w:hAnsi="Times New Roman" w:cs="Times New Roman"/>
          <w:sz w:val="24"/>
          <w:lang w:val="en-US"/>
        </w:rPr>
        <w:t xml:space="preserve"> One key limitation of dRNA-Seq was its reduced accuracy in identifying transcription start sites (TSS</w:t>
      </w:r>
      <w:r w:rsidR="00010030" w:rsidRPr="0075606C">
        <w:rPr>
          <w:rFonts w:ascii="Times New Roman" w:hAnsi="Times New Roman" w:cs="Times New Roman"/>
          <w:sz w:val="24"/>
          <w:lang w:val="en-US"/>
        </w:rPr>
        <w:t xml:space="preserve">s), partly due to </w:t>
      </w:r>
      <w:r w:rsidR="004E435B" w:rsidRPr="0075606C">
        <w:rPr>
          <w:rFonts w:ascii="Times New Roman" w:hAnsi="Times New Roman" w:cs="Times New Roman"/>
          <w:sz w:val="24"/>
          <w:lang w:val="en-US"/>
        </w:rPr>
        <w:t xml:space="preserve">the </w:t>
      </w:r>
      <w:r w:rsidR="00010030" w:rsidRPr="0075606C">
        <w:rPr>
          <w:rFonts w:ascii="Times New Roman" w:hAnsi="Times New Roman" w:cs="Times New Roman"/>
          <w:sz w:val="24"/>
          <w:lang w:val="en-US"/>
        </w:rPr>
        <w:t>incomplete 5'-</w:t>
      </w:r>
      <w:r w:rsidRPr="0075606C">
        <w:rPr>
          <w:rFonts w:ascii="Times New Roman" w:hAnsi="Times New Roman" w:cs="Times New Roman"/>
          <w:sz w:val="24"/>
          <w:lang w:val="en-US"/>
        </w:rPr>
        <w:t xml:space="preserve">ends </w:t>
      </w:r>
      <w:r w:rsidR="004E435B" w:rsidRPr="0075606C">
        <w:rPr>
          <w:rFonts w:ascii="Times New Roman" w:hAnsi="Times New Roman" w:cs="Times New Roman"/>
          <w:sz w:val="24"/>
          <w:lang w:val="en-US"/>
        </w:rPr>
        <w:t>of</w:t>
      </w:r>
      <w:r w:rsidRPr="0075606C">
        <w:rPr>
          <w:rFonts w:ascii="Times New Roman" w:hAnsi="Times New Roman" w:cs="Times New Roman"/>
          <w:sz w:val="24"/>
          <w:lang w:val="en-US"/>
        </w:rPr>
        <w:t xml:space="preserve"> the sequencing </w:t>
      </w:r>
      <w:r w:rsidRPr="00E24243">
        <w:rPr>
          <w:rFonts w:ascii="Times New Roman" w:hAnsi="Times New Roman" w:cs="Times New Roman"/>
          <w:sz w:val="24"/>
          <w:lang w:val="en-US"/>
        </w:rPr>
        <w:t>reads.</w:t>
      </w:r>
      <w:r w:rsidR="009A527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To overcome these limitations, we integrated CAGE-Seq data with dcDNA-Seq reads. CAGE-Seq provides high-resolution TSS mapping, enabling more accurate identification and validation of 5</w:t>
      </w:r>
      <w:r w:rsidR="00010030" w:rsidRPr="00E24243">
        <w:rPr>
          <w:rFonts w:ascii="Times New Roman" w:hAnsi="Times New Roman" w:cs="Times New Roman"/>
          <w:sz w:val="24"/>
          <w:lang w:val="en-US"/>
        </w:rPr>
        <w:t>'-</w:t>
      </w:r>
      <w:r w:rsidRPr="00E24243">
        <w:rPr>
          <w:rFonts w:ascii="Times New Roman" w:hAnsi="Times New Roman" w:cs="Times New Roman"/>
          <w:sz w:val="24"/>
          <w:lang w:val="en-US"/>
        </w:rPr>
        <w:t>ends. By aligning dcDNA-Se</w:t>
      </w:r>
      <w:r w:rsidR="00010030" w:rsidRPr="00E24243">
        <w:rPr>
          <w:rFonts w:ascii="Times New Roman" w:hAnsi="Times New Roman" w:cs="Times New Roman"/>
          <w:sz w:val="24"/>
          <w:lang w:val="en-US"/>
        </w:rPr>
        <w:t>q reads that carried correct 5'-</w:t>
      </w:r>
      <w:r w:rsidRPr="00E24243">
        <w:rPr>
          <w:rFonts w:ascii="Times New Roman" w:hAnsi="Times New Roman" w:cs="Times New Roman"/>
          <w:sz w:val="24"/>
          <w:lang w:val="en-US"/>
        </w:rPr>
        <w:t xml:space="preserve">adapters and intact poly(A) tails with CAGE-derived TSS clusters, we confirmed the authenticity of previously excluded transcripts and added </w:t>
      </w:r>
      <w:r w:rsidR="007E55DA" w:rsidRPr="00E24243">
        <w:rPr>
          <w:rFonts w:ascii="Times New Roman" w:hAnsi="Times New Roman" w:cs="Times New Roman"/>
          <w:sz w:val="24"/>
          <w:lang w:val="en-US"/>
        </w:rPr>
        <w:t>169</w:t>
      </w:r>
      <w:r w:rsidRPr="00E24243">
        <w:rPr>
          <w:rFonts w:ascii="Times New Roman" w:hAnsi="Times New Roman" w:cs="Times New Roman"/>
          <w:sz w:val="24"/>
          <w:lang w:val="en-US"/>
        </w:rPr>
        <w:t xml:space="preserve"> novel ones. </w:t>
      </w:r>
    </w:p>
    <w:p w14:paraId="20D99F7F" w14:textId="6548525B" w:rsidR="00191A0A" w:rsidRPr="00E24243" w:rsidRDefault="00191A0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For the kinetic analyses, we f</w:t>
      </w:r>
      <w:r w:rsidR="005C3EA0" w:rsidRPr="00E24243">
        <w:rPr>
          <w:rFonts w:ascii="Times New Roman" w:hAnsi="Times New Roman" w:cs="Times New Roman"/>
          <w:sz w:val="24"/>
          <w:lang w:val="en-US"/>
        </w:rPr>
        <w:t xml:space="preserve">ocused on canonical transcripts - </w:t>
      </w:r>
      <w:r w:rsidRPr="00E24243">
        <w:rPr>
          <w:rFonts w:ascii="Times New Roman" w:hAnsi="Times New Roman" w:cs="Times New Roman"/>
          <w:sz w:val="24"/>
          <w:lang w:val="en-US"/>
        </w:rPr>
        <w:t>defined as the most abunda</w:t>
      </w:r>
      <w:r w:rsidR="005C3EA0" w:rsidRPr="00E24243">
        <w:rPr>
          <w:rFonts w:ascii="Times New Roman" w:hAnsi="Times New Roman" w:cs="Times New Roman"/>
          <w:sz w:val="24"/>
          <w:lang w:val="en-US"/>
        </w:rPr>
        <w:t xml:space="preserve">nt isoforms for each viral gene - </w:t>
      </w:r>
      <w:r w:rsidRPr="00E24243">
        <w:rPr>
          <w:rFonts w:ascii="Times New Roman" w:hAnsi="Times New Roman" w:cs="Times New Roman"/>
          <w:sz w:val="24"/>
          <w:lang w:val="en-US"/>
        </w:rPr>
        <w:t xml:space="preserve">and their TSSs and TESs. Using these canonical references, we </w:t>
      </w:r>
      <w:r w:rsidR="002B5428" w:rsidRPr="00E24243">
        <w:rPr>
          <w:rFonts w:ascii="Times New Roman" w:hAnsi="Times New Roman" w:cs="Times New Roman"/>
          <w:sz w:val="24"/>
          <w:lang w:val="en-US"/>
        </w:rPr>
        <w:t>analyzed</w:t>
      </w:r>
      <w:r w:rsidRPr="00E24243">
        <w:rPr>
          <w:rFonts w:ascii="Times New Roman" w:hAnsi="Times New Roman" w:cs="Times New Roman"/>
          <w:sz w:val="24"/>
          <w:lang w:val="en-US"/>
        </w:rPr>
        <w:t xml:space="preserve"> the temporal dynamics of gene expression across multiple time points, clustered genes into </w:t>
      </w:r>
      <w:r w:rsidRPr="00E24243">
        <w:rPr>
          <w:rFonts w:ascii="Times New Roman" w:hAnsi="Times New Roman" w:cs="Times New Roman"/>
          <w:i/>
          <w:sz w:val="24"/>
          <w:lang w:val="en-US"/>
        </w:rPr>
        <w:t>de novo</w:t>
      </w:r>
      <w:r w:rsidRPr="00E24243">
        <w:rPr>
          <w:rFonts w:ascii="Times New Roman" w:hAnsi="Times New Roman" w:cs="Times New Roman"/>
          <w:sz w:val="24"/>
          <w:lang w:val="en-US"/>
        </w:rPr>
        <w:t xml:space="preserve"> kinetic classes based on their expression curves, and compared these classes with the traditional IE/E/L framework.</w:t>
      </w:r>
    </w:p>
    <w:p w14:paraId="64851E34" w14:textId="4AC796FA" w:rsidR="00363799" w:rsidRPr="00E24243" w:rsidRDefault="00363799"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Finally, beyond annotating full-length transcripts and refining </w:t>
      </w:r>
      <w:r w:rsidR="00D07149" w:rsidRPr="00E24243">
        <w:rPr>
          <w:rFonts w:ascii="Times New Roman" w:hAnsi="Times New Roman" w:cs="Times New Roman"/>
          <w:sz w:val="24"/>
          <w:lang w:val="en-US"/>
        </w:rPr>
        <w:t xml:space="preserve">exact </w:t>
      </w:r>
      <w:r w:rsidRPr="00E24243">
        <w:rPr>
          <w:rFonts w:ascii="Times New Roman" w:hAnsi="Times New Roman" w:cs="Times New Roman"/>
          <w:sz w:val="24"/>
          <w:lang w:val="en-US"/>
        </w:rPr>
        <w:t xml:space="preserve">TSS/TES </w:t>
      </w:r>
      <w:r w:rsidR="00D07149" w:rsidRPr="00E24243">
        <w:rPr>
          <w:rFonts w:ascii="Times New Roman" w:hAnsi="Times New Roman" w:cs="Times New Roman"/>
          <w:sz w:val="24"/>
          <w:lang w:val="en-US"/>
        </w:rPr>
        <w:t>positions</w:t>
      </w:r>
      <w:r w:rsidRPr="00E24243">
        <w:rPr>
          <w:rFonts w:ascii="Times New Roman" w:hAnsi="Times New Roman" w:cs="Times New Roman"/>
          <w:sz w:val="24"/>
          <w:lang w:val="en-US"/>
        </w:rPr>
        <w:t xml:space="preserve">, we explored isoform switching and transcriptional overlaps, indicating how the virus orchestrates complex regulatory patterns over the infection cycle. </w:t>
      </w:r>
    </w:p>
    <w:p w14:paraId="0301AB6F" w14:textId="77777777" w:rsidR="00F3326F" w:rsidRPr="00E24243" w:rsidRDefault="00F3326F" w:rsidP="00573600">
      <w:pPr>
        <w:spacing w:after="120" w:line="240" w:lineRule="auto"/>
        <w:jc w:val="both"/>
        <w:rPr>
          <w:rFonts w:ascii="Times New Roman" w:hAnsi="Times New Roman" w:cs="Times New Roman"/>
          <w:strike/>
          <w:sz w:val="24"/>
          <w:lang w:val="en-US"/>
        </w:rPr>
      </w:pPr>
    </w:p>
    <w:p w14:paraId="72A35B45" w14:textId="61B7F4B1" w:rsidR="00EA7CAC" w:rsidRPr="00E24243" w:rsidRDefault="00D7308D" w:rsidP="00573600">
      <w:pPr>
        <w:spacing w:after="120" w:line="240" w:lineRule="auto"/>
        <w:rPr>
          <w:rFonts w:ascii="Times New Roman" w:hAnsi="Times New Roman" w:cs="Times New Roman"/>
          <w:b/>
          <w:sz w:val="24"/>
          <w:lang w:val="en-US"/>
        </w:rPr>
      </w:pPr>
      <w:r w:rsidRPr="00E24243">
        <w:rPr>
          <w:rFonts w:ascii="Times New Roman" w:hAnsi="Times New Roman" w:cs="Times New Roman"/>
          <w:b/>
          <w:sz w:val="24"/>
          <w:lang w:val="en-US"/>
        </w:rPr>
        <w:t xml:space="preserve">The </w:t>
      </w:r>
      <w:r w:rsidR="001C33C7" w:rsidRPr="00E24243">
        <w:rPr>
          <w:rFonts w:ascii="Times New Roman" w:hAnsi="Times New Roman" w:cs="Times New Roman"/>
          <w:b/>
          <w:sz w:val="24"/>
          <w:lang w:val="en-US"/>
        </w:rPr>
        <w:t>ORF</w:t>
      </w:r>
      <w:r w:rsidR="00EA7CAC" w:rsidRPr="00E24243">
        <w:rPr>
          <w:rFonts w:ascii="Times New Roman" w:hAnsi="Times New Roman" w:cs="Times New Roman"/>
          <w:b/>
          <w:sz w:val="24"/>
          <w:lang w:val="en-US"/>
        </w:rPr>
        <w:t xml:space="preserve">64 is the only EHV-1 </w:t>
      </w:r>
      <w:r w:rsidR="001E4161" w:rsidRPr="00E24243">
        <w:rPr>
          <w:rFonts w:ascii="Times New Roman" w:hAnsi="Times New Roman" w:cs="Times New Roman"/>
          <w:b/>
          <w:sz w:val="24"/>
          <w:lang w:val="en-US"/>
        </w:rPr>
        <w:t>immediate-e</w:t>
      </w:r>
      <w:r w:rsidR="00AE2DD3" w:rsidRPr="00E24243">
        <w:rPr>
          <w:rFonts w:ascii="Times New Roman" w:hAnsi="Times New Roman" w:cs="Times New Roman"/>
          <w:b/>
          <w:sz w:val="24"/>
          <w:lang w:val="en-US"/>
        </w:rPr>
        <w:t>arly</w:t>
      </w:r>
      <w:r w:rsidR="00AE2DD3" w:rsidRPr="00E24243">
        <w:rPr>
          <w:rFonts w:ascii="Times New Roman" w:hAnsi="Times New Roman" w:cs="Times New Roman"/>
          <w:sz w:val="24"/>
          <w:lang w:val="en-US"/>
        </w:rPr>
        <w:t xml:space="preserve"> </w:t>
      </w:r>
      <w:r w:rsidR="00EA7CAC" w:rsidRPr="00E24243">
        <w:rPr>
          <w:rFonts w:ascii="Times New Roman" w:hAnsi="Times New Roman" w:cs="Times New Roman"/>
          <w:b/>
          <w:sz w:val="24"/>
          <w:lang w:val="en-US"/>
        </w:rPr>
        <w:t>gene</w:t>
      </w:r>
    </w:p>
    <w:p w14:paraId="6DF2BA5A" w14:textId="77777777" w:rsidR="007846DC" w:rsidRPr="0075606C" w:rsidRDefault="00B61F34"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It has been prev</w:t>
      </w:r>
      <w:r w:rsidR="00D751FF" w:rsidRPr="00E24243">
        <w:rPr>
          <w:rFonts w:ascii="Times New Roman" w:hAnsi="Times New Roman" w:cs="Times New Roman"/>
          <w:sz w:val="24"/>
          <w:lang w:val="en-US"/>
        </w:rPr>
        <w:t xml:space="preserve">iously established that </w:t>
      </w:r>
      <w:r w:rsidR="001C33C7" w:rsidRPr="00E24243">
        <w:rPr>
          <w:rFonts w:ascii="Times New Roman" w:hAnsi="Times New Roman" w:cs="Times New Roman"/>
          <w:sz w:val="24"/>
          <w:lang w:val="en-US"/>
        </w:rPr>
        <w:t>ORF</w:t>
      </w:r>
      <w:r w:rsidR="00FA5D8E" w:rsidRPr="00E24243">
        <w:rPr>
          <w:rFonts w:ascii="Times New Roman" w:hAnsi="Times New Roman" w:cs="Times New Roman"/>
          <w:sz w:val="24"/>
          <w:lang w:val="en-US"/>
        </w:rPr>
        <w:t xml:space="preserve">64 </w:t>
      </w:r>
      <w:r w:rsidRPr="00E24243">
        <w:rPr>
          <w:rFonts w:ascii="Times New Roman" w:hAnsi="Times New Roman" w:cs="Times New Roman"/>
          <w:sz w:val="24"/>
          <w:lang w:val="en-US"/>
        </w:rPr>
        <w:t xml:space="preserve">is the only </w:t>
      </w:r>
      <w:r w:rsidR="00FB5DC1" w:rsidRPr="00E24243">
        <w:rPr>
          <w:rFonts w:ascii="Times New Roman" w:hAnsi="Times New Roman" w:cs="Times New Roman"/>
          <w:sz w:val="24"/>
          <w:lang w:val="en-US"/>
        </w:rPr>
        <w:t>immediate-early (</w:t>
      </w:r>
      <w:r w:rsidR="00407B03" w:rsidRPr="00E24243">
        <w:rPr>
          <w:rFonts w:ascii="Times New Roman" w:hAnsi="Times New Roman" w:cs="Times New Roman"/>
          <w:sz w:val="24"/>
          <w:lang w:val="en-US"/>
        </w:rPr>
        <w:t>IE</w:t>
      </w:r>
      <w:r w:rsidR="00FB5DC1" w:rsidRPr="00E24243">
        <w:rPr>
          <w:rFonts w:ascii="Times New Roman" w:hAnsi="Times New Roman" w:cs="Times New Roman"/>
          <w:sz w:val="24"/>
          <w:lang w:val="en-US"/>
        </w:rPr>
        <w:t>)</w:t>
      </w:r>
      <w:r w:rsidRPr="00E24243">
        <w:rPr>
          <w:rFonts w:ascii="Times New Roman" w:hAnsi="Times New Roman" w:cs="Times New Roman"/>
          <w:sz w:val="24"/>
          <w:lang w:val="en-US"/>
        </w:rPr>
        <w:t xml:space="preserve"> gene of EHV-1 </w:t>
      </w:r>
      <w:r w:rsidR="009F3F57" w:rsidRPr="00E24243">
        <w:rPr>
          <w:rFonts w:ascii="Times New Roman" w:hAnsi="Times New Roman" w:cs="Times New Roman"/>
          <w:sz w:val="24"/>
          <w:szCs w:val="24"/>
          <w:lang w:val="en-US"/>
        </w:rPr>
        <w:t>[40]</w:t>
      </w:r>
      <w:r w:rsidR="00FA7B12" w:rsidRPr="00E24243">
        <w:rPr>
          <w:rFonts w:ascii="Times New Roman" w:hAnsi="Times New Roman" w:cs="Times New Roman"/>
          <w:sz w:val="24"/>
          <w:szCs w:val="24"/>
          <w:lang w:val="en-US"/>
        </w:rPr>
        <w:t>.</w:t>
      </w:r>
      <w:r w:rsidR="00FA7B12" w:rsidRPr="00E24243">
        <w:rPr>
          <w:rFonts w:ascii="Times New Roman" w:hAnsi="Times New Roman" w:cs="Times New Roman"/>
          <w:sz w:val="24"/>
          <w:lang w:val="en-US"/>
        </w:rPr>
        <w:t xml:space="preserve"> However, our earlier study</w:t>
      </w:r>
      <w:r w:rsidR="00CF7861" w:rsidRPr="00E24243">
        <w:rPr>
          <w:rFonts w:ascii="Times New Roman" w:hAnsi="Times New Roman" w:cs="Times New Roman"/>
          <w:sz w:val="24"/>
          <w:lang w:val="en-US"/>
        </w:rPr>
        <w:t xml:space="preserve"> </w:t>
      </w:r>
      <w:r w:rsidR="001758BE" w:rsidRPr="00E24243">
        <w:rPr>
          <w:rFonts w:ascii="Times New Roman" w:hAnsi="Times New Roman" w:cs="Times New Roman"/>
          <w:sz w:val="24"/>
          <w:lang w:val="en-US"/>
        </w:rPr>
        <w:fldChar w:fldCharType="begin"/>
      </w:r>
      <w:r w:rsidR="006F598A" w:rsidRPr="00E24243">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1758BE" w:rsidRPr="00E24243">
        <w:rPr>
          <w:rFonts w:ascii="Times New Roman" w:hAnsi="Times New Roman" w:cs="Times New Roman"/>
          <w:sz w:val="24"/>
          <w:lang w:val="en-US"/>
        </w:rPr>
        <w:fldChar w:fldCharType="separate"/>
      </w:r>
      <w:r w:rsidR="006F598A" w:rsidRPr="00E24243">
        <w:rPr>
          <w:rFonts w:ascii="Times New Roman" w:hAnsi="Times New Roman" w:cs="Times New Roman"/>
          <w:sz w:val="24"/>
          <w:lang w:val="en-US"/>
        </w:rPr>
        <w:t>[28]</w:t>
      </w:r>
      <w:r w:rsidR="001758BE" w:rsidRPr="00E24243">
        <w:rPr>
          <w:rFonts w:ascii="Times New Roman" w:hAnsi="Times New Roman" w:cs="Times New Roman"/>
          <w:sz w:val="24"/>
          <w:lang w:val="en-US"/>
        </w:rPr>
        <w:fldChar w:fldCharType="end"/>
      </w:r>
      <w:r w:rsidRPr="00E24243">
        <w:rPr>
          <w:rFonts w:ascii="Times New Roman" w:hAnsi="Times New Roman" w:cs="Times New Roman"/>
          <w:sz w:val="24"/>
          <w:lang w:val="en-US"/>
        </w:rPr>
        <w:t xml:space="preserve"> and the current research have identified novel EHV-1 transcripts with previously unknown kinetic properties. </w:t>
      </w:r>
      <w:r w:rsidR="009C42A5" w:rsidRPr="00E24243">
        <w:rPr>
          <w:rFonts w:ascii="Times New Roman" w:hAnsi="Times New Roman" w:cs="Times New Roman"/>
          <w:sz w:val="24"/>
          <w:lang w:val="en-US"/>
        </w:rPr>
        <w:t xml:space="preserve">To investigate whether the expression of these transcripts requires newly synthesized </w:t>
      </w:r>
      <w:r w:rsidR="009C42A5" w:rsidRPr="0075606C">
        <w:rPr>
          <w:rFonts w:ascii="Times New Roman" w:hAnsi="Times New Roman" w:cs="Times New Roman"/>
          <w:sz w:val="24"/>
          <w:lang w:val="en-US"/>
        </w:rPr>
        <w:t>viral proteins, we treated RK-13 cells</w:t>
      </w:r>
      <w:r w:rsidR="004C6698" w:rsidRPr="0075606C">
        <w:rPr>
          <w:rFonts w:ascii="Times New Roman" w:hAnsi="Times New Roman" w:cs="Times New Roman"/>
          <w:sz w:val="24"/>
          <w:lang w:val="en-US"/>
        </w:rPr>
        <w:t xml:space="preserve"> (ECACC: 00021715)</w:t>
      </w:r>
      <w:r w:rsidR="009C42A5" w:rsidRPr="0075606C">
        <w:rPr>
          <w:rFonts w:ascii="Times New Roman" w:hAnsi="Times New Roman" w:cs="Times New Roman"/>
          <w:sz w:val="24"/>
          <w:lang w:val="en-US"/>
        </w:rPr>
        <w:t xml:space="preserve"> with cycloheximide (CHX), a protein synthesis inhibitor, prior to infection with EHV-1. </w:t>
      </w:r>
      <w:r w:rsidRPr="0075606C">
        <w:rPr>
          <w:rFonts w:ascii="Times New Roman" w:hAnsi="Times New Roman" w:cs="Times New Roman"/>
          <w:sz w:val="24"/>
          <w:lang w:val="en-US"/>
        </w:rPr>
        <w:t xml:space="preserve">CHX </w:t>
      </w:r>
      <w:r w:rsidR="00D04C92" w:rsidRPr="0075606C">
        <w:rPr>
          <w:rFonts w:ascii="Times New Roman" w:hAnsi="Times New Roman" w:cs="Times New Roman"/>
          <w:sz w:val="24"/>
          <w:lang w:val="en-US"/>
        </w:rPr>
        <w:t xml:space="preserve">were administered </w:t>
      </w:r>
      <w:r w:rsidRPr="0075606C">
        <w:rPr>
          <w:rFonts w:ascii="Times New Roman" w:hAnsi="Times New Roman" w:cs="Times New Roman"/>
          <w:sz w:val="24"/>
          <w:lang w:val="en-US"/>
        </w:rPr>
        <w:t xml:space="preserve">at concentrations of 20 and 100 μg/ml and </w:t>
      </w:r>
      <w:r w:rsidR="00504F4F" w:rsidRPr="0075606C">
        <w:rPr>
          <w:rFonts w:ascii="Times New Roman" w:hAnsi="Times New Roman" w:cs="Times New Roman"/>
          <w:sz w:val="24"/>
          <w:lang w:val="en-US"/>
        </w:rPr>
        <w:t>collected samples</w:t>
      </w:r>
      <w:r w:rsidR="00AA06C5" w:rsidRPr="0075606C">
        <w:rPr>
          <w:rFonts w:ascii="Times New Roman" w:hAnsi="Times New Roman" w:cs="Times New Roman"/>
          <w:sz w:val="24"/>
          <w:lang w:val="en-US"/>
        </w:rPr>
        <w:t xml:space="preserve"> at 6 and 8 hpi</w:t>
      </w:r>
      <w:r w:rsidRPr="0075606C">
        <w:rPr>
          <w:rFonts w:ascii="Times New Roman" w:hAnsi="Times New Roman" w:cs="Times New Roman"/>
          <w:sz w:val="24"/>
          <w:lang w:val="en-US"/>
        </w:rPr>
        <w:t xml:space="preserve">. Subsequently, we performed long-read dcDNA sequencing. </w:t>
      </w:r>
    </w:p>
    <w:p w14:paraId="5691D518" w14:textId="77777777" w:rsidR="002B4736" w:rsidRPr="0075606C" w:rsidRDefault="007846DC"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Statistical analysis confirmed </w:t>
      </w:r>
      <w:r w:rsidR="00D751FF" w:rsidRPr="0075606C">
        <w:rPr>
          <w:rFonts w:ascii="Times New Roman" w:hAnsi="Times New Roman" w:cs="Times New Roman"/>
          <w:sz w:val="24"/>
          <w:lang w:val="en-US"/>
        </w:rPr>
        <w:t xml:space="preserve">that </w:t>
      </w:r>
      <w:r w:rsidR="001C33C7" w:rsidRPr="0075606C">
        <w:rPr>
          <w:rFonts w:ascii="Times New Roman" w:hAnsi="Times New Roman" w:cs="Times New Roman"/>
          <w:sz w:val="24"/>
          <w:lang w:val="en-US"/>
        </w:rPr>
        <w:t>ORF</w:t>
      </w:r>
      <w:r w:rsidR="00B61F34" w:rsidRPr="0075606C">
        <w:rPr>
          <w:rFonts w:ascii="Times New Roman" w:hAnsi="Times New Roman" w:cs="Times New Roman"/>
          <w:sz w:val="24"/>
          <w:lang w:val="en-US"/>
        </w:rPr>
        <w:t xml:space="preserve">64 is the sole IE gene in EHV-1 </w:t>
      </w:r>
      <w:r w:rsidR="00433070" w:rsidRPr="0075606C">
        <w:rPr>
          <w:rFonts w:ascii="Times New Roman" w:hAnsi="Times New Roman" w:cs="Times New Roman"/>
          <w:sz w:val="24"/>
          <w:lang w:val="en-US"/>
        </w:rPr>
        <w:t>(</w:t>
      </w:r>
      <w:r w:rsidR="00433070"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3</w:t>
      </w:r>
      <w:r w:rsidR="00433070" w:rsidRPr="0075606C">
        <w:rPr>
          <w:rFonts w:ascii="Times New Roman" w:hAnsi="Times New Roman" w:cs="Times New Roman"/>
          <w:sz w:val="24"/>
          <w:lang w:val="en-US"/>
        </w:rPr>
        <w:t>)</w:t>
      </w:r>
      <w:r w:rsidR="000D23A5" w:rsidRPr="0075606C">
        <w:rPr>
          <w:rFonts w:ascii="Times New Roman" w:hAnsi="Times New Roman" w:cs="Times New Roman"/>
          <w:sz w:val="24"/>
          <w:lang w:val="en-US"/>
        </w:rPr>
        <w:t xml:space="preserve">. </w:t>
      </w:r>
      <w:r w:rsidR="002B4736" w:rsidRPr="0075606C">
        <w:rPr>
          <w:rFonts w:ascii="Times New Roman" w:hAnsi="Times New Roman" w:cs="Times New Roman"/>
          <w:sz w:val="24"/>
          <w:lang w:val="en-US"/>
        </w:rPr>
        <w:t>A one-sample t-test demonstrated that ORF64's expression was significantly higher than that of all other viral genes under CHX treatment (p &lt; 10⁻⁴⁷). Additionally, a Z-score analysis revealed that ORF64's expression was 2.84 standard deviations above the mean, identifying it as an extreme outlier. Furthermore, ORF64 exhibited 12.1-fold higher expression than the second most abundant gene (ORF67), reinforcing its unique status as an IE gene.</w:t>
      </w:r>
    </w:p>
    <w:p w14:paraId="3EE2ADD5" w14:textId="203D8A7B" w:rsidR="00FB1DCC" w:rsidRPr="00E24243" w:rsidRDefault="00F51B9E"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In </w:t>
      </w:r>
      <w:r w:rsidR="002B4736" w:rsidRPr="0075606C">
        <w:rPr>
          <w:rFonts w:ascii="Times New Roman" w:hAnsi="Times New Roman" w:cs="Times New Roman"/>
          <w:sz w:val="24"/>
          <w:lang w:val="en-US"/>
        </w:rPr>
        <w:t>PRV</w:t>
      </w:r>
      <w:r w:rsidRPr="0075606C">
        <w:rPr>
          <w:rFonts w:ascii="Times New Roman" w:hAnsi="Times New Roman" w:cs="Times New Roman"/>
          <w:sz w:val="24"/>
          <w:lang w:val="en-US"/>
        </w:rPr>
        <w:t>, the closest relative of EHV-1 with an annotated transc</w:t>
      </w:r>
      <w:r w:rsidR="00ED478F" w:rsidRPr="0075606C">
        <w:rPr>
          <w:rFonts w:ascii="Times New Roman" w:hAnsi="Times New Roman" w:cs="Times New Roman"/>
          <w:sz w:val="24"/>
          <w:lang w:val="en-US"/>
        </w:rPr>
        <w:t>riptome, the homologous gene (</w:t>
      </w:r>
      <w:r w:rsidR="00ED478F" w:rsidRPr="0075606C">
        <w:rPr>
          <w:rFonts w:ascii="Times New Roman" w:hAnsi="Times New Roman" w:cs="Times New Roman"/>
          <w:i/>
          <w:sz w:val="24"/>
          <w:lang w:val="en-US"/>
        </w:rPr>
        <w:t>ie</w:t>
      </w:r>
      <w:r w:rsidRPr="0075606C">
        <w:rPr>
          <w:rFonts w:ascii="Times New Roman" w:hAnsi="Times New Roman" w:cs="Times New Roman"/>
          <w:i/>
          <w:sz w:val="24"/>
          <w:lang w:val="en-US"/>
        </w:rPr>
        <w:t>180</w:t>
      </w:r>
      <w:r w:rsidR="00FA7B12" w:rsidRPr="0075606C">
        <w:rPr>
          <w:rFonts w:ascii="Times New Roman" w:hAnsi="Times New Roman" w:cs="Times New Roman"/>
          <w:sz w:val="24"/>
          <w:lang w:val="en-US"/>
        </w:rPr>
        <w:t>) is also the only IE gene</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{"citationID":"FjjO6f9z","properties":{"formattedCitation":"[38]","plainCitation":"[38]","noteIndex":0},"citationItems":[{"id":463,"uris":["http://zotero.org/users/local/SrvbCAEb/items/BNW5GYKL"],"itemData":{"id":463,"type":"article-journal","abstract":"Pseudorabies virus (PRV), a neurotropic herpesvirus of pigs, serves as an excellent model system with which to investigate the herpesvirus life cycle both in cultured cells and in vivo. Real-time RT-PCR is a very sensitive, accurate and reproducible technique that can be used to detect very small amounts of RNA molecules, and it can therefore be applied for analysis of the expression of herpesvirus genes from the very early period of infection.","container-title":"BMC Genomics","DOI":"10.1186/1471-2164-10-491","ISSN":"1471-2164","issue":"1","journalAbbreviation":"BMC Genomics","page":"491","source":"BioMed Central","title":"Whole-genome analysis of pseudorabies virus gene expression by real-time quantitative RT-PCR assay","volume":"10","author":[{"family":"Tombácz","given":"Dóra"},{"family":"Tóth","given":"Judit S."},{"family":"Petrovszki","given":"Pál"},{"family":"Boldogkői","given":"Zsolt"}],"issued":{"date-parts":[["2009",10,23]]}}}],"schema":"https://github.com/citation-style-language/schema/raw/master/csl-citation.json"}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40</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In contrast, other annotated </w:t>
      </w:r>
      <w:r w:rsidRPr="00E24243">
        <w:rPr>
          <w:rFonts w:ascii="Times New Roman" w:hAnsi="Times New Roman" w:cs="Times New Roman"/>
          <w:sz w:val="24"/>
          <w:lang w:val="en-US"/>
        </w:rPr>
        <w:t xml:space="preserve">alphaherpesviruses, including </w:t>
      </w:r>
      <w:r w:rsidRPr="00E24243">
        <w:rPr>
          <w:rFonts w:ascii="Times New Roman" w:hAnsi="Times New Roman" w:cs="Times New Roman"/>
          <w:sz w:val="24"/>
          <w:lang w:val="en-US"/>
        </w:rPr>
        <w:lastRenderedPageBreak/>
        <w:t>those in the Simplexvirus and Varicellovirus genera, have multiple IE genes among their members.</w:t>
      </w:r>
    </w:p>
    <w:p w14:paraId="2E86A6C6" w14:textId="77777777" w:rsidR="00F3326F" w:rsidRPr="00E24243" w:rsidRDefault="00F3326F" w:rsidP="00573600">
      <w:pPr>
        <w:spacing w:after="120" w:line="240" w:lineRule="auto"/>
        <w:jc w:val="both"/>
        <w:rPr>
          <w:rFonts w:ascii="Times New Roman" w:hAnsi="Times New Roman" w:cs="Times New Roman"/>
          <w:sz w:val="24"/>
          <w:lang w:val="en-US"/>
        </w:rPr>
      </w:pPr>
    </w:p>
    <w:p w14:paraId="29369896" w14:textId="2CCC5861" w:rsidR="008667AE" w:rsidRPr="00E24243" w:rsidRDefault="00BD4924" w:rsidP="00573600">
      <w:pPr>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 xml:space="preserve">Reannotation of </w:t>
      </w:r>
      <w:r w:rsidR="00F0749A" w:rsidRPr="00E24243">
        <w:rPr>
          <w:rFonts w:ascii="Times New Roman" w:hAnsi="Times New Roman" w:cs="Times New Roman"/>
          <w:b/>
          <w:sz w:val="24"/>
          <w:lang w:val="en-US"/>
        </w:rPr>
        <w:t xml:space="preserve">the </w:t>
      </w:r>
      <w:r w:rsidR="004C2588" w:rsidRPr="00E24243">
        <w:rPr>
          <w:rFonts w:ascii="Times New Roman" w:hAnsi="Times New Roman" w:cs="Times New Roman"/>
          <w:b/>
          <w:sz w:val="24"/>
          <w:lang w:val="en-US"/>
        </w:rPr>
        <w:t xml:space="preserve">EHV-1 </w:t>
      </w:r>
      <w:r w:rsidRPr="00E24243">
        <w:rPr>
          <w:rFonts w:ascii="Times New Roman" w:hAnsi="Times New Roman" w:cs="Times New Roman"/>
          <w:b/>
          <w:sz w:val="24"/>
          <w:lang w:val="en-US"/>
        </w:rPr>
        <w:t>transcriptome</w:t>
      </w:r>
      <w:r w:rsidR="00F0749A" w:rsidRPr="00E24243">
        <w:rPr>
          <w:rFonts w:ascii="Times New Roman" w:hAnsi="Times New Roman" w:cs="Times New Roman"/>
          <w:b/>
          <w:sz w:val="24"/>
          <w:lang w:val="en-US"/>
        </w:rPr>
        <w:t xml:space="preserve"> </w:t>
      </w:r>
    </w:p>
    <w:p w14:paraId="39A34F21" w14:textId="7492C73C" w:rsidR="005369C2" w:rsidRPr="00E24243" w:rsidRDefault="0058467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In this part of our study, </w:t>
      </w:r>
      <w:r w:rsidR="001B7E2D" w:rsidRPr="00E24243">
        <w:rPr>
          <w:rFonts w:ascii="Times New Roman" w:hAnsi="Times New Roman" w:cs="Times New Roman"/>
          <w:sz w:val="24"/>
          <w:lang w:val="en-US"/>
        </w:rPr>
        <w:t>we employed CAGE-Seq on an Illumina MiSeq platform to achieve high-resolution detection of the TSSs of EHV-1 transcripts.</w:t>
      </w:r>
      <w:r w:rsidRPr="00E24243">
        <w:rPr>
          <w:rFonts w:ascii="Times New Roman" w:hAnsi="Times New Roman" w:cs="Times New Roman"/>
          <w:sz w:val="24"/>
          <w:lang w:val="en-US"/>
        </w:rPr>
        <w:t xml:space="preserve"> </w:t>
      </w:r>
      <w:r w:rsidR="001B320F" w:rsidRPr="0075606C">
        <w:rPr>
          <w:rFonts w:ascii="Times New Roman" w:hAnsi="Times New Roman" w:cs="Times New Roman"/>
          <w:sz w:val="24"/>
          <w:lang w:val="en-US"/>
        </w:rPr>
        <w:t>First, we cross-validated transcripts previously annotated in our laboratory using dRNA-Seq [28] with newly obtained CAGE-Seq data</w:t>
      </w:r>
      <w:r w:rsidRPr="0075606C">
        <w:rPr>
          <w:rFonts w:ascii="Times New Roman" w:hAnsi="Times New Roman" w:cs="Times New Roman"/>
          <w:sz w:val="24"/>
          <w:lang w:val="en-US"/>
        </w:rPr>
        <w:t xml:space="preserve"> (</w:t>
      </w:r>
      <w:r w:rsidRPr="0075606C">
        <w:rPr>
          <w:rFonts w:ascii="Times New Roman" w:hAnsi="Times New Roman" w:cs="Times New Roman"/>
          <w:b/>
          <w:sz w:val="24"/>
          <w:lang w:val="en-US"/>
        </w:rPr>
        <w:t xml:space="preserve">Supplementary Table </w:t>
      </w:r>
      <w:r w:rsidR="00C820E5" w:rsidRPr="0075606C">
        <w:rPr>
          <w:rFonts w:ascii="Times New Roman" w:hAnsi="Times New Roman" w:cs="Times New Roman"/>
          <w:b/>
          <w:sz w:val="24"/>
          <w:lang w:val="en-US"/>
        </w:rPr>
        <w:t>S</w:t>
      </w:r>
      <w:r w:rsidR="004F5078" w:rsidRPr="0075606C">
        <w:rPr>
          <w:rFonts w:ascii="Times New Roman" w:hAnsi="Times New Roman" w:cs="Times New Roman"/>
          <w:b/>
          <w:sz w:val="24"/>
          <w:lang w:val="en-US"/>
        </w:rPr>
        <w:t>4</w:t>
      </w:r>
      <w:r w:rsidRPr="0075606C">
        <w:rPr>
          <w:rFonts w:ascii="Times New Roman" w:hAnsi="Times New Roman" w:cs="Times New Roman"/>
          <w:sz w:val="24"/>
          <w:lang w:val="en-US"/>
        </w:rPr>
        <w:t xml:space="preserve">). Among the examined transcripts, </w:t>
      </w:r>
      <w:r w:rsidR="0073667D" w:rsidRPr="0075606C">
        <w:rPr>
          <w:rFonts w:ascii="Times New Roman" w:hAnsi="Times New Roman" w:cs="Times New Roman"/>
          <w:sz w:val="24"/>
          <w:lang w:val="en-US"/>
        </w:rPr>
        <w:t>220</w:t>
      </w:r>
      <w:r w:rsidRPr="0075606C">
        <w:rPr>
          <w:rFonts w:ascii="Times New Roman" w:hAnsi="Times New Roman" w:cs="Times New Roman"/>
          <w:sz w:val="24"/>
          <w:lang w:val="en-US"/>
        </w:rPr>
        <w:t xml:space="preserve"> received the</w:t>
      </w:r>
      <w:r w:rsidR="00371A79" w:rsidRPr="0075606C">
        <w:rPr>
          <w:rFonts w:ascii="Times New Roman" w:hAnsi="Times New Roman" w:cs="Times New Roman"/>
          <w:sz w:val="24"/>
          <w:lang w:val="en-US"/>
        </w:rPr>
        <w:t xml:space="preserve"> highest level of support (***) - indicating robust validation -</w:t>
      </w:r>
      <w:r w:rsidRPr="0075606C">
        <w:rPr>
          <w:rFonts w:ascii="Times New Roman" w:hAnsi="Times New Roman" w:cs="Times New Roman"/>
          <w:sz w:val="24"/>
          <w:lang w:val="en-US"/>
        </w:rPr>
        <w:t xml:space="preserve"> while </w:t>
      </w:r>
      <w:r w:rsidR="0073667D" w:rsidRPr="0075606C">
        <w:rPr>
          <w:rFonts w:ascii="Times New Roman" w:hAnsi="Times New Roman" w:cs="Times New Roman"/>
          <w:sz w:val="24"/>
          <w:lang w:val="en-US"/>
        </w:rPr>
        <w:t>34</w:t>
      </w:r>
      <w:r w:rsidRPr="0075606C">
        <w:rPr>
          <w:rFonts w:ascii="Times New Roman" w:hAnsi="Times New Roman" w:cs="Times New Roman"/>
          <w:sz w:val="24"/>
          <w:lang w:val="en-US"/>
        </w:rPr>
        <w:t xml:space="preserve"> </w:t>
      </w:r>
      <w:r w:rsidR="00371A79" w:rsidRPr="0075606C">
        <w:rPr>
          <w:rFonts w:ascii="Times New Roman" w:hAnsi="Times New Roman" w:cs="Times New Roman"/>
          <w:sz w:val="24"/>
          <w:lang w:val="en-US"/>
        </w:rPr>
        <w:t>had</w:t>
      </w:r>
      <w:r w:rsidRPr="0075606C">
        <w:rPr>
          <w:rFonts w:ascii="Times New Roman" w:hAnsi="Times New Roman" w:cs="Times New Roman"/>
          <w:sz w:val="24"/>
          <w:lang w:val="en-US"/>
        </w:rPr>
        <w:t xml:space="preserve"> medium support (**) and </w:t>
      </w:r>
      <w:r w:rsidR="00A96338" w:rsidRPr="0075606C">
        <w:rPr>
          <w:rFonts w:ascii="Times New Roman" w:hAnsi="Times New Roman" w:cs="Times New Roman"/>
          <w:sz w:val="24"/>
          <w:lang w:val="en-US"/>
        </w:rPr>
        <w:t>36</w:t>
      </w:r>
      <w:r w:rsidRPr="0075606C">
        <w:rPr>
          <w:rFonts w:ascii="Times New Roman" w:hAnsi="Times New Roman" w:cs="Times New Roman"/>
          <w:sz w:val="24"/>
          <w:lang w:val="en-US"/>
        </w:rPr>
        <w:t xml:space="preserve"> </w:t>
      </w:r>
      <w:r w:rsidR="00371A79" w:rsidRPr="0075606C">
        <w:rPr>
          <w:rFonts w:ascii="Times New Roman" w:hAnsi="Times New Roman" w:cs="Times New Roman"/>
          <w:sz w:val="24"/>
          <w:lang w:val="en-US"/>
        </w:rPr>
        <w:t>showed</w:t>
      </w:r>
      <w:r w:rsidRPr="0075606C">
        <w:rPr>
          <w:rFonts w:ascii="Times New Roman" w:hAnsi="Times New Roman" w:cs="Times New Roman"/>
          <w:sz w:val="24"/>
          <w:lang w:val="en-US"/>
        </w:rPr>
        <w:t xml:space="preserve"> the lowest level </w:t>
      </w:r>
      <w:r w:rsidR="00371A79" w:rsidRPr="0075606C">
        <w:rPr>
          <w:rFonts w:ascii="Times New Roman" w:hAnsi="Times New Roman" w:cs="Times New Roman"/>
          <w:sz w:val="24"/>
          <w:lang w:val="en-US"/>
        </w:rPr>
        <w:t xml:space="preserve">of support </w:t>
      </w:r>
      <w:r w:rsidRPr="0075606C">
        <w:rPr>
          <w:rFonts w:ascii="Times New Roman" w:hAnsi="Times New Roman" w:cs="Times New Roman"/>
          <w:sz w:val="24"/>
          <w:lang w:val="en-US"/>
        </w:rPr>
        <w:t>(*)</w:t>
      </w:r>
      <w:r w:rsidR="00577A0D" w:rsidRPr="0075606C">
        <w:rPr>
          <w:rFonts w:ascii="Times New Roman" w:hAnsi="Times New Roman" w:cs="Times New Roman"/>
          <w:sz w:val="24"/>
          <w:lang w:val="en-US"/>
        </w:rPr>
        <w:t xml:space="preserve"> (</w:t>
      </w:r>
      <w:r w:rsidR="00D04C92" w:rsidRPr="0075606C">
        <w:rPr>
          <w:rFonts w:ascii="Times New Roman" w:hAnsi="Times New Roman" w:cs="Times New Roman"/>
          <w:sz w:val="24"/>
          <w:lang w:val="en-US"/>
        </w:rPr>
        <w:t>see Methods for details</w:t>
      </w:r>
      <w:r w:rsidR="00577A0D" w:rsidRPr="0075606C">
        <w:rPr>
          <w:rFonts w:ascii="Times New Roman" w:hAnsi="Times New Roman" w:cs="Times New Roman"/>
          <w:sz w:val="24"/>
          <w:lang w:val="en-US"/>
        </w:rPr>
        <w:t>)</w:t>
      </w:r>
      <w:r w:rsidRPr="0075606C">
        <w:rPr>
          <w:rFonts w:ascii="Times New Roman" w:hAnsi="Times New Roman" w:cs="Times New Roman"/>
          <w:sz w:val="24"/>
          <w:lang w:val="en-US"/>
        </w:rPr>
        <w:t>.</w:t>
      </w:r>
      <w:r w:rsidR="000D19AD" w:rsidRPr="0075606C">
        <w:rPr>
          <w:rFonts w:ascii="Times New Roman" w:hAnsi="Times New Roman" w:cs="Times New Roman"/>
          <w:sz w:val="24"/>
          <w:lang w:val="en-US"/>
        </w:rPr>
        <w:t xml:space="preserve"> </w:t>
      </w:r>
      <w:r w:rsidR="00251E0F" w:rsidRPr="0075606C">
        <w:rPr>
          <w:rFonts w:ascii="Times New Roman" w:hAnsi="Times New Roman" w:cs="Times New Roman"/>
          <w:sz w:val="24"/>
          <w:lang w:val="en-US"/>
        </w:rPr>
        <w:t xml:space="preserve">Next, we analyzed dcDNA-Seq reads that could not be assigned to previously annotated transcripts. </w:t>
      </w:r>
      <w:r w:rsidR="007C4ED5" w:rsidRPr="0075606C">
        <w:rPr>
          <w:rFonts w:ascii="Times New Roman" w:hAnsi="Times New Roman" w:cs="Times New Roman"/>
          <w:sz w:val="24"/>
          <w:lang w:val="en-US"/>
        </w:rPr>
        <w:t>By aligning the 5′-</w:t>
      </w:r>
      <w:r w:rsidR="000D19AD" w:rsidRPr="0075606C">
        <w:rPr>
          <w:rFonts w:ascii="Times New Roman" w:hAnsi="Times New Roman" w:cs="Times New Roman"/>
          <w:sz w:val="24"/>
          <w:lang w:val="en-US"/>
        </w:rPr>
        <w:t xml:space="preserve">ends of these </w:t>
      </w:r>
      <w:r w:rsidR="007C4ED5" w:rsidRPr="0075606C">
        <w:rPr>
          <w:rFonts w:ascii="Times New Roman" w:hAnsi="Times New Roman" w:cs="Times New Roman"/>
          <w:sz w:val="24"/>
          <w:lang w:val="en-US"/>
        </w:rPr>
        <w:t>reads - validated by 5′-</w:t>
      </w:r>
      <w:r w:rsidR="000D19AD" w:rsidRPr="0075606C">
        <w:rPr>
          <w:rFonts w:ascii="Times New Roman" w:hAnsi="Times New Roman" w:cs="Times New Roman"/>
          <w:sz w:val="24"/>
          <w:lang w:val="en-US"/>
        </w:rPr>
        <w:t>adapter sequences (</w:t>
      </w:r>
      <w:r w:rsidR="001A3AE0" w:rsidRPr="0075606C">
        <w:rPr>
          <w:rFonts w:ascii="Times New Roman" w:hAnsi="Times New Roman" w:cs="Times New Roman"/>
          <w:sz w:val="24"/>
          <w:lang w:val="en-US"/>
        </w:rPr>
        <w:t xml:space="preserve">using the </w:t>
      </w:r>
      <w:r w:rsidR="000D19AD" w:rsidRPr="0075606C">
        <w:rPr>
          <w:rFonts w:ascii="Times New Roman" w:hAnsi="Times New Roman" w:cs="Times New Roman"/>
          <w:sz w:val="24"/>
          <w:lang w:val="en-US"/>
        </w:rPr>
        <w:t xml:space="preserve">LoRTIA pipeline) - to TSS clusters </w:t>
      </w:r>
      <w:r w:rsidR="001A3AE0" w:rsidRPr="0075606C">
        <w:rPr>
          <w:rFonts w:ascii="Times New Roman" w:hAnsi="Times New Roman" w:cs="Times New Roman"/>
          <w:sz w:val="24"/>
          <w:lang w:val="en-US"/>
        </w:rPr>
        <w:t>detected</w:t>
      </w:r>
      <w:r w:rsidR="000D19AD" w:rsidRPr="0075606C">
        <w:rPr>
          <w:rFonts w:ascii="Times New Roman" w:hAnsi="Times New Roman" w:cs="Times New Roman"/>
          <w:sz w:val="24"/>
          <w:lang w:val="en-US"/>
        </w:rPr>
        <w:t xml:space="preserve"> </w:t>
      </w:r>
      <w:r w:rsidR="000D19AD" w:rsidRPr="00E24243">
        <w:rPr>
          <w:rFonts w:ascii="Times New Roman" w:hAnsi="Times New Roman" w:cs="Times New Roman"/>
          <w:sz w:val="24"/>
          <w:lang w:val="en-US"/>
        </w:rPr>
        <w:t>by CAGE-Seq (</w:t>
      </w:r>
      <w:r w:rsidR="007C4ED5" w:rsidRPr="00E24243">
        <w:rPr>
          <w:rFonts w:ascii="Times New Roman" w:hAnsi="Times New Roman" w:cs="Times New Roman"/>
          <w:sz w:val="24"/>
          <w:lang w:val="en-US"/>
        </w:rPr>
        <w:t xml:space="preserve">via </w:t>
      </w:r>
      <w:r w:rsidR="000D19AD" w:rsidRPr="00E24243">
        <w:rPr>
          <w:rFonts w:ascii="Times New Roman" w:hAnsi="Times New Roman" w:cs="Times New Roman"/>
          <w:sz w:val="24"/>
          <w:lang w:val="en-US"/>
        </w:rPr>
        <w:t xml:space="preserve">CAGEfightR), we refined TSS annotations and identified distinct TSS peaks within broad clusters (&gt;200 bp). </w:t>
      </w:r>
      <w:r w:rsidR="00576479" w:rsidRPr="00E24243">
        <w:rPr>
          <w:rFonts w:ascii="Times New Roman" w:hAnsi="Times New Roman" w:cs="Times New Roman"/>
          <w:sz w:val="24"/>
          <w:lang w:val="en-US"/>
        </w:rPr>
        <w:t>The transcripts were assembled by combining these refined TSSs with TESs from our previous annotations. Transcripts were considered authentic if they had a minimum of five dcDNA-Seq reads with 5'-ends aligning to CAGE-Seq-validated TSSs.</w:t>
      </w:r>
      <w:r w:rsidR="00972672" w:rsidRPr="00E24243">
        <w:rPr>
          <w:rFonts w:ascii="Times New Roman" w:hAnsi="Times New Roman" w:cs="Times New Roman"/>
          <w:sz w:val="24"/>
          <w:lang w:val="en-US"/>
        </w:rPr>
        <w:t xml:space="preserve"> </w:t>
      </w:r>
      <w:r w:rsidR="00FF5D05" w:rsidRPr="00E24243">
        <w:rPr>
          <w:rFonts w:ascii="Times New Roman" w:hAnsi="Times New Roman" w:cs="Times New Roman"/>
          <w:sz w:val="24"/>
          <w:lang w:val="en-US"/>
        </w:rPr>
        <w:t>In this work, w</w:t>
      </w:r>
      <w:r w:rsidR="004A537E" w:rsidRPr="00E24243">
        <w:rPr>
          <w:rFonts w:ascii="Times New Roman" w:hAnsi="Times New Roman" w:cs="Times New Roman"/>
          <w:sz w:val="24"/>
          <w:lang w:val="en-US"/>
        </w:rPr>
        <w:t xml:space="preserve">e identified 169 </w:t>
      </w:r>
      <w:r w:rsidR="00FA5A87" w:rsidRPr="00E24243">
        <w:rPr>
          <w:rFonts w:ascii="Times New Roman" w:hAnsi="Times New Roman" w:cs="Times New Roman"/>
          <w:sz w:val="24"/>
          <w:lang w:val="en-US"/>
        </w:rPr>
        <w:t>novel transcripts</w:t>
      </w:r>
      <w:r w:rsidR="00A055A3" w:rsidRPr="00E24243">
        <w:rPr>
          <w:rFonts w:ascii="Times New Roman" w:hAnsi="Times New Roman" w:cs="Times New Roman"/>
          <w:sz w:val="24"/>
          <w:lang w:val="en-US"/>
        </w:rPr>
        <w:t xml:space="preserve">, categorized as </w:t>
      </w:r>
      <w:r w:rsidR="00BB1865" w:rsidRPr="00E24243">
        <w:rPr>
          <w:rFonts w:ascii="Times New Roman" w:hAnsi="Times New Roman" w:cs="Times New Roman"/>
          <w:sz w:val="24"/>
          <w:lang w:val="en-US"/>
        </w:rPr>
        <w:t xml:space="preserve">follows: 26 </w:t>
      </w:r>
      <w:r w:rsidR="00B30722" w:rsidRPr="00E24243">
        <w:rPr>
          <w:rFonts w:ascii="Times New Roman" w:hAnsi="Times New Roman" w:cs="Times New Roman"/>
          <w:sz w:val="24"/>
          <w:lang w:val="en-US"/>
        </w:rPr>
        <w:t>nc</w:t>
      </w:r>
      <w:r w:rsidR="00ED1C70" w:rsidRPr="00E24243">
        <w:rPr>
          <w:rFonts w:ascii="Times New Roman" w:hAnsi="Times New Roman" w:cs="Times New Roman"/>
          <w:sz w:val="24"/>
          <w:lang w:val="en-US"/>
        </w:rPr>
        <w:t>RNAs</w:t>
      </w:r>
      <w:r w:rsidR="00BB1865" w:rsidRPr="00E24243">
        <w:rPr>
          <w:rFonts w:ascii="Times New Roman" w:hAnsi="Times New Roman" w:cs="Times New Roman"/>
          <w:sz w:val="24"/>
          <w:lang w:val="en-US"/>
        </w:rPr>
        <w:t>; 80 isoforms of monocistronic transcripts (</w:t>
      </w:r>
      <w:r w:rsidR="008C4AFD" w:rsidRPr="00E24243">
        <w:rPr>
          <w:rFonts w:ascii="Times New Roman" w:hAnsi="Times New Roman" w:cs="Times New Roman"/>
          <w:sz w:val="24"/>
          <w:lang w:val="en-US"/>
        </w:rPr>
        <w:t>42 with longer and 38 with shorter UTRs compared to the canonical transcripts</w:t>
      </w:r>
      <w:r w:rsidR="00BB1865" w:rsidRPr="00E24243">
        <w:rPr>
          <w:rFonts w:ascii="Times New Roman" w:hAnsi="Times New Roman" w:cs="Times New Roman"/>
          <w:sz w:val="24"/>
          <w:lang w:val="en-US"/>
        </w:rPr>
        <w:t>); and 18 isoforms of multicistronic transcripts (</w:t>
      </w:r>
      <w:r w:rsidR="008C4AFD" w:rsidRPr="00E24243">
        <w:rPr>
          <w:rFonts w:ascii="Times New Roman" w:hAnsi="Times New Roman" w:cs="Times New Roman"/>
          <w:sz w:val="24"/>
          <w:lang w:val="en-US"/>
        </w:rPr>
        <w:t>8 with longer and 10 with shorter UTRs than the canonical transcripts</w:t>
      </w:r>
      <w:r w:rsidR="00BB1865" w:rsidRPr="00E24243">
        <w:rPr>
          <w:rFonts w:ascii="Times New Roman" w:hAnsi="Times New Roman" w:cs="Times New Roman"/>
          <w:sz w:val="24"/>
          <w:lang w:val="en-US"/>
        </w:rPr>
        <w:t>).</w:t>
      </w:r>
      <w:r w:rsidR="00582832" w:rsidRPr="00E24243">
        <w:rPr>
          <w:rFonts w:ascii="Times New Roman" w:hAnsi="Times New Roman" w:cs="Times New Roman"/>
          <w:sz w:val="24"/>
          <w:lang w:val="en-US"/>
        </w:rPr>
        <w:t xml:space="preserve"> </w:t>
      </w:r>
      <w:r w:rsidR="005369C2" w:rsidRPr="00E24243">
        <w:rPr>
          <w:rFonts w:ascii="Times New Roman" w:hAnsi="Times New Roman" w:cs="Times New Roman"/>
          <w:sz w:val="24"/>
          <w:lang w:val="en-US"/>
        </w:rPr>
        <w:t xml:space="preserve">Long and short UTR variants share the same ORF as the canonical transcript but differ in the length of their 5′-ends. </w:t>
      </w:r>
      <w:r w:rsidR="00931379" w:rsidRPr="00E24243">
        <w:rPr>
          <w:rFonts w:ascii="Times New Roman" w:hAnsi="Times New Roman" w:cs="Times New Roman"/>
          <w:sz w:val="24"/>
          <w:lang w:val="en-US"/>
        </w:rPr>
        <w:t xml:space="preserve">Additionally, we identified </w:t>
      </w:r>
      <w:r w:rsidR="00E45590" w:rsidRPr="00E24243">
        <w:rPr>
          <w:rFonts w:ascii="Times New Roman" w:hAnsi="Times New Roman" w:cs="Times New Roman"/>
          <w:sz w:val="24"/>
          <w:lang w:val="en-US"/>
        </w:rPr>
        <w:t xml:space="preserve">29 putative embedded genes encoding 5′-truncated </w:t>
      </w:r>
      <w:r w:rsidR="00931379" w:rsidRPr="00E24243">
        <w:rPr>
          <w:rFonts w:ascii="Times New Roman" w:hAnsi="Times New Roman" w:cs="Times New Roman"/>
          <w:sz w:val="24"/>
          <w:lang w:val="en-US"/>
        </w:rPr>
        <w:t>mRNAs</w:t>
      </w:r>
      <w:r w:rsidR="00E45590" w:rsidRPr="00E24243">
        <w:rPr>
          <w:rFonts w:ascii="Times New Roman" w:hAnsi="Times New Roman" w:cs="Times New Roman"/>
          <w:sz w:val="24"/>
          <w:lang w:val="en-US"/>
        </w:rPr>
        <w:t xml:space="preserve"> with in-frame </w:t>
      </w:r>
      <w:r w:rsidR="00931379" w:rsidRPr="00E24243">
        <w:rPr>
          <w:rFonts w:ascii="Times New Roman" w:hAnsi="Times New Roman" w:cs="Times New Roman"/>
          <w:sz w:val="24"/>
          <w:lang w:val="en-US"/>
        </w:rPr>
        <w:t xml:space="preserve">ORFs </w:t>
      </w:r>
      <w:r w:rsidR="00656EC8" w:rsidRPr="00E24243">
        <w:rPr>
          <w:rFonts w:ascii="Times New Roman" w:hAnsi="Times New Roman" w:cs="Times New Roman"/>
          <w:sz w:val="24"/>
          <w:lang w:val="en-US"/>
        </w:rPr>
        <w:t>that are</w:t>
      </w:r>
      <w:r w:rsidR="00931379" w:rsidRPr="00E24243">
        <w:rPr>
          <w:rFonts w:ascii="Times New Roman" w:hAnsi="Times New Roman" w:cs="Times New Roman"/>
          <w:sz w:val="24"/>
          <w:lang w:val="en-US"/>
        </w:rPr>
        <w:t xml:space="preserve"> 3′-coterminal with the larger canonical gene.</w:t>
      </w:r>
      <w:r w:rsidR="00FA5A87" w:rsidRPr="00E24243">
        <w:rPr>
          <w:rFonts w:ascii="Times New Roman" w:hAnsi="Times New Roman" w:cs="Times New Roman"/>
          <w:sz w:val="24"/>
          <w:lang w:val="en-US"/>
        </w:rPr>
        <w:t xml:space="preserve"> </w:t>
      </w:r>
      <w:r w:rsidR="00A140AE" w:rsidRPr="00E24243">
        <w:rPr>
          <w:rFonts w:ascii="Times New Roman" w:hAnsi="Times New Roman" w:cs="Times New Roman"/>
          <w:sz w:val="24"/>
          <w:szCs w:val="24"/>
          <w:lang w:val="en-US"/>
        </w:rPr>
        <w:t>Putative embedded genes may encode N-terminally truncated proteins. However, due to the phenomenon of cytoplasmic recapping [</w:t>
      </w:r>
      <w:r w:rsidR="00373BF9">
        <w:rPr>
          <w:rFonts w:ascii="Times New Roman" w:hAnsi="Times New Roman" w:cs="Times New Roman"/>
          <w:color w:val="00B050"/>
          <w:sz w:val="24"/>
          <w:szCs w:val="24"/>
          <w:lang w:val="en-US"/>
        </w:rPr>
        <w:t>41</w:t>
      </w:r>
      <w:r w:rsidR="00A140AE" w:rsidRPr="00E24243">
        <w:rPr>
          <w:rFonts w:ascii="Times New Roman" w:hAnsi="Times New Roman" w:cs="Times New Roman"/>
          <w:sz w:val="24"/>
          <w:szCs w:val="24"/>
          <w:lang w:val="en-US"/>
        </w:rPr>
        <w:t xml:space="preserve">], which can produce capped truncated transcripts, and the less robust 5′ support provided by nanopore-based sequencing methods, we applied an additional filtering criterion. </w:t>
      </w:r>
      <w:r w:rsidR="006822C3" w:rsidRPr="00E24243">
        <w:rPr>
          <w:rFonts w:ascii="Times New Roman" w:hAnsi="Times New Roman" w:cs="Times New Roman"/>
          <w:sz w:val="24"/>
          <w:szCs w:val="24"/>
          <w:lang w:val="en-US"/>
        </w:rPr>
        <w:t>Therefore, additional criteria were set for the acceptance of 5′-truncated isoforms as genuine transcripts: their TSS had to be confirmed by dRNA-Seq data, and their expression ratio had to be at least 5% relative to their canonical transcript (TSSs were determined by CAGE-Seq).</w:t>
      </w:r>
      <w:r w:rsidR="00B0727C" w:rsidRPr="00E24243">
        <w:rPr>
          <w:rFonts w:ascii="Times New Roman" w:hAnsi="Times New Roman" w:cs="Times New Roman"/>
          <w:sz w:val="24"/>
          <w:lang w:val="en-US"/>
        </w:rPr>
        <w:t xml:space="preserve"> </w:t>
      </w:r>
      <w:r w:rsidR="005369C2" w:rsidRPr="00E24243">
        <w:rPr>
          <w:rFonts w:ascii="Times New Roman" w:hAnsi="Times New Roman" w:cs="Times New Roman"/>
          <w:sz w:val="24"/>
          <w:lang w:val="en-US"/>
        </w:rPr>
        <w:t xml:space="preserve">We </w:t>
      </w:r>
      <w:r w:rsidR="00D04C92" w:rsidRPr="00E24243">
        <w:rPr>
          <w:rFonts w:ascii="Times New Roman" w:hAnsi="Times New Roman" w:cs="Times New Roman"/>
          <w:sz w:val="24"/>
          <w:lang w:val="en-US"/>
        </w:rPr>
        <w:t xml:space="preserve">reevaluated </w:t>
      </w:r>
      <w:r w:rsidR="005369C2" w:rsidRPr="00E24243">
        <w:rPr>
          <w:rFonts w:ascii="Times New Roman" w:hAnsi="Times New Roman" w:cs="Times New Roman"/>
          <w:sz w:val="24"/>
          <w:lang w:val="en-US"/>
        </w:rPr>
        <w:t xml:space="preserve">our previously described transcripts and indicated in </w:t>
      </w:r>
      <w:r w:rsidR="005369C2" w:rsidRPr="00E24243">
        <w:rPr>
          <w:rFonts w:ascii="Times New Roman" w:hAnsi="Times New Roman" w:cs="Times New Roman"/>
          <w:b/>
          <w:sz w:val="24"/>
          <w:lang w:val="en-US"/>
        </w:rPr>
        <w:t xml:space="preserve">Supplementary Table S4 </w:t>
      </w:r>
      <w:r w:rsidR="005369C2" w:rsidRPr="00E24243">
        <w:rPr>
          <w:rFonts w:ascii="Times New Roman" w:hAnsi="Times New Roman" w:cs="Times New Roman"/>
          <w:sz w:val="24"/>
          <w:lang w:val="en-US"/>
        </w:rPr>
        <w:t>whether they met our new validation criteria. Failure to meet these strict criteria does not necessarily imply that these transcripts are mere artefacts.</w:t>
      </w:r>
    </w:p>
    <w:p w14:paraId="07C7B79B" w14:textId="77777777" w:rsidR="00690770" w:rsidRDefault="00690770" w:rsidP="00573600">
      <w:pPr>
        <w:spacing w:after="120" w:line="240" w:lineRule="auto"/>
        <w:jc w:val="both"/>
        <w:rPr>
          <w:rFonts w:ascii="Times New Roman" w:hAnsi="Times New Roman" w:cs="Times New Roman"/>
          <w:b/>
          <w:sz w:val="24"/>
          <w:lang w:val="en-US"/>
        </w:rPr>
      </w:pPr>
    </w:p>
    <w:p w14:paraId="4D39EEB2" w14:textId="0DF4EA28" w:rsidR="004C55C6" w:rsidRPr="00E24243" w:rsidRDefault="004C55C6" w:rsidP="00573600">
      <w:pPr>
        <w:spacing w:after="120" w:line="240" w:lineRule="auto"/>
        <w:jc w:val="both"/>
        <w:rPr>
          <w:rFonts w:ascii="Times New Roman" w:hAnsi="Times New Roman" w:cs="Times New Roman"/>
          <w:b/>
          <w:sz w:val="24"/>
          <w:lang w:val="en-US"/>
        </w:rPr>
      </w:pPr>
      <w:r w:rsidRPr="00E24243">
        <w:rPr>
          <w:rFonts w:ascii="Times New Roman" w:hAnsi="Times New Roman" w:cs="Times New Roman"/>
          <w:b/>
          <w:sz w:val="24"/>
          <w:lang w:val="en-US"/>
        </w:rPr>
        <w:t xml:space="preserve">Comparison of replication origin-associated </w:t>
      </w:r>
      <w:r w:rsidR="00045469" w:rsidRPr="00E24243">
        <w:rPr>
          <w:rFonts w:ascii="Times New Roman" w:hAnsi="Times New Roman" w:cs="Times New Roman"/>
          <w:b/>
          <w:sz w:val="24"/>
          <w:lang w:val="en-US"/>
        </w:rPr>
        <w:t xml:space="preserve">RNAs </w:t>
      </w:r>
      <w:r w:rsidRPr="00E24243">
        <w:rPr>
          <w:rFonts w:ascii="Times New Roman" w:hAnsi="Times New Roman" w:cs="Times New Roman"/>
          <w:b/>
          <w:sz w:val="24"/>
          <w:lang w:val="en-US"/>
        </w:rPr>
        <w:t>of EHV-1 and PRV</w:t>
      </w:r>
    </w:p>
    <w:p w14:paraId="5DC75B27" w14:textId="4F9A3A35" w:rsidR="00F3326F" w:rsidRPr="0075606C" w:rsidRDefault="00045469"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These transcript</w:t>
      </w:r>
      <w:r w:rsidR="004C55C6" w:rsidRPr="00E24243">
        <w:rPr>
          <w:rFonts w:ascii="Times New Roman" w:hAnsi="Times New Roman" w:cs="Times New Roman"/>
          <w:sz w:val="24"/>
          <w:lang w:val="en-US"/>
        </w:rPr>
        <w:t>s are mapped ne</w:t>
      </w:r>
      <w:r w:rsidR="00270CD2">
        <w:rPr>
          <w:rFonts w:ascii="Times New Roman" w:hAnsi="Times New Roman" w:cs="Times New Roman"/>
          <w:sz w:val="24"/>
          <w:lang w:val="en-US"/>
        </w:rPr>
        <w:t>ar the replication origins (OriS</w:t>
      </w:r>
      <w:r w:rsidR="004C55C6" w:rsidRPr="00E24243">
        <w:rPr>
          <w:rFonts w:ascii="Times New Roman" w:hAnsi="Times New Roman" w:cs="Times New Roman"/>
          <w:sz w:val="24"/>
          <w:lang w:val="en-US"/>
        </w:rPr>
        <w:t>) in herpesvirus genomes.</w:t>
      </w:r>
      <w:r w:rsidR="00AC64DA" w:rsidRPr="00E24243">
        <w:rPr>
          <w:rFonts w:ascii="Times New Roman" w:hAnsi="Times New Roman" w:cs="Times New Roman"/>
          <w:sz w:val="24"/>
          <w:lang w:val="en-US"/>
        </w:rPr>
        <w:t xml:space="preserve"> The </w:t>
      </w:r>
      <w:r w:rsidRPr="00E24243">
        <w:rPr>
          <w:rFonts w:ascii="Times New Roman" w:hAnsi="Times New Roman" w:cs="Times New Roman"/>
          <w:sz w:val="24"/>
          <w:lang w:val="en-US"/>
        </w:rPr>
        <w:t>replication origin-associated RNA (</w:t>
      </w:r>
      <w:r w:rsidR="00AC64DA" w:rsidRPr="00E24243">
        <w:rPr>
          <w:rFonts w:ascii="Times New Roman" w:hAnsi="Times New Roman" w:cs="Times New Roman"/>
          <w:sz w:val="24"/>
          <w:lang w:val="en-US"/>
        </w:rPr>
        <w:t>raRNA</w:t>
      </w:r>
      <w:r w:rsidRPr="00E24243">
        <w:rPr>
          <w:rFonts w:ascii="Times New Roman" w:hAnsi="Times New Roman" w:cs="Times New Roman"/>
          <w:sz w:val="24"/>
          <w:lang w:val="en-US"/>
        </w:rPr>
        <w:t>)</w:t>
      </w:r>
      <w:r w:rsidR="00270CD2">
        <w:rPr>
          <w:rFonts w:ascii="Times New Roman" w:hAnsi="Times New Roman" w:cs="Times New Roman"/>
          <w:sz w:val="24"/>
          <w:lang w:val="en-US"/>
        </w:rPr>
        <w:t>, CTO-S, located near the Ori</w:t>
      </w:r>
      <w:r w:rsidR="00AC64DA" w:rsidRPr="00E24243">
        <w:rPr>
          <w:rFonts w:ascii="Times New Roman" w:hAnsi="Times New Roman" w:cs="Times New Roman"/>
          <w:sz w:val="24"/>
          <w:lang w:val="en-US"/>
        </w:rPr>
        <w:t>L has only been described in EHV-1 and PRV (</w:t>
      </w:r>
      <w:r w:rsidR="00AC64DA" w:rsidRPr="00E24243">
        <w:rPr>
          <w:rFonts w:ascii="Times New Roman" w:hAnsi="Times New Roman" w:cs="Times New Roman"/>
          <w:b/>
          <w:sz w:val="24"/>
          <w:lang w:val="en-US"/>
        </w:rPr>
        <w:t>Supplementary Figure S1A</w:t>
      </w:r>
      <w:r w:rsidR="00AC64DA"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t xml:space="preserve">The NOIR ncRNA has been </w:t>
      </w:r>
      <w:r w:rsidR="00A74E7B" w:rsidRPr="0075606C">
        <w:rPr>
          <w:rFonts w:ascii="Times New Roman" w:hAnsi="Times New Roman" w:cs="Times New Roman"/>
          <w:sz w:val="24"/>
          <w:lang w:val="en-US"/>
        </w:rPr>
        <w:t>reported</w:t>
      </w:r>
      <w:r w:rsidR="004C55C6" w:rsidRPr="0075606C">
        <w:rPr>
          <w:rFonts w:ascii="Times New Roman" w:hAnsi="Times New Roman" w:cs="Times New Roman"/>
          <w:sz w:val="24"/>
          <w:lang w:val="en-US"/>
        </w:rPr>
        <w:t xml:space="preserve"> to map between the ORF64 and ORF65 transactivator genes near </w:t>
      </w:r>
      <w:r w:rsidR="00E94AB1" w:rsidRPr="0075606C">
        <w:rPr>
          <w:rFonts w:ascii="Times New Roman" w:hAnsi="Times New Roman" w:cs="Times New Roman"/>
          <w:sz w:val="24"/>
          <w:lang w:val="en-US"/>
        </w:rPr>
        <w:t>the Ori located at the repeat region of the short genomic region (</w:t>
      </w:r>
      <w:r w:rsidR="004C55C6" w:rsidRPr="0075606C">
        <w:rPr>
          <w:rFonts w:ascii="Times New Roman" w:hAnsi="Times New Roman" w:cs="Times New Roman"/>
          <w:sz w:val="24"/>
          <w:lang w:val="en-US"/>
        </w:rPr>
        <w:t>OriS</w:t>
      </w:r>
      <w:r w:rsidR="00E94AB1" w:rsidRPr="0075606C">
        <w:rPr>
          <w:rFonts w:ascii="Times New Roman" w:hAnsi="Times New Roman" w:cs="Times New Roman"/>
          <w:sz w:val="24"/>
          <w:lang w:val="en-US"/>
        </w:rPr>
        <w:t>) of the EHV-1</w:t>
      </w:r>
      <w:r w:rsidR="004C55C6"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fldChar w:fldCharType="begin"/>
      </w:r>
      <w:r w:rsidR="004C55C6" w:rsidRPr="0075606C">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4C55C6" w:rsidRPr="0075606C">
        <w:rPr>
          <w:rFonts w:ascii="Times New Roman" w:hAnsi="Times New Roman" w:cs="Times New Roman"/>
          <w:sz w:val="24"/>
          <w:lang w:val="en-US"/>
        </w:rPr>
        <w:fldChar w:fldCharType="separate"/>
      </w:r>
      <w:r w:rsidR="004C55C6" w:rsidRPr="0075606C">
        <w:rPr>
          <w:rFonts w:ascii="Times New Roman" w:hAnsi="Times New Roman" w:cs="Times New Roman"/>
          <w:sz w:val="24"/>
          <w:lang w:val="en-US"/>
        </w:rPr>
        <w:t>[28]</w:t>
      </w:r>
      <w:r w:rsidR="004C55C6" w:rsidRPr="0075606C">
        <w:rPr>
          <w:rFonts w:ascii="Times New Roman" w:hAnsi="Times New Roman" w:cs="Times New Roman"/>
          <w:sz w:val="24"/>
          <w:lang w:val="en-US"/>
        </w:rPr>
        <w:fldChar w:fldCharType="end"/>
      </w:r>
      <w:r w:rsidR="004C55C6" w:rsidRPr="0075606C">
        <w:rPr>
          <w:rFonts w:ascii="Times New Roman" w:hAnsi="Times New Roman" w:cs="Times New Roman"/>
          <w:sz w:val="24"/>
          <w:lang w:val="en-US"/>
        </w:rPr>
        <w:t xml:space="preserve">. NOIR </w:t>
      </w:r>
      <w:r w:rsidR="00AC64DA" w:rsidRPr="0075606C">
        <w:rPr>
          <w:rFonts w:ascii="Times New Roman" w:hAnsi="Times New Roman" w:cs="Times New Roman"/>
          <w:sz w:val="24"/>
          <w:lang w:val="en-US"/>
        </w:rPr>
        <w:t xml:space="preserve">family </w:t>
      </w:r>
      <w:r w:rsidR="004C55C6" w:rsidRPr="0075606C">
        <w:rPr>
          <w:rFonts w:ascii="Times New Roman" w:hAnsi="Times New Roman" w:cs="Times New Roman"/>
          <w:sz w:val="24"/>
          <w:lang w:val="en-US"/>
        </w:rPr>
        <w:t>has been identified in Varicelloviruses</w:t>
      </w:r>
      <w:r w:rsidR="00AC64DA" w:rsidRPr="0075606C">
        <w:rPr>
          <w:rFonts w:ascii="Times New Roman" w:hAnsi="Times New Roman" w:cs="Times New Roman"/>
          <w:sz w:val="24"/>
          <w:lang w:val="en-US"/>
        </w:rPr>
        <w:t>,</w:t>
      </w:r>
      <w:r w:rsidR="00D86E7A" w:rsidRPr="0075606C">
        <w:rPr>
          <w:rFonts w:ascii="Times New Roman" w:hAnsi="Times New Roman" w:cs="Times New Roman"/>
          <w:sz w:val="24"/>
          <w:lang w:val="en-US"/>
        </w:rPr>
        <w:t xml:space="preserve"> including PRV</w:t>
      </w:r>
      <w:r w:rsidR="003122E3" w:rsidRPr="0075606C">
        <w:rPr>
          <w:rFonts w:ascii="Times New Roman" w:hAnsi="Times New Roman" w:cs="Times New Roman"/>
          <w:sz w:val="24"/>
          <w:lang w:val="en-US"/>
        </w:rPr>
        <w:t xml:space="preserve"> </w:t>
      </w:r>
      <w:r w:rsidR="00D86E7A" w:rsidRPr="0075606C">
        <w:rPr>
          <w:rFonts w:ascii="Times New Roman" w:hAnsi="Times New Roman" w:cs="Times New Roman"/>
          <w:sz w:val="24"/>
          <w:lang w:val="en-US"/>
        </w:rPr>
        <w:t>(</w:t>
      </w:r>
      <w:r w:rsidR="00D86E7A" w:rsidRPr="0075606C">
        <w:rPr>
          <w:rFonts w:ascii="Times New Roman" w:hAnsi="Times New Roman" w:cs="Times New Roman"/>
          <w:b/>
          <w:sz w:val="24"/>
          <w:lang w:val="en-US"/>
        </w:rPr>
        <w:t>Supplementary Figure S1B</w:t>
      </w:r>
      <w:r w:rsidR="00D86E7A" w:rsidRPr="0075606C">
        <w:rPr>
          <w:rFonts w:ascii="Times New Roman" w:hAnsi="Times New Roman" w:cs="Times New Roman"/>
          <w:sz w:val="24"/>
          <w:lang w:val="en-US"/>
        </w:rPr>
        <w:t>)</w:t>
      </w:r>
      <w:r w:rsidR="00005483" w:rsidRPr="0075606C">
        <w:rPr>
          <w:rFonts w:ascii="Times New Roman" w:hAnsi="Times New Roman" w:cs="Times New Roman"/>
          <w:sz w:val="24"/>
          <w:lang w:val="en-US"/>
        </w:rPr>
        <w:t>,</w:t>
      </w:r>
      <w:r w:rsidR="00AC64DA" w:rsidRPr="0075606C">
        <w:rPr>
          <w:rFonts w:ascii="Times New Roman" w:hAnsi="Times New Roman" w:cs="Times New Roman"/>
          <w:sz w:val="24"/>
          <w:lang w:val="en-US"/>
        </w:rPr>
        <w:t xml:space="preserve"> however </w:t>
      </w:r>
      <w:r w:rsidR="002F2E78" w:rsidRPr="0075606C">
        <w:rPr>
          <w:rFonts w:ascii="Times New Roman" w:hAnsi="Times New Roman" w:cs="Times New Roman"/>
          <w:sz w:val="24"/>
          <w:lang w:val="en-US"/>
        </w:rPr>
        <w:t>their precise genomic locations vary among viruses</w:t>
      </w:r>
      <w:r w:rsidR="004C55C6" w:rsidRPr="0075606C">
        <w:rPr>
          <w:rFonts w:ascii="Times New Roman" w:hAnsi="Times New Roman" w:cs="Times New Roman"/>
          <w:sz w:val="24"/>
          <w:lang w:val="en-US"/>
        </w:rPr>
        <w:t xml:space="preserve"> </w:t>
      </w:r>
      <w:r w:rsidR="004C55C6" w:rsidRPr="0075606C">
        <w:rPr>
          <w:rFonts w:ascii="Times New Roman" w:hAnsi="Times New Roman" w:cs="Times New Roman"/>
          <w:sz w:val="24"/>
          <w:lang w:val="en-US"/>
        </w:rPr>
        <w:fldChar w:fldCharType="begin"/>
      </w:r>
      <w:r w:rsidR="004C55C6" w:rsidRPr="0075606C">
        <w:rPr>
          <w:rFonts w:ascii="Times New Roman" w:hAnsi="Times New Roman" w:cs="Times New Roman"/>
          <w:sz w:val="24"/>
          <w:lang w:val="en-US"/>
        </w:rPr>
        <w:instrText xml:space="preserve"> ADDIN ZOTERO_ITEM CSL_CITATION {"citationID":"U7gTQ8CP","properties":{"formattedCitation":"[11]","plainCitation":"[11]","noteIndex":0},"citationItems":[{"id":320,"uris":["http://zotero.org/users/local/SrvbCAEb/items/TXHFEIBJ"],"itemData":{"id":320,"type":"article-journal","abstract":"Long-read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4C55C6" w:rsidRPr="0075606C">
        <w:rPr>
          <w:rFonts w:ascii="Times New Roman" w:hAnsi="Times New Roman" w:cs="Times New Roman"/>
          <w:sz w:val="24"/>
          <w:lang w:val="en-US"/>
        </w:rPr>
        <w:fldChar w:fldCharType="separate"/>
      </w:r>
      <w:r w:rsidR="004C55C6" w:rsidRPr="0075606C">
        <w:rPr>
          <w:rFonts w:ascii="Times New Roman" w:hAnsi="Times New Roman" w:cs="Times New Roman"/>
          <w:sz w:val="24"/>
          <w:lang w:val="en-US"/>
        </w:rPr>
        <w:t>[11]</w:t>
      </w:r>
      <w:r w:rsidR="004C55C6" w:rsidRPr="0075606C">
        <w:rPr>
          <w:rFonts w:ascii="Times New Roman" w:hAnsi="Times New Roman" w:cs="Times New Roman"/>
          <w:sz w:val="24"/>
          <w:lang w:val="en-US"/>
        </w:rPr>
        <w:fldChar w:fldCharType="end"/>
      </w:r>
      <w:r w:rsidR="004C55C6" w:rsidRPr="0075606C">
        <w:rPr>
          <w:rFonts w:ascii="Times New Roman" w:hAnsi="Times New Roman" w:cs="Times New Roman"/>
          <w:sz w:val="24"/>
          <w:lang w:val="en-US"/>
        </w:rPr>
        <w:t xml:space="preserve">. </w:t>
      </w:r>
      <w:r w:rsidR="00401D51" w:rsidRPr="0075606C">
        <w:rPr>
          <w:rFonts w:ascii="Times New Roman" w:hAnsi="Times New Roman" w:cs="Times New Roman"/>
          <w:sz w:val="24"/>
          <w:lang w:val="en-US"/>
        </w:rPr>
        <w:t>As</w:t>
      </w:r>
      <w:r w:rsidR="004C55C6" w:rsidRPr="0075606C">
        <w:rPr>
          <w:rFonts w:ascii="Times New Roman" w:hAnsi="Times New Roman" w:cs="Times New Roman"/>
          <w:sz w:val="24"/>
          <w:lang w:val="en-US"/>
        </w:rPr>
        <w:t xml:space="preserve"> these are ncRNAs, their level of conservation is lower than that of the protein-coding regions. </w:t>
      </w:r>
      <w:r w:rsidR="00AB328E" w:rsidRPr="0075606C">
        <w:rPr>
          <w:rFonts w:ascii="Times New Roman" w:hAnsi="Times New Roman" w:cs="Times New Roman"/>
          <w:b/>
          <w:sz w:val="24"/>
          <w:lang w:val="en-US"/>
        </w:rPr>
        <w:t>Supplementary Figure S1</w:t>
      </w:r>
      <w:r w:rsidR="00AB328E" w:rsidRPr="0075606C">
        <w:rPr>
          <w:rFonts w:ascii="Times New Roman" w:hAnsi="Times New Roman" w:cs="Times New Roman"/>
          <w:sz w:val="24"/>
          <w:lang w:val="en-US"/>
        </w:rPr>
        <w:t xml:space="preserve"> shows that the INDEL pattern of the field isolate (MdBio) and laboratory (Kaplan) PRV strains is very sim</w:t>
      </w:r>
      <w:r w:rsidR="001B538D" w:rsidRPr="0075606C">
        <w:rPr>
          <w:rFonts w:ascii="Times New Roman" w:hAnsi="Times New Roman" w:cs="Times New Roman"/>
          <w:sz w:val="24"/>
          <w:lang w:val="en-US"/>
        </w:rPr>
        <w:t>ilar</w:t>
      </w:r>
      <w:r w:rsidR="00AB328E" w:rsidRPr="0075606C">
        <w:rPr>
          <w:rFonts w:ascii="Times New Roman" w:hAnsi="Times New Roman" w:cs="Times New Roman"/>
          <w:sz w:val="24"/>
          <w:lang w:val="en-US"/>
        </w:rPr>
        <w:t xml:space="preserve"> </w:t>
      </w:r>
      <w:r w:rsidR="001B538D" w:rsidRPr="0075606C">
        <w:rPr>
          <w:rFonts w:ascii="Times New Roman" w:hAnsi="Times New Roman" w:cs="Times New Roman"/>
          <w:sz w:val="24"/>
          <w:lang w:val="en-US"/>
        </w:rPr>
        <w:t xml:space="preserve">but differs from that of EHV-1, except for </w:t>
      </w:r>
      <w:r w:rsidR="008E4556" w:rsidRPr="0075606C">
        <w:rPr>
          <w:rFonts w:ascii="Times New Roman" w:hAnsi="Times New Roman" w:cs="Times New Roman"/>
          <w:sz w:val="24"/>
          <w:lang w:val="en-US"/>
        </w:rPr>
        <w:t xml:space="preserve">a long repeat insertion in the </w:t>
      </w:r>
      <w:r w:rsidR="00627D8A" w:rsidRPr="0075606C">
        <w:rPr>
          <w:rFonts w:ascii="Times New Roman" w:hAnsi="Times New Roman" w:cs="Times New Roman"/>
          <w:sz w:val="24"/>
          <w:lang w:val="en-US"/>
        </w:rPr>
        <w:t>NOIR</w:t>
      </w:r>
      <w:r w:rsidR="001B538D" w:rsidRPr="0075606C">
        <w:rPr>
          <w:rFonts w:ascii="Times New Roman" w:hAnsi="Times New Roman" w:cs="Times New Roman"/>
          <w:sz w:val="24"/>
          <w:lang w:val="en-US"/>
        </w:rPr>
        <w:t xml:space="preserve"> gene of the Kaplan strain at the 871–946 genomic position</w:t>
      </w:r>
      <w:r w:rsidR="00AB328E" w:rsidRPr="0075606C">
        <w:rPr>
          <w:rFonts w:ascii="Times New Roman" w:hAnsi="Times New Roman" w:cs="Times New Roman"/>
          <w:sz w:val="24"/>
          <w:lang w:val="en-US"/>
        </w:rPr>
        <w:t>.</w:t>
      </w:r>
      <w:r w:rsidR="00AB328E" w:rsidRPr="0075606C">
        <w:rPr>
          <w:rFonts w:ascii="Times New Roman" w:hAnsi="Times New Roman" w:cs="Times New Roman"/>
          <w:sz w:val="24"/>
          <w:szCs w:val="22"/>
          <w:lang w:val="en-US"/>
        </w:rPr>
        <w:t xml:space="preserve"> </w:t>
      </w:r>
      <w:r w:rsidR="00350ACF" w:rsidRPr="0075606C">
        <w:rPr>
          <w:rFonts w:ascii="Times New Roman" w:hAnsi="Times New Roman" w:cs="Times New Roman"/>
          <w:b/>
          <w:sz w:val="24"/>
          <w:lang w:val="en-US"/>
        </w:rPr>
        <w:t>Supplementary Figures S2</w:t>
      </w:r>
      <w:r w:rsidR="00350ACF" w:rsidRPr="0075606C">
        <w:rPr>
          <w:rFonts w:ascii="Times New Roman" w:hAnsi="Times New Roman" w:cs="Times New Roman"/>
          <w:sz w:val="24"/>
          <w:lang w:val="en-US"/>
        </w:rPr>
        <w:t xml:space="preserve"> and </w:t>
      </w:r>
      <w:r w:rsidR="00350ACF" w:rsidRPr="0075606C">
        <w:rPr>
          <w:rFonts w:ascii="Times New Roman" w:hAnsi="Times New Roman" w:cs="Times New Roman"/>
          <w:b/>
          <w:sz w:val="24"/>
          <w:lang w:val="en-US"/>
        </w:rPr>
        <w:t>S3</w:t>
      </w:r>
      <w:r w:rsidR="00350ACF" w:rsidRPr="0075606C">
        <w:rPr>
          <w:rFonts w:ascii="Times New Roman" w:hAnsi="Times New Roman" w:cs="Times New Roman"/>
          <w:sz w:val="24"/>
          <w:lang w:val="en-US"/>
        </w:rPr>
        <w:t xml:space="preserve"> show the OriS and OriL regions, along with the genes and transcripts in these regions, including their associated raRNAs that overlap with either replication origin in EHV-1 and PRV, respectively.</w:t>
      </w:r>
    </w:p>
    <w:p w14:paraId="4F1AE36B" w14:textId="7A5C3126" w:rsidR="001B069C" w:rsidRPr="0075606C" w:rsidRDefault="001B069C" w:rsidP="00573600">
      <w:pPr>
        <w:spacing w:after="120" w:line="240" w:lineRule="auto"/>
        <w:rPr>
          <w:rFonts w:ascii="Times New Roman" w:hAnsi="Times New Roman" w:cs="Times New Roman"/>
          <w:b/>
          <w:sz w:val="24"/>
          <w:lang w:val="en-US"/>
        </w:rPr>
      </w:pPr>
      <w:r w:rsidRPr="0075606C">
        <w:rPr>
          <w:rFonts w:ascii="Times New Roman" w:hAnsi="Times New Roman" w:cs="Times New Roman"/>
          <w:b/>
          <w:sz w:val="24"/>
          <w:lang w:val="en-US"/>
        </w:rPr>
        <w:t>Kinetic</w:t>
      </w:r>
      <w:r w:rsidR="008A033A" w:rsidRPr="0075606C">
        <w:rPr>
          <w:rFonts w:ascii="Times New Roman" w:hAnsi="Times New Roman" w:cs="Times New Roman"/>
          <w:b/>
          <w:sz w:val="24"/>
          <w:lang w:val="en-US"/>
        </w:rPr>
        <w:t xml:space="preserve"> characterization of TSSs, TESs</w:t>
      </w:r>
      <w:r w:rsidR="00FB2CE5" w:rsidRPr="0075606C">
        <w:rPr>
          <w:rFonts w:ascii="Times New Roman" w:hAnsi="Times New Roman" w:cs="Times New Roman"/>
          <w:b/>
          <w:sz w:val="24"/>
          <w:lang w:val="en-US"/>
        </w:rPr>
        <w:t>,</w:t>
      </w:r>
      <w:r w:rsidR="00960339" w:rsidRPr="0075606C">
        <w:rPr>
          <w:rFonts w:ascii="Times New Roman" w:hAnsi="Times New Roman" w:cs="Times New Roman"/>
          <w:b/>
          <w:sz w:val="24"/>
          <w:lang w:val="en-US"/>
        </w:rPr>
        <w:t xml:space="preserve"> and canonical t</w:t>
      </w:r>
      <w:r w:rsidR="00477F2F" w:rsidRPr="0075606C">
        <w:rPr>
          <w:rFonts w:ascii="Times New Roman" w:hAnsi="Times New Roman" w:cs="Times New Roman"/>
          <w:b/>
          <w:sz w:val="24"/>
          <w:lang w:val="en-US"/>
        </w:rPr>
        <w:t>ranscripts</w:t>
      </w:r>
    </w:p>
    <w:p w14:paraId="6CBF526E" w14:textId="16B0C99A" w:rsidR="00F3326F" w:rsidRPr="0075606C" w:rsidRDefault="00677714" w:rsidP="00573600">
      <w:pPr>
        <w:spacing w:after="120" w:line="240" w:lineRule="auto"/>
        <w:jc w:val="both"/>
        <w:outlineLvl w:val="2"/>
        <w:rPr>
          <w:rFonts w:ascii="Times New Roman" w:hAnsi="Times New Roman" w:cs="Times New Roman"/>
          <w:sz w:val="24"/>
          <w:lang w:val="en-US"/>
        </w:rPr>
      </w:pPr>
      <w:r w:rsidRPr="0075606C">
        <w:rPr>
          <w:rFonts w:ascii="Times New Roman" w:hAnsi="Times New Roman" w:cs="Times New Roman"/>
          <w:sz w:val="24"/>
          <w:lang w:val="en-US"/>
        </w:rPr>
        <w:lastRenderedPageBreak/>
        <w:t>We then investigated the dynamics of TSSs, TESs, and canonical transcripts throughout the infection cycle, comparing these observations with the traditional IE, early (E), and late (L) kinetic classes. The timing of gene expression is as follows: IE genes are highly expressed at 1–2 hpi, E genes predominate at 2–6 hpi, and L genes are expressed after 6 hpi, with peak expression occurring at 8–12 hpi and later.</w:t>
      </w:r>
    </w:p>
    <w:p w14:paraId="492779FA" w14:textId="6E105FB7" w:rsidR="0096152B" w:rsidRPr="0075606C" w:rsidRDefault="00464F85" w:rsidP="00573600">
      <w:pPr>
        <w:spacing w:after="120" w:line="240" w:lineRule="auto"/>
        <w:jc w:val="both"/>
        <w:outlineLvl w:val="2"/>
        <w:rPr>
          <w:rFonts w:ascii="Times New Roman" w:hAnsi="Times New Roman" w:cs="Times New Roman"/>
          <w:b/>
          <w:i/>
          <w:sz w:val="24"/>
          <w:lang w:val="en-US"/>
        </w:rPr>
      </w:pPr>
      <w:r w:rsidRPr="0075606C">
        <w:rPr>
          <w:rFonts w:ascii="Times New Roman" w:hAnsi="Times New Roman" w:cs="Times New Roman"/>
          <w:b/>
          <w:i/>
          <w:sz w:val="24"/>
          <w:lang w:val="en-US"/>
        </w:rPr>
        <w:t>TSS expression</w:t>
      </w:r>
      <w:r w:rsidR="00AB73DA" w:rsidRPr="0075606C">
        <w:rPr>
          <w:rFonts w:ascii="Times New Roman" w:hAnsi="Times New Roman" w:cs="Times New Roman"/>
          <w:b/>
          <w:i/>
          <w:sz w:val="24"/>
          <w:lang w:val="en-US"/>
        </w:rPr>
        <w:t xml:space="preserve"> kinetics</w:t>
      </w:r>
    </w:p>
    <w:p w14:paraId="3EAE820A" w14:textId="6EA65411" w:rsidR="00B646D0" w:rsidRPr="0075606C" w:rsidRDefault="00EC4F5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In this part of the study, </w:t>
      </w:r>
      <w:r w:rsidR="00346E02" w:rsidRPr="0075606C">
        <w:rPr>
          <w:rFonts w:ascii="Times New Roman" w:hAnsi="Times New Roman" w:cs="Times New Roman"/>
          <w:sz w:val="24"/>
          <w:lang w:val="en-US"/>
        </w:rPr>
        <w:t xml:space="preserve">we conducted a temporal expression analysis of the TSSs of viral transcripts </w:t>
      </w:r>
      <w:r w:rsidR="0096152B" w:rsidRPr="0075606C">
        <w:rPr>
          <w:rFonts w:ascii="Times New Roman" w:hAnsi="Times New Roman" w:cs="Times New Roman"/>
          <w:sz w:val="24"/>
          <w:lang w:val="en-US"/>
        </w:rPr>
        <w:t>(</w:t>
      </w:r>
      <w:r w:rsidR="0096152B" w:rsidRPr="0075606C">
        <w:rPr>
          <w:rFonts w:ascii="Times New Roman" w:hAnsi="Times New Roman" w:cs="Times New Roman"/>
          <w:b/>
          <w:sz w:val="24"/>
          <w:lang w:val="en-US"/>
        </w:rPr>
        <w:t>Figure 1</w:t>
      </w:r>
      <w:r w:rsidR="00AE0FB0" w:rsidRPr="0075606C">
        <w:rPr>
          <w:rFonts w:ascii="Times New Roman" w:hAnsi="Times New Roman" w:cs="Times New Roman"/>
          <w:sz w:val="24"/>
          <w:lang w:val="en-US"/>
        </w:rPr>
        <w:t xml:space="preserve">, </w:t>
      </w:r>
      <w:r w:rsidR="0096152B" w:rsidRPr="0075606C">
        <w:rPr>
          <w:rFonts w:ascii="Times New Roman" w:hAnsi="Times New Roman" w:cs="Times New Roman"/>
          <w:b/>
          <w:sz w:val="24"/>
          <w:lang w:val="en-US"/>
        </w:rPr>
        <w:t xml:space="preserve">Supplementary Figure </w:t>
      </w:r>
      <w:r w:rsidR="0096560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4</w:t>
      </w:r>
      <w:r w:rsidR="00AE0FB0" w:rsidRPr="0075606C">
        <w:rPr>
          <w:rFonts w:ascii="Times New Roman" w:hAnsi="Times New Roman" w:cs="Times New Roman"/>
          <w:b/>
          <w:sz w:val="24"/>
          <w:lang w:val="en-US"/>
        </w:rPr>
        <w:t xml:space="preserve"> </w:t>
      </w:r>
      <w:r w:rsidR="00AE0FB0" w:rsidRPr="0075606C">
        <w:rPr>
          <w:rFonts w:ascii="Times New Roman" w:hAnsi="Times New Roman" w:cs="Times New Roman"/>
          <w:sz w:val="24"/>
          <w:lang w:val="en-US"/>
        </w:rPr>
        <w:t>and</w:t>
      </w:r>
      <w:r w:rsidR="00AE0FB0" w:rsidRPr="0075606C">
        <w:rPr>
          <w:rFonts w:ascii="Times New Roman" w:hAnsi="Times New Roman" w:cs="Times New Roman"/>
          <w:b/>
          <w:sz w:val="24"/>
          <w:lang w:val="en-US"/>
        </w:rPr>
        <w:t xml:space="preserve"> Supplementary Table S</w:t>
      </w:r>
      <w:r w:rsidR="004F5078" w:rsidRPr="0075606C">
        <w:rPr>
          <w:rFonts w:ascii="Times New Roman" w:hAnsi="Times New Roman" w:cs="Times New Roman"/>
          <w:b/>
          <w:sz w:val="24"/>
          <w:lang w:val="en-US"/>
        </w:rPr>
        <w:t>5</w:t>
      </w:r>
      <w:r w:rsidR="00A15280" w:rsidRPr="0075606C">
        <w:rPr>
          <w:rFonts w:ascii="Times New Roman" w:hAnsi="Times New Roman" w:cs="Times New Roman"/>
          <w:b/>
          <w:sz w:val="24"/>
          <w:lang w:val="en-US"/>
        </w:rPr>
        <w:t>A</w:t>
      </w:r>
      <w:r w:rsidR="0096152B" w:rsidRPr="0075606C">
        <w:rPr>
          <w:rFonts w:ascii="Times New Roman" w:hAnsi="Times New Roman" w:cs="Times New Roman"/>
          <w:sz w:val="24"/>
          <w:lang w:val="en-US"/>
        </w:rPr>
        <w:t xml:space="preserve">). </w:t>
      </w:r>
      <w:r w:rsidR="00C37E41" w:rsidRPr="0075606C">
        <w:rPr>
          <w:rFonts w:ascii="Times New Roman" w:hAnsi="Times New Roman" w:cs="Times New Roman"/>
          <w:sz w:val="24"/>
          <w:lang w:val="en-US"/>
        </w:rPr>
        <w:t>We obtained that the</w:t>
      </w:r>
      <w:r w:rsidR="0096152B" w:rsidRPr="0075606C">
        <w:rPr>
          <w:rFonts w:ascii="Times New Roman" w:hAnsi="Times New Roman" w:cs="Times New Roman"/>
          <w:sz w:val="24"/>
          <w:lang w:val="en-US"/>
        </w:rPr>
        <w:t xml:space="preserve"> </w:t>
      </w:r>
      <w:r w:rsidR="00346E02" w:rsidRPr="0075606C">
        <w:rPr>
          <w:rFonts w:ascii="Times New Roman" w:hAnsi="Times New Roman" w:cs="Times New Roman"/>
          <w:sz w:val="24"/>
          <w:lang w:val="en-US"/>
        </w:rPr>
        <w:t>E</w:t>
      </w:r>
      <w:r w:rsidR="0096152B" w:rsidRPr="0075606C">
        <w:rPr>
          <w:rFonts w:ascii="Times New Roman" w:hAnsi="Times New Roman" w:cs="Times New Roman"/>
          <w:sz w:val="24"/>
          <w:lang w:val="en-US"/>
        </w:rPr>
        <w:t xml:space="preserve"> genes</w:t>
      </w:r>
      <w:r w:rsidR="00C37E41" w:rsidRPr="0075606C">
        <w:rPr>
          <w:rFonts w:ascii="Times New Roman" w:hAnsi="Times New Roman" w:cs="Times New Roman"/>
          <w:sz w:val="24"/>
          <w:lang w:val="en-US"/>
        </w:rPr>
        <w:t>,</w:t>
      </w:r>
      <w:r w:rsidR="0096152B" w:rsidRPr="0075606C">
        <w:rPr>
          <w:rFonts w:ascii="Times New Roman" w:hAnsi="Times New Roman" w:cs="Times New Roman"/>
          <w:sz w:val="24"/>
          <w:lang w:val="en-US"/>
        </w:rPr>
        <w:t xml:space="preserve"> such as </w:t>
      </w:r>
      <w:r w:rsidR="001C33C7" w:rsidRPr="0075606C">
        <w:rPr>
          <w:rFonts w:ascii="Times New Roman" w:hAnsi="Times New Roman" w:cs="Times New Roman"/>
          <w:sz w:val="24"/>
          <w:lang w:val="en-US"/>
        </w:rPr>
        <w:t xml:space="preserve">ORF20, ORF21, ORF30, ORF31, and ORF63 </w:t>
      </w:r>
      <w:r w:rsidR="0096152B" w:rsidRPr="0075606C">
        <w:rPr>
          <w:rFonts w:ascii="Times New Roman" w:hAnsi="Times New Roman" w:cs="Times New Roman"/>
          <w:sz w:val="24"/>
          <w:lang w:val="en-US"/>
        </w:rPr>
        <w:t xml:space="preserve">exhibited peak TSS activities as early as 2 </w:t>
      </w:r>
      <w:r w:rsidR="00D245C0" w:rsidRPr="0075606C">
        <w:rPr>
          <w:rFonts w:ascii="Times New Roman" w:hAnsi="Times New Roman" w:cs="Times New Roman"/>
          <w:sz w:val="24"/>
          <w:lang w:val="en-US"/>
        </w:rPr>
        <w:t>hpi</w:t>
      </w:r>
      <w:r w:rsidR="0096152B" w:rsidRPr="0075606C">
        <w:rPr>
          <w:rFonts w:ascii="Times New Roman" w:hAnsi="Times New Roman" w:cs="Times New Roman"/>
          <w:sz w:val="24"/>
          <w:lang w:val="en-US"/>
        </w:rPr>
        <w:t xml:space="preserve">, followed by a gradual decline. Conversely, </w:t>
      </w:r>
      <w:r w:rsidR="002F2E78" w:rsidRPr="0075606C">
        <w:rPr>
          <w:rFonts w:ascii="Times New Roman" w:hAnsi="Times New Roman" w:cs="Times New Roman"/>
          <w:sz w:val="24"/>
          <w:lang w:val="en-US"/>
        </w:rPr>
        <w:t xml:space="preserve">L </w:t>
      </w:r>
      <w:r w:rsidR="0096152B" w:rsidRPr="0075606C">
        <w:rPr>
          <w:rFonts w:ascii="Times New Roman" w:hAnsi="Times New Roman" w:cs="Times New Roman"/>
          <w:sz w:val="24"/>
          <w:lang w:val="en-US"/>
        </w:rPr>
        <w:t xml:space="preserve">genes, including </w:t>
      </w:r>
      <w:r w:rsidR="001C33C7" w:rsidRPr="0075606C">
        <w:rPr>
          <w:rFonts w:ascii="Times New Roman" w:hAnsi="Times New Roman" w:cs="Times New Roman"/>
          <w:sz w:val="24"/>
          <w:lang w:val="en-US"/>
        </w:rPr>
        <w:t>ORF11, ORF14, ORF22, and ORF73,</w:t>
      </w:r>
      <w:r w:rsidR="0096152B" w:rsidRPr="0075606C">
        <w:rPr>
          <w:rFonts w:ascii="Times New Roman" w:hAnsi="Times New Roman" w:cs="Times New Roman"/>
          <w:sz w:val="24"/>
          <w:lang w:val="en-US"/>
        </w:rPr>
        <w:t xml:space="preserve"> began to show substantial TSS activity starting from 4 hpi, </w:t>
      </w:r>
      <w:r w:rsidR="0096152B" w:rsidRPr="00E24243">
        <w:rPr>
          <w:rFonts w:ascii="Times New Roman" w:hAnsi="Times New Roman" w:cs="Times New Roman"/>
          <w:sz w:val="24"/>
          <w:lang w:val="en-US"/>
        </w:rPr>
        <w:t xml:space="preserve">reaching their maxima around 8 to 12 hpi. </w:t>
      </w:r>
      <w:r w:rsidR="00A172B3" w:rsidRPr="00E24243">
        <w:rPr>
          <w:rFonts w:ascii="Times New Roman" w:hAnsi="Times New Roman" w:cs="Times New Roman"/>
          <w:sz w:val="24"/>
          <w:lang w:val="en-US"/>
        </w:rPr>
        <w:t>This pattern is consistent with the known function of these genes in either DNA synthesis (E genes)</w:t>
      </w:r>
      <w:r w:rsidR="00A8112A" w:rsidRPr="00E24243">
        <w:rPr>
          <w:rFonts w:ascii="Times New Roman" w:hAnsi="Times New Roman" w:cs="Times New Roman"/>
          <w:sz w:val="24"/>
          <w:lang w:val="en-US"/>
        </w:rPr>
        <w:t>,</w:t>
      </w:r>
      <w:r w:rsidR="00A172B3" w:rsidRPr="00E24243">
        <w:rPr>
          <w:rFonts w:ascii="Times New Roman" w:hAnsi="Times New Roman" w:cs="Times New Roman"/>
          <w:sz w:val="24"/>
          <w:lang w:val="en-US"/>
        </w:rPr>
        <w:t xml:space="preserve"> or in producing structural components for virion assembly and egress (L genes).</w:t>
      </w:r>
      <w:r w:rsidR="00464F85" w:rsidRPr="00E24243">
        <w:rPr>
          <w:rFonts w:ascii="Times New Roman" w:hAnsi="Times New Roman" w:cs="Times New Roman"/>
          <w:sz w:val="24"/>
          <w:lang w:val="en-US"/>
        </w:rPr>
        <w:t xml:space="preserve"> </w:t>
      </w:r>
      <w:r w:rsidR="0096152B" w:rsidRPr="00E24243">
        <w:rPr>
          <w:rFonts w:ascii="Times New Roman" w:hAnsi="Times New Roman" w:cs="Times New Roman"/>
          <w:sz w:val="24"/>
          <w:lang w:val="en-US"/>
        </w:rPr>
        <w:t xml:space="preserve">Detailed temporal profiling further elucidated this dynamic landscape by pinpointing specific TSS peak times for individual </w:t>
      </w:r>
      <w:r w:rsidR="00A80D73" w:rsidRPr="00E24243">
        <w:rPr>
          <w:rFonts w:ascii="Times New Roman" w:hAnsi="Times New Roman" w:cs="Times New Roman"/>
          <w:sz w:val="24"/>
          <w:lang w:val="en-US"/>
        </w:rPr>
        <w:t>transcripts</w:t>
      </w:r>
      <w:r w:rsidR="0096152B" w:rsidRPr="00E24243">
        <w:rPr>
          <w:rFonts w:ascii="Times New Roman" w:hAnsi="Times New Roman" w:cs="Times New Roman"/>
          <w:sz w:val="24"/>
          <w:lang w:val="en-US"/>
        </w:rPr>
        <w:t xml:space="preserve">. For example, </w:t>
      </w:r>
      <w:r w:rsidR="001C33C7" w:rsidRPr="00E24243">
        <w:rPr>
          <w:rFonts w:ascii="Times New Roman" w:hAnsi="Times New Roman" w:cs="Times New Roman"/>
          <w:sz w:val="24"/>
          <w:lang w:val="en-US"/>
        </w:rPr>
        <w:t xml:space="preserve">ORF32 </w:t>
      </w:r>
      <w:r w:rsidR="0096152B" w:rsidRPr="00E24243">
        <w:rPr>
          <w:rFonts w:ascii="Times New Roman" w:hAnsi="Times New Roman" w:cs="Times New Roman"/>
          <w:sz w:val="24"/>
          <w:lang w:val="en-US"/>
        </w:rPr>
        <w:t xml:space="preserve">showed an early peak at 2 hpi, </w:t>
      </w:r>
      <w:r w:rsidR="001C33C7" w:rsidRPr="00E24243">
        <w:rPr>
          <w:rFonts w:ascii="Times New Roman" w:hAnsi="Times New Roman" w:cs="Times New Roman"/>
          <w:sz w:val="24"/>
          <w:lang w:val="en-US"/>
        </w:rPr>
        <w:t>ORF51</w:t>
      </w:r>
      <w:r w:rsidR="0096152B" w:rsidRPr="00E24243">
        <w:rPr>
          <w:rFonts w:ascii="Times New Roman" w:hAnsi="Times New Roman" w:cs="Times New Roman"/>
          <w:sz w:val="24"/>
          <w:lang w:val="en-US"/>
        </w:rPr>
        <w:t xml:space="preserve"> at 6 hpi, and </w:t>
      </w:r>
      <w:r w:rsidR="001C33C7" w:rsidRPr="00E24243">
        <w:rPr>
          <w:rFonts w:ascii="Times New Roman" w:hAnsi="Times New Roman" w:cs="Times New Roman"/>
          <w:sz w:val="24"/>
          <w:lang w:val="en-US"/>
        </w:rPr>
        <w:t xml:space="preserve">ORF19 </w:t>
      </w:r>
      <w:r w:rsidR="0096152B" w:rsidRPr="00E24243">
        <w:rPr>
          <w:rFonts w:ascii="Times New Roman" w:hAnsi="Times New Roman" w:cs="Times New Roman"/>
          <w:sz w:val="24"/>
          <w:lang w:val="en-US"/>
        </w:rPr>
        <w:t xml:space="preserve">at 8 hpi, each </w:t>
      </w:r>
      <w:r w:rsidR="0096152B" w:rsidRPr="0075606C">
        <w:rPr>
          <w:rFonts w:ascii="Times New Roman" w:hAnsi="Times New Roman" w:cs="Times New Roman"/>
          <w:sz w:val="24"/>
          <w:lang w:val="en-US"/>
        </w:rPr>
        <w:t xml:space="preserve">followed by a characteristic decline. Additional examples include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18, which peaked at 8 hpi,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 xml:space="preserve">28, which showed a maximum at 6 hpi and then again at 8 hpi, and </w:t>
      </w:r>
      <w:r w:rsidR="001C33C7" w:rsidRPr="0075606C">
        <w:rPr>
          <w:rFonts w:ascii="Times New Roman" w:hAnsi="Times New Roman" w:cs="Times New Roman"/>
          <w:sz w:val="24"/>
          <w:lang w:val="en-US"/>
        </w:rPr>
        <w:t>ORF</w:t>
      </w:r>
      <w:r w:rsidR="0096152B" w:rsidRPr="0075606C">
        <w:rPr>
          <w:rFonts w:ascii="Times New Roman" w:hAnsi="Times New Roman" w:cs="Times New Roman"/>
          <w:sz w:val="24"/>
          <w:lang w:val="en-US"/>
        </w:rPr>
        <w:t>50, which exhibited peak activity at 4 hpi.</w:t>
      </w:r>
      <w:r w:rsidR="00B646D0" w:rsidRPr="0075606C">
        <w:rPr>
          <w:rFonts w:ascii="Times New Roman" w:hAnsi="Times New Roman" w:cs="Times New Roman"/>
          <w:sz w:val="24"/>
          <w:lang w:val="en-US"/>
        </w:rPr>
        <w:t xml:space="preserve"> The kinetics of the TSSs grouped by the kinetic classes are shown in </w:t>
      </w:r>
      <w:r w:rsidR="00B646D0" w:rsidRPr="0075606C">
        <w:rPr>
          <w:rFonts w:ascii="Times New Roman" w:hAnsi="Times New Roman" w:cs="Times New Roman"/>
          <w:b/>
          <w:sz w:val="24"/>
          <w:lang w:val="en-US"/>
        </w:rPr>
        <w:t xml:space="preserve">Supplementary Figure </w:t>
      </w:r>
      <w:r w:rsidR="00BB32B5" w:rsidRPr="0075606C">
        <w:rPr>
          <w:rFonts w:ascii="Times New Roman" w:hAnsi="Times New Roman" w:cs="Times New Roman"/>
          <w:b/>
          <w:sz w:val="24"/>
          <w:lang w:val="en-US"/>
        </w:rPr>
        <w:t>S5</w:t>
      </w:r>
      <w:r w:rsidR="005B2D22" w:rsidRPr="0075606C">
        <w:rPr>
          <w:rFonts w:ascii="Times New Roman" w:hAnsi="Times New Roman" w:cs="Times New Roman"/>
          <w:b/>
          <w:sz w:val="24"/>
          <w:lang w:val="en-US"/>
        </w:rPr>
        <w:t>.</w:t>
      </w:r>
    </w:p>
    <w:p w14:paraId="50EC2E05" w14:textId="5D5C6CE9" w:rsidR="005A14D3" w:rsidRPr="0075606C" w:rsidRDefault="008B671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To further clarify these patterns, we </w:t>
      </w:r>
      <w:r w:rsidR="000E37B4" w:rsidRPr="0075606C">
        <w:rPr>
          <w:rFonts w:ascii="Times New Roman" w:hAnsi="Times New Roman" w:cs="Times New Roman"/>
          <w:sz w:val="24"/>
          <w:lang w:val="en-US"/>
        </w:rPr>
        <w:t xml:space="preserve">applied </w:t>
      </w:r>
      <w:r w:rsidRPr="0075606C">
        <w:rPr>
          <w:rFonts w:ascii="Times New Roman" w:hAnsi="Times New Roman" w:cs="Times New Roman"/>
          <w:sz w:val="24"/>
          <w:lang w:val="en-US"/>
        </w:rPr>
        <w:t xml:space="preserve">hierarchical clustering of TSS abundances throughout the infection. This approach grouped genes based on their expression trajectories rather than relying solely on predefined IE/E/L classifications. The clusters largely reinforced the TSS-based </w:t>
      </w:r>
      <w:r w:rsidR="00965273" w:rsidRPr="0075606C">
        <w:rPr>
          <w:rFonts w:ascii="Times New Roman" w:hAnsi="Times New Roman" w:cs="Times New Roman"/>
          <w:sz w:val="24"/>
          <w:lang w:val="en-US"/>
        </w:rPr>
        <w:t>kinetics</w:t>
      </w:r>
      <w:r w:rsidRPr="0075606C">
        <w:rPr>
          <w:rFonts w:ascii="Times New Roman" w:hAnsi="Times New Roman" w:cs="Times New Roman"/>
          <w:sz w:val="24"/>
          <w:lang w:val="en-US"/>
        </w:rPr>
        <w:t xml:space="preserve"> patterns: large clusters</w:t>
      </w:r>
      <w:r w:rsidR="00346E02" w:rsidRPr="0075606C">
        <w:rPr>
          <w:rFonts w:ascii="Times New Roman" w:hAnsi="Times New Roman" w:cs="Times New Roman"/>
          <w:sz w:val="24"/>
          <w:lang w:val="en-US"/>
        </w:rPr>
        <w:t xml:space="preserve"> often predominantly contained E genes or L</w:t>
      </w:r>
      <w:r w:rsidRPr="0075606C">
        <w:rPr>
          <w:rFonts w:ascii="Times New Roman" w:hAnsi="Times New Roman" w:cs="Times New Roman"/>
          <w:sz w:val="24"/>
          <w:lang w:val="en-US"/>
        </w:rPr>
        <w:t xml:space="preserve"> genes, reflecting the temporal shifts observed in the individual TSS analyses. For example, clusters dominated by </w:t>
      </w:r>
      <w:r w:rsidR="00194D87" w:rsidRPr="0075606C">
        <w:rPr>
          <w:rFonts w:ascii="Times New Roman" w:hAnsi="Times New Roman" w:cs="Times New Roman"/>
          <w:sz w:val="24"/>
          <w:lang w:val="en-US"/>
        </w:rPr>
        <w:t>L</w:t>
      </w:r>
      <w:r w:rsidRPr="0075606C">
        <w:rPr>
          <w:rFonts w:ascii="Times New Roman" w:hAnsi="Times New Roman" w:cs="Times New Roman"/>
          <w:sz w:val="24"/>
          <w:lang w:val="en-US"/>
        </w:rPr>
        <w:t xml:space="preserve"> genes confirmed the existence of a robust late-expression phase, while clusters enriched in </w:t>
      </w:r>
      <w:r w:rsidR="008740AD" w:rsidRPr="0075606C">
        <w:rPr>
          <w:rFonts w:ascii="Times New Roman" w:hAnsi="Times New Roman" w:cs="Times New Roman"/>
          <w:sz w:val="24"/>
          <w:lang w:val="en-US"/>
        </w:rPr>
        <w:t>E</w:t>
      </w:r>
      <w:r w:rsidRPr="0075606C">
        <w:rPr>
          <w:rFonts w:ascii="Times New Roman" w:hAnsi="Times New Roman" w:cs="Times New Roman"/>
          <w:sz w:val="24"/>
          <w:lang w:val="en-US"/>
        </w:rPr>
        <w:t xml:space="preserve"> genes validated an early wave of transcription closely following the IE stage. </w:t>
      </w:r>
      <w:r w:rsidR="00477F2F" w:rsidRPr="0075606C">
        <w:rPr>
          <w:rFonts w:ascii="Times New Roman" w:hAnsi="Times New Roman" w:cs="Times New Roman"/>
          <w:sz w:val="24"/>
          <w:lang w:val="en-US"/>
        </w:rPr>
        <w:t>The kinetics of the T</w:t>
      </w:r>
      <w:r w:rsidR="00231016" w:rsidRPr="0075606C">
        <w:rPr>
          <w:rFonts w:ascii="Times New Roman" w:hAnsi="Times New Roman" w:cs="Times New Roman"/>
          <w:sz w:val="24"/>
          <w:lang w:val="en-US"/>
        </w:rPr>
        <w:t xml:space="preserve">SSs grouped </w:t>
      </w:r>
      <w:r w:rsidR="00665429" w:rsidRPr="0075606C">
        <w:rPr>
          <w:rFonts w:ascii="Times New Roman" w:hAnsi="Times New Roman" w:cs="Times New Roman"/>
          <w:sz w:val="24"/>
          <w:lang w:val="en-US"/>
        </w:rPr>
        <w:t>by</w:t>
      </w:r>
      <w:r w:rsidR="00231016" w:rsidRPr="0075606C">
        <w:rPr>
          <w:rFonts w:ascii="Times New Roman" w:hAnsi="Times New Roman" w:cs="Times New Roman"/>
          <w:sz w:val="24"/>
          <w:lang w:val="en-US"/>
        </w:rPr>
        <w:t xml:space="preserve"> </w:t>
      </w:r>
      <w:r w:rsidR="00231016" w:rsidRPr="0075606C">
        <w:rPr>
          <w:rFonts w:ascii="Times New Roman" w:hAnsi="Times New Roman" w:cs="Times New Roman"/>
          <w:i/>
          <w:sz w:val="24"/>
          <w:lang w:val="en-US"/>
        </w:rPr>
        <w:t xml:space="preserve">de </w:t>
      </w:r>
      <w:r w:rsidR="00477F2F" w:rsidRPr="0075606C">
        <w:rPr>
          <w:rFonts w:ascii="Times New Roman" w:hAnsi="Times New Roman" w:cs="Times New Roman"/>
          <w:i/>
          <w:sz w:val="24"/>
          <w:lang w:val="en-US"/>
        </w:rPr>
        <w:t>novo</w:t>
      </w:r>
      <w:r w:rsidR="00477F2F" w:rsidRPr="0075606C">
        <w:rPr>
          <w:rFonts w:ascii="Times New Roman" w:hAnsi="Times New Roman" w:cs="Times New Roman"/>
          <w:sz w:val="24"/>
          <w:lang w:val="en-US"/>
        </w:rPr>
        <w:t xml:space="preserve"> clustering are </w:t>
      </w:r>
      <w:r w:rsidR="00665429" w:rsidRPr="0075606C">
        <w:rPr>
          <w:rFonts w:ascii="Times New Roman" w:hAnsi="Times New Roman" w:cs="Times New Roman"/>
          <w:sz w:val="24"/>
          <w:lang w:val="en-US"/>
        </w:rPr>
        <w:t>presented</w:t>
      </w:r>
      <w:r w:rsidR="00477F2F" w:rsidRPr="0075606C">
        <w:rPr>
          <w:rFonts w:ascii="Times New Roman" w:hAnsi="Times New Roman" w:cs="Times New Roman"/>
          <w:sz w:val="24"/>
          <w:lang w:val="en-US"/>
        </w:rPr>
        <w:t xml:space="preserve"> in </w:t>
      </w:r>
      <w:r w:rsidR="009B71D3" w:rsidRPr="0075606C">
        <w:rPr>
          <w:rFonts w:ascii="Times New Roman" w:hAnsi="Times New Roman" w:cs="Times New Roman"/>
          <w:b/>
          <w:sz w:val="24"/>
          <w:lang w:val="en-US"/>
        </w:rPr>
        <w:t xml:space="preserve">Supplementary Figure </w:t>
      </w:r>
      <w:r w:rsidR="0096560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6</w:t>
      </w:r>
      <w:r w:rsidR="009B71D3" w:rsidRPr="0075606C">
        <w:rPr>
          <w:rFonts w:ascii="Times New Roman" w:hAnsi="Times New Roman" w:cs="Times New Roman"/>
          <w:b/>
          <w:sz w:val="24"/>
          <w:lang w:val="en-US"/>
        </w:rPr>
        <w:t>.</w:t>
      </w:r>
    </w:p>
    <w:p w14:paraId="6BA0EED3" w14:textId="57EBD57C" w:rsidR="00F3326F" w:rsidRPr="00E24243" w:rsidRDefault="00435D6D" w:rsidP="00573600">
      <w:pPr>
        <w:spacing w:after="120" w:line="240" w:lineRule="auto"/>
        <w:jc w:val="both"/>
        <w:outlineLvl w:val="2"/>
        <w:rPr>
          <w:rFonts w:ascii="Times New Roman" w:hAnsi="Times New Roman" w:cs="Times New Roman"/>
          <w:sz w:val="24"/>
          <w:lang w:val="en-US"/>
        </w:rPr>
      </w:pPr>
      <w:r w:rsidRPr="0075606C">
        <w:rPr>
          <w:rFonts w:ascii="Times New Roman" w:hAnsi="Times New Roman" w:cs="Times New Roman"/>
          <w:sz w:val="24"/>
          <w:lang w:val="en-US"/>
        </w:rPr>
        <w:t>However, the clustering revealed that some genes did not align neatly with the expected phases. At the single-gene level, several traditionally L genes exhibited earlier-than-ant</w:t>
      </w:r>
      <w:r w:rsidRPr="00E24243">
        <w:rPr>
          <w:rFonts w:ascii="Times New Roman" w:hAnsi="Times New Roman" w:cs="Times New Roman"/>
          <w:sz w:val="24"/>
          <w:lang w:val="en-US"/>
        </w:rPr>
        <w:t xml:space="preserve">icipated TSS peaks, while some E genes maintained or regained expression at later time points. For instance, ORF38, typically classified as an L gene, displayed a TSS peak at 6 hpi - more characteristic of E kinetics -while ORF45, also considered an L gene, peaked at 12 hpi and again at 48 hpi. Similarly, ORF54, an E gene, showed a peak at 24 hpi, well beyond the window typically associated with early functions. These "misaligned" genes were grouped into </w:t>
      </w:r>
      <w:r w:rsidR="00787979" w:rsidRPr="00E24243">
        <w:rPr>
          <w:rFonts w:ascii="Times New Roman" w:hAnsi="Times New Roman" w:cs="Times New Roman"/>
          <w:sz w:val="24"/>
          <w:lang w:val="en-US"/>
        </w:rPr>
        <w:t>heterogeneous</w:t>
      </w:r>
      <w:r w:rsidRPr="00E24243">
        <w:rPr>
          <w:rFonts w:ascii="Times New Roman" w:hAnsi="Times New Roman" w:cs="Times New Roman"/>
          <w:sz w:val="24"/>
          <w:lang w:val="en-US"/>
        </w:rPr>
        <w:t xml:space="preserve"> clusters containing both E and L markers, suggesting they may represent transitional or intermediate regulatory states rather than strictly defined classes, at least according to this method of characterization. </w:t>
      </w:r>
      <w:r w:rsidR="00CA5C3C" w:rsidRPr="00E24243">
        <w:rPr>
          <w:rFonts w:ascii="Times New Roman" w:hAnsi="Times New Roman" w:cs="Times New Roman"/>
          <w:sz w:val="24"/>
          <w:lang w:val="en-US"/>
        </w:rPr>
        <w:t>The clustering also highl</w:t>
      </w:r>
      <w:r w:rsidR="00F6096B" w:rsidRPr="00E24243">
        <w:rPr>
          <w:rFonts w:ascii="Times New Roman" w:hAnsi="Times New Roman" w:cs="Times New Roman"/>
          <w:sz w:val="24"/>
          <w:lang w:val="en-US"/>
        </w:rPr>
        <w:t xml:space="preserve">ighted small groups or outliers - single- or double-gene clusters - </w:t>
      </w:r>
      <w:r w:rsidR="00CA5C3C" w:rsidRPr="00E24243">
        <w:rPr>
          <w:rFonts w:ascii="Times New Roman" w:hAnsi="Times New Roman" w:cs="Times New Roman"/>
          <w:sz w:val="24"/>
          <w:lang w:val="en-US"/>
        </w:rPr>
        <w:t xml:space="preserve">with unique </w:t>
      </w:r>
      <w:r w:rsidR="00965273" w:rsidRPr="00E24243">
        <w:rPr>
          <w:rFonts w:ascii="Times New Roman" w:hAnsi="Times New Roman" w:cs="Times New Roman"/>
          <w:sz w:val="24"/>
          <w:lang w:val="en-US"/>
        </w:rPr>
        <w:t>dynamics</w:t>
      </w:r>
      <w:r w:rsidR="00CA5C3C" w:rsidRPr="00E24243">
        <w:rPr>
          <w:rFonts w:ascii="Times New Roman" w:hAnsi="Times New Roman" w:cs="Times New Roman"/>
          <w:sz w:val="24"/>
          <w:lang w:val="en-US"/>
        </w:rPr>
        <w:t xml:space="preserve"> patterns that do not align with the canonical IE/E/L framework. These outliers suggest that some genes may follow specialized regulatory circuits, contributing to the intricate temporal orchestration of viral gene expression.</w:t>
      </w:r>
      <w:r w:rsidR="00117C20" w:rsidRPr="00E24243">
        <w:rPr>
          <w:rFonts w:ascii="Times New Roman" w:hAnsi="Times New Roman" w:cs="Times New Roman"/>
          <w:sz w:val="24"/>
          <w:lang w:val="en-US"/>
        </w:rPr>
        <w:t xml:space="preserve"> </w:t>
      </w:r>
      <w:r w:rsidR="00CA5C3C" w:rsidRPr="00E24243">
        <w:rPr>
          <w:rFonts w:ascii="Times New Roman" w:hAnsi="Times New Roman" w:cs="Times New Roman"/>
          <w:sz w:val="24"/>
          <w:lang w:val="en-US"/>
        </w:rPr>
        <w:t xml:space="preserve">Our analysis identified 12 distinct clusters, reflecting the temporal and functional profiles of viral gene expression. </w:t>
      </w:r>
      <w:r w:rsidR="00DE0FCD" w:rsidRPr="00E24243">
        <w:rPr>
          <w:rFonts w:ascii="Times New Roman" w:hAnsi="Times New Roman" w:cs="Times New Roman"/>
          <w:sz w:val="24"/>
          <w:lang w:val="en-US"/>
        </w:rPr>
        <w:t xml:space="preserve">Cluster_12 </w:t>
      </w:r>
      <w:r w:rsidR="00CA5C3C" w:rsidRPr="00E24243">
        <w:rPr>
          <w:rFonts w:ascii="Times New Roman" w:hAnsi="Times New Roman" w:cs="Times New Roman"/>
          <w:sz w:val="24"/>
          <w:lang w:val="en-US"/>
        </w:rPr>
        <w:t>consists of ORF64,</w:t>
      </w:r>
      <w:r w:rsidR="00DE0FCD" w:rsidRPr="00E24243">
        <w:rPr>
          <w:rFonts w:ascii="Times New Roman" w:hAnsi="Times New Roman" w:cs="Times New Roman"/>
          <w:sz w:val="24"/>
          <w:lang w:val="en-US"/>
        </w:rPr>
        <w:t xml:space="preserve"> encoding</w:t>
      </w:r>
      <w:r w:rsidR="00CA5C3C" w:rsidRPr="00E24243">
        <w:rPr>
          <w:rFonts w:ascii="Times New Roman" w:hAnsi="Times New Roman" w:cs="Times New Roman"/>
          <w:sz w:val="24"/>
          <w:lang w:val="en-US"/>
        </w:rPr>
        <w:t xml:space="preserve"> the transcriptional regulator ICP4, underscoring its pivotal role in initiating viral transcription</w:t>
      </w:r>
      <w:r w:rsidR="00BD1386" w:rsidRPr="00E24243">
        <w:rPr>
          <w:rFonts w:ascii="Times New Roman" w:hAnsi="Times New Roman" w:cs="Times New Roman"/>
          <w:sz w:val="24"/>
          <w:lang w:val="en-US"/>
        </w:rPr>
        <w:t xml:space="preserve"> and, i</w:t>
      </w:r>
      <w:r w:rsidR="00CA5C3C" w:rsidRPr="00E24243">
        <w:rPr>
          <w:rFonts w:ascii="Times New Roman" w:hAnsi="Times New Roman" w:cs="Times New Roman"/>
          <w:sz w:val="24"/>
          <w:lang w:val="en-US"/>
        </w:rPr>
        <w:t>nterestingly, ORF75</w:t>
      </w:r>
      <w:r w:rsidR="00DE0FCD" w:rsidRPr="00E24243">
        <w:rPr>
          <w:rFonts w:ascii="Times New Roman" w:hAnsi="Times New Roman" w:cs="Times New Roman"/>
          <w:sz w:val="24"/>
          <w:lang w:val="en-US"/>
        </w:rPr>
        <w:t xml:space="preserve"> (US8A)</w:t>
      </w:r>
      <w:r w:rsidR="00CA5C3C" w:rsidRPr="00E24243">
        <w:rPr>
          <w:rFonts w:ascii="Times New Roman" w:hAnsi="Times New Roman" w:cs="Times New Roman"/>
          <w:sz w:val="24"/>
          <w:lang w:val="en-US"/>
        </w:rPr>
        <w:t>,</w:t>
      </w:r>
      <w:r w:rsidR="00BD1386" w:rsidRPr="00E24243">
        <w:rPr>
          <w:rFonts w:ascii="Times New Roman" w:hAnsi="Times New Roman" w:cs="Times New Roman"/>
          <w:sz w:val="24"/>
          <w:lang w:val="en-US"/>
        </w:rPr>
        <w:t xml:space="preserve"> traditionally considered late</w:t>
      </w:r>
      <w:r w:rsidR="00CA5C3C" w:rsidRPr="00E24243">
        <w:rPr>
          <w:rFonts w:ascii="Times New Roman" w:hAnsi="Times New Roman" w:cs="Times New Roman"/>
          <w:sz w:val="24"/>
          <w:lang w:val="en-US"/>
        </w:rPr>
        <w:t xml:space="preserve"> </w:t>
      </w:r>
      <w:r w:rsidR="00BD1386" w:rsidRPr="00E24243">
        <w:rPr>
          <w:rFonts w:ascii="Times New Roman" w:hAnsi="Times New Roman" w:cs="Times New Roman"/>
          <w:sz w:val="24"/>
          <w:lang w:val="en-US"/>
        </w:rPr>
        <w:t>(</w:t>
      </w:r>
      <w:r w:rsidR="00CA5C3C" w:rsidRPr="00E24243">
        <w:rPr>
          <w:rFonts w:ascii="Times New Roman" w:hAnsi="Times New Roman" w:cs="Times New Roman"/>
          <w:sz w:val="24"/>
          <w:lang w:val="en-US"/>
        </w:rPr>
        <w:t>likely due to detection in one replicate at 1 hpi</w:t>
      </w:r>
      <w:r w:rsidR="00BD1386" w:rsidRPr="00E24243">
        <w:rPr>
          <w:rFonts w:ascii="Times New Roman" w:hAnsi="Times New Roman" w:cs="Times New Roman"/>
          <w:sz w:val="24"/>
          <w:lang w:val="en-US"/>
        </w:rPr>
        <w:t>)</w:t>
      </w:r>
      <w:r w:rsidR="00CA5C3C" w:rsidRPr="00E24243">
        <w:rPr>
          <w:rFonts w:ascii="Times New Roman" w:hAnsi="Times New Roman" w:cs="Times New Roman"/>
          <w:sz w:val="24"/>
          <w:lang w:val="en-US"/>
        </w:rPr>
        <w:t xml:space="preserve">. </w:t>
      </w:r>
      <w:r w:rsidR="00DE0FCD" w:rsidRPr="00E24243">
        <w:rPr>
          <w:rFonts w:ascii="Times New Roman" w:hAnsi="Times New Roman" w:cs="Times New Roman"/>
          <w:sz w:val="24"/>
          <w:lang w:val="en-US"/>
        </w:rPr>
        <w:t>Early-dominant</w:t>
      </w:r>
      <w:r w:rsidR="00BB3449" w:rsidRPr="00E24243">
        <w:rPr>
          <w:rFonts w:ascii="Times New Roman" w:hAnsi="Times New Roman" w:cs="Times New Roman"/>
          <w:sz w:val="24"/>
          <w:lang w:val="en-US"/>
        </w:rPr>
        <w:t xml:space="preserve"> TSS</w:t>
      </w:r>
      <w:r w:rsidR="00DE0FCD" w:rsidRPr="00E24243">
        <w:rPr>
          <w:rFonts w:ascii="Times New Roman" w:hAnsi="Times New Roman" w:cs="Times New Roman"/>
          <w:sz w:val="24"/>
          <w:lang w:val="en-US"/>
        </w:rPr>
        <w:t xml:space="preserve"> clusters, such as Cluster_1 and Cluster_3, contain genes </w:t>
      </w:r>
      <w:r w:rsidR="00CA5C3C" w:rsidRPr="00E24243">
        <w:rPr>
          <w:rFonts w:ascii="Times New Roman" w:hAnsi="Times New Roman" w:cs="Times New Roman"/>
          <w:sz w:val="24"/>
          <w:lang w:val="en-US"/>
        </w:rPr>
        <w:t xml:space="preserve">like ORF20, ORF21, ORF30, ORF53, and ORF63, involved in nucleotide metabolism and genome replication, peaking early post-infection. </w:t>
      </w:r>
      <w:r w:rsidR="00246B04" w:rsidRPr="00E24243">
        <w:rPr>
          <w:rFonts w:ascii="Times New Roman" w:hAnsi="Times New Roman" w:cs="Times New Roman"/>
          <w:sz w:val="24"/>
          <w:lang w:val="en-US"/>
        </w:rPr>
        <w:t xml:space="preserve">Intermediate clusters featuring ORF19, ORF37, ORF55, and ORF76 bridge </w:t>
      </w:r>
      <w:r w:rsidR="002E6092" w:rsidRPr="00E24243">
        <w:rPr>
          <w:rFonts w:ascii="Times New Roman" w:hAnsi="Times New Roman" w:cs="Times New Roman"/>
          <w:sz w:val="24"/>
          <w:lang w:val="en-US"/>
        </w:rPr>
        <w:t>E</w:t>
      </w:r>
      <w:r w:rsidR="00246B04" w:rsidRPr="00E24243">
        <w:rPr>
          <w:rFonts w:ascii="Times New Roman" w:hAnsi="Times New Roman" w:cs="Times New Roman"/>
          <w:sz w:val="24"/>
          <w:lang w:val="en-US"/>
        </w:rPr>
        <w:t xml:space="preserve"> and </w:t>
      </w:r>
      <w:r w:rsidR="002E6092" w:rsidRPr="00E24243">
        <w:rPr>
          <w:rFonts w:ascii="Times New Roman" w:hAnsi="Times New Roman" w:cs="Times New Roman"/>
          <w:sz w:val="24"/>
          <w:lang w:val="en-US"/>
        </w:rPr>
        <w:t>L</w:t>
      </w:r>
      <w:r w:rsidR="00246B04" w:rsidRPr="00E24243">
        <w:rPr>
          <w:rFonts w:ascii="Times New Roman" w:hAnsi="Times New Roman" w:cs="Times New Roman"/>
          <w:sz w:val="24"/>
          <w:lang w:val="en-US"/>
        </w:rPr>
        <w:t xml:space="preserve"> phases, indicating overlapping or transitional expression profiles. </w:t>
      </w:r>
      <w:r w:rsidR="00BB3449" w:rsidRPr="00E24243">
        <w:rPr>
          <w:rFonts w:ascii="Times New Roman" w:hAnsi="Times New Roman" w:cs="Times New Roman"/>
          <w:sz w:val="24"/>
          <w:lang w:val="en-US"/>
        </w:rPr>
        <w:t xml:space="preserve">Late-dominant clusters – most notably Cluster_6 and Cluster_7 – </w:t>
      </w:r>
      <w:r w:rsidR="00CA5C3C" w:rsidRPr="00E24243">
        <w:rPr>
          <w:rFonts w:ascii="Times New Roman" w:hAnsi="Times New Roman" w:cs="Times New Roman"/>
          <w:sz w:val="24"/>
          <w:lang w:val="en-US"/>
        </w:rPr>
        <w:t>include</w:t>
      </w:r>
      <w:r w:rsidR="00BB3449" w:rsidRPr="00E24243">
        <w:rPr>
          <w:rFonts w:ascii="Times New Roman" w:hAnsi="Times New Roman" w:cs="Times New Roman"/>
          <w:sz w:val="24"/>
          <w:lang w:val="en-US"/>
        </w:rPr>
        <w:t xml:space="preserve"> genes </w:t>
      </w:r>
      <w:r w:rsidR="00CA5C3C" w:rsidRPr="00E24243">
        <w:rPr>
          <w:rFonts w:ascii="Times New Roman" w:hAnsi="Times New Roman" w:cs="Times New Roman"/>
          <w:sz w:val="24"/>
          <w:lang w:val="en-US"/>
        </w:rPr>
        <w:t>(e.g., ORF22, ORF24, and ORF42</w:t>
      </w:r>
      <w:r w:rsidR="00BB3449" w:rsidRPr="00E24243">
        <w:rPr>
          <w:rFonts w:ascii="Times New Roman" w:hAnsi="Times New Roman" w:cs="Times New Roman"/>
          <w:sz w:val="24"/>
          <w:lang w:val="en-US"/>
        </w:rPr>
        <w:t xml:space="preserve"> in Cluster_6</w:t>
      </w:r>
      <w:r w:rsidR="00CA5C3C" w:rsidRPr="00E24243">
        <w:rPr>
          <w:rFonts w:ascii="Times New Roman" w:hAnsi="Times New Roman" w:cs="Times New Roman"/>
          <w:sz w:val="24"/>
          <w:lang w:val="en-US"/>
        </w:rPr>
        <w:t>) and (e.g., ORF12, ORF13, and ORF48</w:t>
      </w:r>
      <w:r w:rsidR="00BB3449" w:rsidRPr="00E24243">
        <w:rPr>
          <w:rFonts w:ascii="Times New Roman" w:hAnsi="Times New Roman" w:cs="Times New Roman"/>
          <w:sz w:val="24"/>
          <w:lang w:val="en-US"/>
        </w:rPr>
        <w:t xml:space="preserve"> in Cluster_7</w:t>
      </w:r>
      <w:r w:rsidR="00CA5C3C" w:rsidRPr="00E24243">
        <w:rPr>
          <w:rFonts w:ascii="Times New Roman" w:hAnsi="Times New Roman" w:cs="Times New Roman"/>
          <w:sz w:val="24"/>
          <w:lang w:val="en-US"/>
        </w:rPr>
        <w:t>)</w:t>
      </w:r>
      <w:r w:rsidR="00BB3449" w:rsidRPr="00E24243">
        <w:rPr>
          <w:rFonts w:ascii="Times New Roman" w:hAnsi="Times New Roman" w:cs="Times New Roman"/>
          <w:sz w:val="24"/>
          <w:lang w:val="en-US"/>
        </w:rPr>
        <w:t xml:space="preserve"> that</w:t>
      </w:r>
      <w:r w:rsidR="00CA5C3C" w:rsidRPr="00E24243">
        <w:rPr>
          <w:rFonts w:ascii="Times New Roman" w:hAnsi="Times New Roman" w:cs="Times New Roman"/>
          <w:sz w:val="24"/>
          <w:lang w:val="en-US"/>
        </w:rPr>
        <w:t xml:space="preserve"> </w:t>
      </w:r>
      <w:r w:rsidR="00CA5C3C" w:rsidRPr="00E24243">
        <w:rPr>
          <w:rFonts w:ascii="Times New Roman" w:hAnsi="Times New Roman" w:cs="Times New Roman"/>
          <w:sz w:val="24"/>
          <w:lang w:val="en-US"/>
        </w:rPr>
        <w:lastRenderedPageBreak/>
        <w:t>encod</w:t>
      </w:r>
      <w:r w:rsidR="00BB3449" w:rsidRPr="00E24243">
        <w:rPr>
          <w:rFonts w:ascii="Times New Roman" w:hAnsi="Times New Roman" w:cs="Times New Roman"/>
          <w:sz w:val="24"/>
          <w:lang w:val="en-US"/>
        </w:rPr>
        <w:t>e</w:t>
      </w:r>
      <w:r w:rsidR="00CA5C3C" w:rsidRPr="00E24243">
        <w:rPr>
          <w:rFonts w:ascii="Times New Roman" w:hAnsi="Times New Roman" w:cs="Times New Roman"/>
          <w:sz w:val="24"/>
          <w:lang w:val="en-US"/>
        </w:rPr>
        <w:t xml:space="preserve"> proteins involved in virion assembly and packaging, peaking at 8–12 hpi. </w:t>
      </w:r>
      <w:r w:rsidR="00CE654E" w:rsidRPr="00E24243">
        <w:rPr>
          <w:rFonts w:ascii="Times New Roman" w:hAnsi="Times New Roman" w:cs="Times New Roman"/>
          <w:sz w:val="24"/>
          <w:lang w:val="en-US"/>
        </w:rPr>
        <w:t>Overall, these patterns reveal a continuous and overlapping temporal landscape rather than strictly partitioned IE/E/L classes.</w:t>
      </w:r>
    </w:p>
    <w:p w14:paraId="4E410265" w14:textId="317EA1AB" w:rsidR="0096152B" w:rsidRPr="00E24243" w:rsidRDefault="00464F85"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TES expression</w:t>
      </w:r>
      <w:r w:rsidR="00AB73DA" w:rsidRPr="00E24243">
        <w:rPr>
          <w:rFonts w:ascii="Times New Roman" w:hAnsi="Times New Roman" w:cs="Times New Roman"/>
          <w:b/>
          <w:i/>
          <w:sz w:val="24"/>
          <w:lang w:val="en-US"/>
        </w:rPr>
        <w:t xml:space="preserve"> kinetics</w:t>
      </w:r>
    </w:p>
    <w:p w14:paraId="20E9E74C" w14:textId="404B2655" w:rsidR="005809BA" w:rsidRPr="0075606C" w:rsidRDefault="000E37B4"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w:t>
      </w:r>
      <w:r w:rsidR="007D0901" w:rsidRPr="00E24243">
        <w:rPr>
          <w:rFonts w:ascii="Times New Roman" w:hAnsi="Times New Roman" w:cs="Times New Roman"/>
          <w:sz w:val="24"/>
          <w:lang w:val="en-US"/>
        </w:rPr>
        <w:t>examination of TES</w:t>
      </w:r>
      <w:r w:rsidR="005A14D3" w:rsidRPr="00E24243">
        <w:rPr>
          <w:rFonts w:ascii="Times New Roman" w:hAnsi="Times New Roman" w:cs="Times New Roman"/>
          <w:sz w:val="24"/>
          <w:lang w:val="en-US"/>
        </w:rPr>
        <w:t xml:space="preserve"> dynamics (</w:t>
      </w:r>
      <w:r w:rsidR="005A14D3" w:rsidRPr="00E24243">
        <w:rPr>
          <w:rFonts w:ascii="Times New Roman" w:hAnsi="Times New Roman" w:cs="Times New Roman"/>
          <w:b/>
          <w:sz w:val="24"/>
          <w:lang w:val="en-US"/>
        </w:rPr>
        <w:t>Figure 2</w:t>
      </w:r>
      <w:r w:rsidR="0044439E" w:rsidRPr="00E24243">
        <w:rPr>
          <w:rFonts w:ascii="Times New Roman" w:hAnsi="Times New Roman" w:cs="Times New Roman"/>
          <w:sz w:val="24"/>
          <w:lang w:val="en-US"/>
        </w:rPr>
        <w:t xml:space="preserve">, </w:t>
      </w:r>
      <w:r w:rsidR="005A14D3" w:rsidRPr="00E24243">
        <w:rPr>
          <w:rFonts w:ascii="Times New Roman" w:hAnsi="Times New Roman" w:cs="Times New Roman"/>
          <w:b/>
          <w:sz w:val="24"/>
          <w:lang w:val="en-US"/>
        </w:rPr>
        <w:t xml:space="preserve">Supplementary </w:t>
      </w:r>
      <w:r w:rsidR="005A14D3" w:rsidRPr="0075606C">
        <w:rPr>
          <w:rFonts w:ascii="Times New Roman" w:hAnsi="Times New Roman" w:cs="Times New Roman"/>
          <w:b/>
          <w:sz w:val="24"/>
          <w:lang w:val="en-US"/>
        </w:rPr>
        <w:t xml:space="preserve">Figure </w:t>
      </w:r>
      <w:r w:rsidR="00BB32B5" w:rsidRPr="0075606C">
        <w:rPr>
          <w:rFonts w:ascii="Times New Roman" w:hAnsi="Times New Roman" w:cs="Times New Roman"/>
          <w:b/>
          <w:sz w:val="24"/>
          <w:lang w:val="en-US"/>
        </w:rPr>
        <w:t xml:space="preserve">S7 </w:t>
      </w:r>
      <w:r w:rsidR="00AE0FB0" w:rsidRPr="0075606C">
        <w:rPr>
          <w:rFonts w:ascii="Times New Roman" w:hAnsi="Times New Roman" w:cs="Times New Roman"/>
          <w:sz w:val="24"/>
          <w:lang w:val="en-US"/>
        </w:rPr>
        <w:t>and</w:t>
      </w:r>
      <w:r w:rsidR="00AE0FB0" w:rsidRPr="0075606C">
        <w:rPr>
          <w:rFonts w:ascii="Times New Roman" w:hAnsi="Times New Roman" w:cs="Times New Roman"/>
          <w:b/>
          <w:sz w:val="24"/>
          <w:lang w:val="en-US"/>
        </w:rPr>
        <w:t xml:space="preserve"> Supplementary Table S</w:t>
      </w:r>
      <w:r w:rsidR="006409E6" w:rsidRPr="0075606C">
        <w:rPr>
          <w:rFonts w:ascii="Times New Roman" w:hAnsi="Times New Roman" w:cs="Times New Roman"/>
          <w:b/>
          <w:sz w:val="24"/>
          <w:lang w:val="en-US"/>
        </w:rPr>
        <w:t>5</w:t>
      </w:r>
      <w:r w:rsidR="00A15280" w:rsidRPr="0075606C">
        <w:rPr>
          <w:rFonts w:ascii="Times New Roman" w:hAnsi="Times New Roman" w:cs="Times New Roman"/>
          <w:b/>
          <w:sz w:val="24"/>
          <w:lang w:val="en-US"/>
        </w:rPr>
        <w:t>B</w:t>
      </w:r>
      <w:r w:rsidR="005A14D3"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illustrates </w:t>
      </w:r>
      <w:r w:rsidR="005A14D3" w:rsidRPr="0075606C">
        <w:rPr>
          <w:rFonts w:ascii="Times New Roman" w:hAnsi="Times New Roman" w:cs="Times New Roman"/>
          <w:sz w:val="24"/>
          <w:lang w:val="en-US"/>
        </w:rPr>
        <w:t xml:space="preserve">a complex and overlapping regulatory landscape, much like what we observed at the </w:t>
      </w:r>
      <w:r w:rsidR="009A6BB4" w:rsidRPr="0075606C">
        <w:rPr>
          <w:rFonts w:ascii="Times New Roman" w:hAnsi="Times New Roman" w:cs="Times New Roman"/>
          <w:sz w:val="24"/>
          <w:lang w:val="en-US"/>
        </w:rPr>
        <w:t>TSSs</w:t>
      </w:r>
      <w:r w:rsidR="005A14D3" w:rsidRPr="0075606C">
        <w:rPr>
          <w:rFonts w:ascii="Times New Roman" w:hAnsi="Times New Roman" w:cs="Times New Roman"/>
          <w:sz w:val="24"/>
          <w:lang w:val="en-US"/>
        </w:rPr>
        <w:t xml:space="preserve">. </w:t>
      </w:r>
      <w:r w:rsidR="0048192A" w:rsidRPr="0075606C">
        <w:rPr>
          <w:rFonts w:ascii="Times New Roman" w:hAnsi="Times New Roman" w:cs="Times New Roman"/>
          <w:sz w:val="24"/>
          <w:lang w:val="en-US"/>
        </w:rPr>
        <w:t xml:space="preserve">Many genes align with their expected kinetic classes: E genes such as ORF20, ORF21, ORF30, ORF31, and ORF63 display TES peaks within the first few </w:t>
      </w:r>
      <w:r w:rsidR="00453B03" w:rsidRPr="0075606C">
        <w:rPr>
          <w:rFonts w:ascii="Times New Roman" w:hAnsi="Times New Roman" w:cs="Times New Roman"/>
          <w:sz w:val="24"/>
          <w:lang w:val="en-US"/>
        </w:rPr>
        <w:t>hpi</w:t>
      </w:r>
      <w:r w:rsidR="0048192A" w:rsidRPr="0075606C">
        <w:rPr>
          <w:rFonts w:ascii="Times New Roman" w:hAnsi="Times New Roman" w:cs="Times New Roman"/>
          <w:sz w:val="24"/>
          <w:lang w:val="en-US"/>
        </w:rPr>
        <w:t xml:space="preserve">, while L genes including ORF11, ORF14, ORF22, and ORF73 reach their maxima between 8 and 12 </w:t>
      </w:r>
      <w:r w:rsidR="00B82D5C" w:rsidRPr="0075606C">
        <w:rPr>
          <w:rFonts w:ascii="Times New Roman" w:hAnsi="Times New Roman" w:cs="Times New Roman"/>
          <w:sz w:val="24"/>
          <w:lang w:val="en-US"/>
        </w:rPr>
        <w:t>hpi</w:t>
      </w:r>
      <w:r w:rsidR="0048192A" w:rsidRPr="0075606C">
        <w:rPr>
          <w:rFonts w:ascii="Times New Roman" w:hAnsi="Times New Roman" w:cs="Times New Roman"/>
          <w:sz w:val="24"/>
          <w:lang w:val="en-US"/>
        </w:rPr>
        <w:t xml:space="preserve">. </w:t>
      </w:r>
      <w:r w:rsidR="00226B68" w:rsidRPr="0075606C">
        <w:rPr>
          <w:rFonts w:ascii="Times New Roman" w:hAnsi="Times New Roman" w:cs="Times New Roman"/>
          <w:sz w:val="24"/>
          <w:lang w:val="en-US"/>
        </w:rPr>
        <w:t>This overall pattern is consistent with the established roles of E genes in DNA replication and L genes in virion assembly.</w:t>
      </w:r>
      <w:r w:rsidR="002811AB" w:rsidRPr="0075606C">
        <w:rPr>
          <w:rFonts w:ascii="Times New Roman" w:hAnsi="Times New Roman" w:cs="Times New Roman"/>
          <w:sz w:val="24"/>
          <w:lang w:val="en-US"/>
        </w:rPr>
        <w:t xml:space="preserve"> </w:t>
      </w:r>
      <w:r w:rsidR="005809BA" w:rsidRPr="0075606C">
        <w:rPr>
          <w:rFonts w:ascii="Times New Roman" w:hAnsi="Times New Roman" w:cs="Times New Roman"/>
          <w:sz w:val="24"/>
          <w:lang w:val="en-US"/>
        </w:rPr>
        <w:t xml:space="preserve">However, both the initial analysis of individual TES kinetics and the subsequent clustering based on TES usage reveal exceptions and overlapping dynamics that challenge the straightforward IE/E/L model. For example, ORF32 and ORF51, traditionally classified as </w:t>
      </w:r>
      <w:r w:rsidR="005043DE" w:rsidRPr="0075606C">
        <w:rPr>
          <w:rFonts w:ascii="Times New Roman" w:hAnsi="Times New Roman" w:cs="Times New Roman"/>
          <w:sz w:val="24"/>
          <w:lang w:val="en-US"/>
        </w:rPr>
        <w:t>L genes</w:t>
      </w:r>
      <w:r w:rsidR="005809BA" w:rsidRPr="0075606C">
        <w:rPr>
          <w:rFonts w:ascii="Times New Roman" w:hAnsi="Times New Roman" w:cs="Times New Roman"/>
          <w:sz w:val="24"/>
          <w:lang w:val="en-US"/>
        </w:rPr>
        <w:t xml:space="preserve">, exhibited earlier-than-expected TES peaks, while ORF19, categorized as </w:t>
      </w:r>
      <w:r w:rsidR="005043DE" w:rsidRPr="0075606C">
        <w:rPr>
          <w:rFonts w:ascii="Times New Roman" w:hAnsi="Times New Roman" w:cs="Times New Roman"/>
          <w:sz w:val="24"/>
          <w:lang w:val="en-US"/>
        </w:rPr>
        <w:t>an E gene</w:t>
      </w:r>
      <w:r w:rsidR="005809BA" w:rsidRPr="0075606C">
        <w:rPr>
          <w:rFonts w:ascii="Times New Roman" w:hAnsi="Times New Roman" w:cs="Times New Roman"/>
          <w:sz w:val="24"/>
          <w:lang w:val="en-US"/>
        </w:rPr>
        <w:t xml:space="preserve">, showed a delayed TES maximum more characteristic of </w:t>
      </w:r>
      <w:r w:rsidR="002811AB" w:rsidRPr="0075606C">
        <w:rPr>
          <w:rFonts w:ascii="Times New Roman" w:hAnsi="Times New Roman" w:cs="Times New Roman"/>
          <w:sz w:val="24"/>
          <w:lang w:val="en-US"/>
        </w:rPr>
        <w:t>L</w:t>
      </w:r>
      <w:r w:rsidR="005809BA" w:rsidRPr="0075606C">
        <w:rPr>
          <w:rFonts w:ascii="Times New Roman" w:hAnsi="Times New Roman" w:cs="Times New Roman"/>
          <w:sz w:val="24"/>
          <w:lang w:val="en-US"/>
        </w:rPr>
        <w:t xml:space="preserve"> genes. These anomalies suggest that the timing of transcript termination does not always correspond to the canonical temporal classes.</w:t>
      </w:r>
      <w:r w:rsidR="00E527DD" w:rsidRPr="0075606C">
        <w:rPr>
          <w:rFonts w:ascii="Times New Roman" w:hAnsi="Times New Roman" w:cs="Times New Roman"/>
          <w:sz w:val="24"/>
          <w:lang w:val="en-US"/>
        </w:rPr>
        <w:t xml:space="preserve"> </w:t>
      </w:r>
      <w:r w:rsidR="002318C1" w:rsidRPr="0075606C">
        <w:rPr>
          <w:rFonts w:ascii="Times New Roman" w:hAnsi="Times New Roman" w:cs="Times New Roman"/>
          <w:sz w:val="24"/>
          <w:lang w:val="en-US"/>
        </w:rPr>
        <w:t>However, a key reason for this anomaly is that tandem gene clusters produce co-terminal transcripts with distinct temporal expression profiles, which blur the IE/E/L boundaries in this type of analysis.</w:t>
      </w:r>
    </w:p>
    <w:p w14:paraId="2B980661" w14:textId="4B779F32" w:rsidR="00592F19" w:rsidRPr="00E24243" w:rsidRDefault="00E66103" w:rsidP="00573600">
      <w:pPr>
        <w:spacing w:after="120" w:line="240" w:lineRule="auto"/>
        <w:jc w:val="both"/>
        <w:outlineLvl w:val="2"/>
        <w:rPr>
          <w:rFonts w:ascii="Times New Roman" w:eastAsia="Times New Roman" w:hAnsi="Times New Roman" w:cs="Times New Roman"/>
          <w:sz w:val="24"/>
          <w:szCs w:val="24"/>
          <w:lang w:val="en-US" w:eastAsia="en-GB"/>
        </w:rPr>
      </w:pPr>
      <w:r w:rsidRPr="0075606C">
        <w:rPr>
          <w:rFonts w:ascii="Times New Roman" w:hAnsi="Times New Roman" w:cs="Times New Roman"/>
          <w:sz w:val="24"/>
          <w:lang w:val="en-US"/>
        </w:rPr>
        <w:t>The clustering of TES expression profiles (</w:t>
      </w:r>
      <w:r w:rsidR="004C55C6" w:rsidRPr="0075606C">
        <w:rPr>
          <w:rFonts w:ascii="Times New Roman" w:hAnsi="Times New Roman" w:cs="Times New Roman"/>
          <w:b/>
          <w:sz w:val="24"/>
          <w:lang w:val="en-US"/>
        </w:rPr>
        <w:t xml:space="preserve">Supplementary Figures </w:t>
      </w:r>
      <w:r w:rsidR="00BB32B5" w:rsidRPr="0075606C">
        <w:rPr>
          <w:rFonts w:ascii="Times New Roman" w:hAnsi="Times New Roman" w:cs="Times New Roman"/>
          <w:b/>
          <w:sz w:val="24"/>
          <w:lang w:val="en-US"/>
        </w:rPr>
        <w:t>S8</w:t>
      </w:r>
      <w:r w:rsidR="004C55C6" w:rsidRPr="0075606C">
        <w:rPr>
          <w:rFonts w:ascii="Times New Roman" w:hAnsi="Times New Roman" w:cs="Times New Roman"/>
          <w:b/>
          <w:sz w:val="24"/>
          <w:lang w:val="en-US"/>
        </w:rPr>
        <w:t xml:space="preserve"> and S</w:t>
      </w:r>
      <w:r w:rsidR="00BB32B5" w:rsidRPr="0075606C">
        <w:rPr>
          <w:rFonts w:ascii="Times New Roman" w:hAnsi="Times New Roman" w:cs="Times New Roman"/>
          <w:b/>
          <w:sz w:val="24"/>
          <w:lang w:val="en-US"/>
        </w:rPr>
        <w:t>9</w:t>
      </w:r>
      <w:r w:rsidRPr="0075606C">
        <w:rPr>
          <w:rFonts w:ascii="Times New Roman" w:hAnsi="Times New Roman" w:cs="Times New Roman"/>
          <w:sz w:val="24"/>
          <w:lang w:val="en-US"/>
        </w:rPr>
        <w:t>) revealed distinct groups of genes w</w:t>
      </w:r>
      <w:r w:rsidR="00DB5FCE" w:rsidRPr="0075606C">
        <w:rPr>
          <w:rFonts w:ascii="Times New Roman" w:hAnsi="Times New Roman" w:cs="Times New Roman"/>
          <w:sz w:val="24"/>
          <w:lang w:val="en-US"/>
        </w:rPr>
        <w:t>ith shared termination dynamics</w:t>
      </w:r>
      <w:r w:rsidR="00DB3D51" w:rsidRPr="0075606C">
        <w:rPr>
          <w:rFonts w:ascii="Times New Roman" w:hAnsi="Times New Roman" w:cs="Times New Roman"/>
          <w:sz w:val="24"/>
          <w:lang w:val="en-US"/>
        </w:rPr>
        <w:t>.</w:t>
      </w:r>
      <w:r w:rsidR="00DB5FCE" w:rsidRPr="0075606C">
        <w:rPr>
          <w:rFonts w:ascii="Times New Roman" w:eastAsia="Times New Roman" w:hAnsi="Times New Roman" w:cs="Times New Roman"/>
          <w:sz w:val="24"/>
          <w:szCs w:val="24"/>
          <w:lang w:val="en-US" w:eastAsia="en-GB"/>
        </w:rPr>
        <w:t xml:space="preserve"> </w:t>
      </w:r>
      <w:r w:rsidR="00312954" w:rsidRPr="0075606C">
        <w:rPr>
          <w:rFonts w:ascii="Times New Roman" w:eastAsia="Times New Roman" w:hAnsi="Times New Roman" w:cs="Times New Roman"/>
          <w:sz w:val="24"/>
          <w:szCs w:val="24"/>
          <w:lang w:val="en-US" w:eastAsia="en-GB"/>
        </w:rPr>
        <w:t>For example, clusters predominantly composed of late-expressed structural and assembly genes - such as ORF12, ORF13,</w:t>
      </w:r>
      <w:r w:rsidR="006B4BE0" w:rsidRPr="0075606C">
        <w:rPr>
          <w:rFonts w:ascii="Times New Roman" w:eastAsia="Times New Roman" w:hAnsi="Times New Roman" w:cs="Times New Roman"/>
          <w:sz w:val="24"/>
          <w:szCs w:val="24"/>
          <w:lang w:val="en-US" w:eastAsia="en-GB"/>
        </w:rPr>
        <w:t xml:space="preserve"> and ORF14 </w:t>
      </w:r>
      <w:r w:rsidR="006B4BE0" w:rsidRPr="00E24243">
        <w:rPr>
          <w:rFonts w:ascii="Times New Roman" w:eastAsia="Times New Roman" w:hAnsi="Times New Roman" w:cs="Times New Roman"/>
          <w:sz w:val="24"/>
          <w:szCs w:val="24"/>
          <w:lang w:val="en-US" w:eastAsia="en-GB"/>
        </w:rPr>
        <w:t>in Cluster_6 or ORF15-</w:t>
      </w:r>
      <w:r w:rsidR="00312954" w:rsidRPr="00E24243">
        <w:rPr>
          <w:rFonts w:ascii="Times New Roman" w:eastAsia="Times New Roman" w:hAnsi="Times New Roman" w:cs="Times New Roman"/>
          <w:sz w:val="24"/>
          <w:szCs w:val="24"/>
          <w:lang w:val="en-US" w:eastAsia="en-GB"/>
        </w:rPr>
        <w:t xml:space="preserve">18 in Cluster_8 - highlight the coordinated </w:t>
      </w:r>
      <w:r w:rsidR="00280C7F" w:rsidRPr="00E24243">
        <w:rPr>
          <w:rFonts w:ascii="Times New Roman" w:eastAsia="Times New Roman" w:hAnsi="Times New Roman" w:cs="Times New Roman"/>
          <w:sz w:val="24"/>
          <w:szCs w:val="24"/>
          <w:lang w:val="en-US" w:eastAsia="en-GB"/>
        </w:rPr>
        <w:t>L</w:t>
      </w:r>
      <w:r w:rsidR="00312954" w:rsidRPr="00E24243">
        <w:rPr>
          <w:rFonts w:ascii="Times New Roman" w:eastAsia="Times New Roman" w:hAnsi="Times New Roman" w:cs="Times New Roman"/>
          <w:sz w:val="24"/>
          <w:szCs w:val="24"/>
          <w:lang w:val="en-US" w:eastAsia="en-GB"/>
        </w:rPr>
        <w:t xml:space="preserve">-phase </w:t>
      </w:r>
      <w:r w:rsidR="000E37B4" w:rsidRPr="00E24243">
        <w:rPr>
          <w:rFonts w:ascii="Times New Roman" w:eastAsia="Times New Roman" w:hAnsi="Times New Roman" w:cs="Times New Roman"/>
          <w:sz w:val="24"/>
          <w:szCs w:val="24"/>
          <w:lang w:val="en-US" w:eastAsia="en-GB"/>
        </w:rPr>
        <w:t xml:space="preserve">expression </w:t>
      </w:r>
      <w:r w:rsidR="00312954" w:rsidRPr="00E24243">
        <w:rPr>
          <w:rFonts w:ascii="Times New Roman" w:eastAsia="Times New Roman" w:hAnsi="Times New Roman" w:cs="Times New Roman"/>
          <w:sz w:val="24"/>
          <w:szCs w:val="24"/>
          <w:lang w:val="en-US" w:eastAsia="en-GB"/>
        </w:rPr>
        <w:t xml:space="preserve">of </w:t>
      </w:r>
      <w:r w:rsidR="000E37B4" w:rsidRPr="00E24243">
        <w:rPr>
          <w:rFonts w:ascii="Times New Roman" w:eastAsia="Times New Roman" w:hAnsi="Times New Roman" w:cs="Times New Roman"/>
          <w:sz w:val="24"/>
          <w:szCs w:val="24"/>
          <w:lang w:val="en-US" w:eastAsia="en-GB"/>
        </w:rPr>
        <w:t xml:space="preserve">genes encoding </w:t>
      </w:r>
      <w:r w:rsidR="00312954" w:rsidRPr="00E24243">
        <w:rPr>
          <w:rFonts w:ascii="Times New Roman" w:eastAsia="Times New Roman" w:hAnsi="Times New Roman" w:cs="Times New Roman"/>
          <w:sz w:val="24"/>
          <w:szCs w:val="24"/>
          <w:lang w:val="en-US" w:eastAsia="en-GB"/>
        </w:rPr>
        <w:t xml:space="preserve">capsid, tegument, and packaging proteins. In contrast, clusters enriched in </w:t>
      </w:r>
      <w:r w:rsidR="0002342D" w:rsidRPr="00E24243">
        <w:rPr>
          <w:rFonts w:ascii="Times New Roman" w:eastAsia="Times New Roman" w:hAnsi="Times New Roman" w:cs="Times New Roman"/>
          <w:sz w:val="24"/>
          <w:szCs w:val="24"/>
          <w:lang w:val="en-US" w:eastAsia="en-GB"/>
        </w:rPr>
        <w:t>E</w:t>
      </w:r>
      <w:r w:rsidR="00312954" w:rsidRPr="00E24243">
        <w:rPr>
          <w:rFonts w:ascii="Times New Roman" w:eastAsia="Times New Roman" w:hAnsi="Times New Roman" w:cs="Times New Roman"/>
          <w:sz w:val="24"/>
          <w:szCs w:val="24"/>
          <w:lang w:val="en-US" w:eastAsia="en-GB"/>
        </w:rPr>
        <w:t xml:space="preserve"> genes - such as ORF7, ORF30, and ORF63 in Cluster_5 - peak during the initial stages of infection, consistent with their roles in replication and regulation.</w:t>
      </w:r>
      <w:r w:rsidR="00E612FE" w:rsidRPr="00E24243">
        <w:rPr>
          <w:rFonts w:ascii="Times New Roman" w:eastAsia="Times New Roman" w:hAnsi="Times New Roman" w:cs="Times New Roman"/>
          <w:sz w:val="24"/>
          <w:szCs w:val="24"/>
          <w:lang w:val="en-US" w:eastAsia="en-GB"/>
        </w:rPr>
        <w:t xml:space="preserve"> </w:t>
      </w:r>
      <w:r w:rsidR="00592F19" w:rsidRPr="00E24243">
        <w:rPr>
          <w:rFonts w:ascii="Times New Roman" w:eastAsia="Times New Roman" w:hAnsi="Times New Roman" w:cs="Times New Roman"/>
          <w:sz w:val="24"/>
          <w:szCs w:val="24"/>
          <w:lang w:val="en-US" w:eastAsia="en-GB"/>
        </w:rPr>
        <w:t xml:space="preserve">Mixed-phase clusters, such as ORF32–34 in Cluster_7 or ORF48–51 in Cluster_3, combine genes from both E and L classes, indicating that co-termination creates overlapping kinetic patterns and highlights a continuous temporal landscape rather than strictly segmented IE/E/L phases. Smaller clusters, such as Cluster_11, </w:t>
      </w:r>
      <w:r w:rsidR="000E37B4" w:rsidRPr="00E24243">
        <w:rPr>
          <w:rFonts w:ascii="Times New Roman" w:eastAsia="Times New Roman" w:hAnsi="Times New Roman" w:cs="Times New Roman"/>
          <w:sz w:val="24"/>
          <w:szCs w:val="24"/>
          <w:lang w:val="en-US" w:eastAsia="en-GB"/>
        </w:rPr>
        <w:t xml:space="preserve">containing </w:t>
      </w:r>
      <w:r w:rsidR="00592F19" w:rsidRPr="00E24243">
        <w:rPr>
          <w:rFonts w:ascii="Times New Roman" w:eastAsia="Times New Roman" w:hAnsi="Times New Roman" w:cs="Times New Roman"/>
          <w:sz w:val="24"/>
          <w:szCs w:val="24"/>
          <w:lang w:val="en-US" w:eastAsia="en-GB"/>
        </w:rPr>
        <w:t>ORF64, underscore its unique regulatory role at the TES level. Other clusters, such as those containing envelope glycoproteins and tegument proteins in Cluster_10 or multi-gene E/L sets in Cluster_1 and Cluster_12, demonstrate that transcripts with differing temporal classes can terminate together, further increasing transcriptional complexity.</w:t>
      </w:r>
    </w:p>
    <w:p w14:paraId="59F8D47D" w14:textId="0C0F0538" w:rsidR="00BE1D23" w:rsidRPr="00E24243" w:rsidRDefault="0035005D"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Matching</w:t>
      </w:r>
      <w:r w:rsidR="00960339" w:rsidRPr="00E24243">
        <w:rPr>
          <w:rFonts w:ascii="Times New Roman" w:hAnsi="Times New Roman" w:cs="Times New Roman"/>
          <w:b/>
          <w:i/>
          <w:sz w:val="24"/>
          <w:lang w:val="en-US"/>
        </w:rPr>
        <w:t xml:space="preserve"> TSS</w:t>
      </w:r>
      <w:r w:rsidR="00927E16" w:rsidRPr="00E24243">
        <w:rPr>
          <w:rFonts w:ascii="Times New Roman" w:hAnsi="Times New Roman" w:cs="Times New Roman"/>
          <w:b/>
          <w:i/>
          <w:sz w:val="24"/>
          <w:lang w:val="en-US"/>
        </w:rPr>
        <w:t>s</w:t>
      </w:r>
      <w:r w:rsidR="00960339" w:rsidRPr="00E24243">
        <w:rPr>
          <w:rFonts w:ascii="Times New Roman" w:hAnsi="Times New Roman" w:cs="Times New Roman"/>
          <w:b/>
          <w:i/>
          <w:sz w:val="24"/>
          <w:lang w:val="en-US"/>
        </w:rPr>
        <w:t xml:space="preserve"> </w:t>
      </w:r>
      <w:r w:rsidR="00543D42" w:rsidRPr="00E24243">
        <w:rPr>
          <w:rFonts w:ascii="Times New Roman" w:hAnsi="Times New Roman" w:cs="Times New Roman"/>
          <w:b/>
          <w:i/>
          <w:sz w:val="24"/>
          <w:lang w:val="en-US"/>
        </w:rPr>
        <w:t>and</w:t>
      </w:r>
      <w:r w:rsidR="00960339" w:rsidRPr="00E24243">
        <w:rPr>
          <w:rFonts w:ascii="Times New Roman" w:hAnsi="Times New Roman" w:cs="Times New Roman"/>
          <w:b/>
          <w:i/>
          <w:sz w:val="24"/>
          <w:lang w:val="en-US"/>
        </w:rPr>
        <w:t xml:space="preserve"> TES</w:t>
      </w:r>
      <w:r w:rsidR="00927E16" w:rsidRPr="00E24243">
        <w:rPr>
          <w:rFonts w:ascii="Times New Roman" w:hAnsi="Times New Roman" w:cs="Times New Roman"/>
          <w:b/>
          <w:i/>
          <w:sz w:val="24"/>
          <w:lang w:val="en-US"/>
        </w:rPr>
        <w:t>s</w:t>
      </w:r>
      <w:r w:rsidR="00960339" w:rsidRPr="00E24243">
        <w:rPr>
          <w:rFonts w:ascii="Times New Roman" w:hAnsi="Times New Roman" w:cs="Times New Roman"/>
          <w:b/>
          <w:i/>
          <w:sz w:val="24"/>
          <w:lang w:val="en-US"/>
        </w:rPr>
        <w:t xml:space="preserve"> </w:t>
      </w:r>
    </w:p>
    <w:p w14:paraId="49CDCD5C" w14:textId="04EF61FB" w:rsidR="00F3326F" w:rsidRPr="00E24243" w:rsidRDefault="00A06702" w:rsidP="00573600">
      <w:pPr>
        <w:spacing w:after="120" w:line="240" w:lineRule="auto"/>
        <w:jc w:val="both"/>
        <w:outlineLvl w:val="2"/>
        <w:rPr>
          <w:rFonts w:ascii="Times New Roman" w:hAnsi="Times New Roman" w:cs="Times New Roman"/>
          <w:sz w:val="24"/>
          <w:lang w:val="en-US"/>
        </w:rPr>
      </w:pPr>
      <w:r w:rsidRPr="00E24243">
        <w:rPr>
          <w:rFonts w:ascii="Times New Roman" w:hAnsi="Times New Roman" w:cs="Times New Roman"/>
          <w:sz w:val="24"/>
          <w:lang w:val="en-US"/>
        </w:rPr>
        <w:t xml:space="preserve">For most herpesvirus RNAs, identifying transcript ends alone is insufficient for transcript annotation due to the co-terminal organization of tandem viral genes and the presence of alternative splicing. </w:t>
      </w:r>
      <w:r w:rsidR="00C50E06" w:rsidRPr="00E24243">
        <w:rPr>
          <w:rFonts w:ascii="Times New Roman" w:hAnsi="Times New Roman" w:cs="Times New Roman"/>
          <w:sz w:val="24"/>
          <w:lang w:val="en-US"/>
        </w:rPr>
        <w:t xml:space="preserve">To investigate the linkage between TSS and TES kinetics, we analyzed lrRNA-Seq data in detail. </w:t>
      </w:r>
      <w:r w:rsidR="00172150" w:rsidRPr="00E24243">
        <w:rPr>
          <w:rFonts w:ascii="Times New Roman" w:hAnsi="Times New Roman" w:cs="Times New Roman"/>
          <w:sz w:val="24"/>
          <w:lang w:val="en-US"/>
        </w:rPr>
        <w:t>M</w:t>
      </w:r>
      <w:r w:rsidR="00CC6D20" w:rsidRPr="00E24243">
        <w:rPr>
          <w:rFonts w:ascii="Times New Roman" w:hAnsi="Times New Roman" w:cs="Times New Roman"/>
          <w:sz w:val="24"/>
          <w:lang w:val="en-US"/>
        </w:rPr>
        <w:t>atching TSSs to TESs on individual transcript</w:t>
      </w:r>
      <w:r w:rsidR="00C50E06" w:rsidRPr="00E24243">
        <w:rPr>
          <w:rFonts w:ascii="Times New Roman" w:hAnsi="Times New Roman" w:cs="Times New Roman"/>
          <w:sz w:val="24"/>
          <w:lang w:val="en-US"/>
        </w:rPr>
        <w:t>s</w:t>
      </w:r>
      <w:r w:rsidR="00CC6D20" w:rsidRPr="00E24243">
        <w:rPr>
          <w:rFonts w:ascii="Times New Roman" w:hAnsi="Times New Roman" w:cs="Times New Roman"/>
          <w:sz w:val="24"/>
          <w:lang w:val="en-US"/>
        </w:rPr>
        <w:t xml:space="preserve"> </w:t>
      </w:r>
      <w:r w:rsidR="00172150" w:rsidRPr="00E24243">
        <w:rPr>
          <w:rFonts w:ascii="Times New Roman" w:hAnsi="Times New Roman" w:cs="Times New Roman"/>
          <w:sz w:val="24"/>
          <w:lang w:val="en-US"/>
        </w:rPr>
        <w:t xml:space="preserve">allowed us to </w:t>
      </w:r>
      <w:r w:rsidR="00CC6D20" w:rsidRPr="00E24243">
        <w:rPr>
          <w:rFonts w:ascii="Times New Roman" w:hAnsi="Times New Roman" w:cs="Times New Roman"/>
          <w:sz w:val="24"/>
          <w:lang w:val="en-US"/>
        </w:rPr>
        <w:t xml:space="preserve">assess whether the observed differences in kinetics </w:t>
      </w:r>
      <w:r w:rsidR="00172150" w:rsidRPr="00E24243">
        <w:rPr>
          <w:rFonts w:ascii="Times New Roman" w:hAnsi="Times New Roman" w:cs="Times New Roman"/>
          <w:sz w:val="24"/>
          <w:lang w:val="en-US"/>
        </w:rPr>
        <w:t xml:space="preserve">arose from </w:t>
      </w:r>
      <w:r w:rsidR="00CC6D20" w:rsidRPr="00E24243">
        <w:rPr>
          <w:rFonts w:ascii="Times New Roman" w:hAnsi="Times New Roman" w:cs="Times New Roman"/>
          <w:sz w:val="24"/>
          <w:lang w:val="en-US"/>
        </w:rPr>
        <w:t>alternative transcript isoforms, multicistroni</w:t>
      </w:r>
      <w:r w:rsidR="00583A36" w:rsidRPr="00E24243">
        <w:rPr>
          <w:rFonts w:ascii="Times New Roman" w:hAnsi="Times New Roman" w:cs="Times New Roman"/>
          <w:sz w:val="24"/>
          <w:lang w:val="en-US"/>
        </w:rPr>
        <w:t xml:space="preserve">c transcripts, or other factors. </w:t>
      </w:r>
      <w:r w:rsidR="00583A36" w:rsidRPr="00E24243">
        <w:rPr>
          <w:rFonts w:ascii="Times New Roman" w:hAnsi="Times New Roman" w:cs="Times New Roman"/>
          <w:b/>
          <w:sz w:val="24"/>
          <w:lang w:val="en-US"/>
        </w:rPr>
        <w:t xml:space="preserve">Figure </w:t>
      </w:r>
      <w:r w:rsidR="005035FA" w:rsidRPr="00E24243">
        <w:rPr>
          <w:rFonts w:ascii="Times New Roman" w:hAnsi="Times New Roman" w:cs="Times New Roman"/>
          <w:b/>
          <w:sz w:val="24"/>
          <w:lang w:val="en-US"/>
        </w:rPr>
        <w:t>3</w:t>
      </w:r>
      <w:r w:rsidR="00583A36" w:rsidRPr="00E24243">
        <w:rPr>
          <w:rFonts w:ascii="Times New Roman" w:hAnsi="Times New Roman" w:cs="Times New Roman"/>
          <w:sz w:val="24"/>
          <w:lang w:val="en-US"/>
        </w:rPr>
        <w:t xml:space="preserve"> </w:t>
      </w:r>
      <w:r w:rsidR="00604C03" w:rsidRPr="00E24243">
        <w:rPr>
          <w:rFonts w:ascii="Times New Roman" w:hAnsi="Times New Roman" w:cs="Times New Roman"/>
          <w:sz w:val="24"/>
          <w:lang w:val="en-US"/>
        </w:rPr>
        <w:t>shows each gene's abundance during the course of the infection, as assessed by the viral-read-normalized canonical transcript counts, according to their kinetic classes.</w:t>
      </w:r>
      <w:r w:rsidR="00842974" w:rsidRPr="00E24243">
        <w:rPr>
          <w:rFonts w:ascii="Times New Roman" w:hAnsi="Times New Roman" w:cs="Times New Roman"/>
          <w:sz w:val="24"/>
          <w:lang w:val="en-US"/>
        </w:rPr>
        <w:t xml:space="preserve"> </w:t>
      </w:r>
      <w:r w:rsidR="00CC6D20" w:rsidRPr="00E24243">
        <w:rPr>
          <w:rFonts w:ascii="Times New Roman" w:hAnsi="Times New Roman" w:cs="Times New Roman"/>
          <w:sz w:val="24"/>
          <w:lang w:val="en-US"/>
        </w:rPr>
        <w:t xml:space="preserve">For genes where TSS and TES dynamics differed, our analysis revealed that the discrepancies could often be attributed to the complex transcriptional landscape of EHV-1. The virus produces a variety of transcript isoforms, including alternative TSSs and </w:t>
      </w:r>
      <w:r w:rsidR="00DA0766" w:rsidRPr="00E24243">
        <w:rPr>
          <w:rFonts w:ascii="Times New Roman" w:hAnsi="Times New Roman" w:cs="Times New Roman"/>
          <w:sz w:val="24"/>
          <w:lang w:val="en-US"/>
        </w:rPr>
        <w:t xml:space="preserve">sometimes </w:t>
      </w:r>
      <w:r w:rsidR="00CC6D20" w:rsidRPr="00E24243">
        <w:rPr>
          <w:rFonts w:ascii="Times New Roman" w:hAnsi="Times New Roman" w:cs="Times New Roman"/>
          <w:sz w:val="24"/>
          <w:lang w:val="en-US"/>
        </w:rPr>
        <w:t>TESs, as well as multicistronic and overlapping transcripts</w:t>
      </w:r>
      <w:r w:rsidR="00477F2F" w:rsidRPr="00E24243">
        <w:rPr>
          <w:rFonts w:ascii="Times New Roman" w:hAnsi="Times New Roman" w:cs="Times New Roman"/>
          <w:sz w:val="24"/>
          <w:lang w:val="en-US"/>
        </w:rPr>
        <w:t xml:space="preserve"> </w:t>
      </w:r>
      <w:r w:rsidR="00477F2F" w:rsidRPr="00E24243">
        <w:rPr>
          <w:rFonts w:ascii="Times New Roman" w:hAnsi="Times New Roman" w:cs="Times New Roman"/>
          <w:b/>
          <w:sz w:val="24"/>
          <w:lang w:val="en-US"/>
        </w:rPr>
        <w:t xml:space="preserve">(Figure </w:t>
      </w:r>
      <w:r w:rsidR="0044439E" w:rsidRPr="00E24243">
        <w:rPr>
          <w:rFonts w:ascii="Times New Roman" w:hAnsi="Times New Roman" w:cs="Times New Roman"/>
          <w:b/>
          <w:sz w:val="24"/>
          <w:lang w:val="en-US"/>
        </w:rPr>
        <w:t xml:space="preserve">4,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44439E" w:rsidRPr="0075606C">
        <w:rPr>
          <w:rFonts w:ascii="Times New Roman" w:hAnsi="Times New Roman" w:cs="Times New Roman"/>
          <w:b/>
          <w:sz w:val="24"/>
          <w:lang w:val="en-US"/>
        </w:rPr>
        <w:t xml:space="preserve"> </w:t>
      </w:r>
      <w:r w:rsidR="0044439E" w:rsidRPr="0075606C">
        <w:rPr>
          <w:rFonts w:ascii="Times New Roman" w:hAnsi="Times New Roman" w:cs="Times New Roman"/>
          <w:sz w:val="24"/>
          <w:lang w:val="en-US"/>
        </w:rPr>
        <w:t>and</w:t>
      </w:r>
      <w:r w:rsidR="006409E6" w:rsidRPr="0075606C">
        <w:rPr>
          <w:rFonts w:ascii="Times New Roman" w:hAnsi="Times New Roman" w:cs="Times New Roman"/>
          <w:b/>
          <w:sz w:val="24"/>
          <w:lang w:val="en-US"/>
        </w:rPr>
        <w:t xml:space="preserve"> Supplementary Table S5</w:t>
      </w:r>
      <w:r w:rsidR="00A15280" w:rsidRPr="0075606C">
        <w:rPr>
          <w:rFonts w:ascii="Times New Roman" w:hAnsi="Times New Roman" w:cs="Times New Roman"/>
          <w:b/>
          <w:sz w:val="24"/>
          <w:lang w:val="en-US"/>
        </w:rPr>
        <w:t>C</w:t>
      </w:r>
      <w:r w:rsidR="00477F2F" w:rsidRPr="0075606C">
        <w:rPr>
          <w:rFonts w:ascii="Times New Roman" w:hAnsi="Times New Roman" w:cs="Times New Roman"/>
          <w:sz w:val="24"/>
          <w:lang w:val="en-US"/>
        </w:rPr>
        <w:t>)</w:t>
      </w:r>
      <w:r w:rsidR="00CC6D20" w:rsidRPr="0075606C">
        <w:rPr>
          <w:rFonts w:ascii="Times New Roman" w:hAnsi="Times New Roman" w:cs="Times New Roman"/>
          <w:sz w:val="24"/>
          <w:lang w:val="en-US"/>
        </w:rPr>
        <w:t xml:space="preserve">. </w:t>
      </w:r>
      <w:r w:rsidR="00DA0766" w:rsidRPr="0075606C">
        <w:rPr>
          <w:rFonts w:ascii="Times New Roman" w:hAnsi="Times New Roman" w:cs="Times New Roman"/>
          <w:sz w:val="24"/>
          <w:lang w:val="en-US"/>
        </w:rPr>
        <w:t xml:space="preserve">For example, both ORF38 and ORF50, expected to show late kinetics, exhibited early peaks, although their TSS peaked at 4 and 8 hpi, while their TES at 6 hpi. This misalignment is in the case of ORF38 the result of the elevated expression of other, mainly complex transcripts (overlapping ORF35-37 from the other strand) that terminate at </w:t>
      </w:r>
      <w:r w:rsidR="00DA0766" w:rsidRPr="0075606C">
        <w:rPr>
          <w:rFonts w:ascii="Times New Roman" w:hAnsi="Times New Roman" w:cs="Times New Roman"/>
          <w:sz w:val="24"/>
          <w:lang w:val="en-US"/>
        </w:rPr>
        <w:lastRenderedPageBreak/>
        <w:t xml:space="preserve">the same TES, such as ORF37-ORF38-CX-Long-2 </w:t>
      </w:r>
      <w:r w:rsidR="009A541D" w:rsidRPr="0075606C">
        <w:rPr>
          <w:rFonts w:ascii="Times New Roman" w:hAnsi="Times New Roman" w:cs="Times New Roman"/>
          <w:sz w:val="24"/>
          <w:lang w:val="en-US"/>
        </w:rPr>
        <w:t>(</w:t>
      </w:r>
      <w:r w:rsidR="00CD0455" w:rsidRPr="0075606C">
        <w:rPr>
          <w:rFonts w:ascii="Times New Roman" w:hAnsi="Times New Roman" w:cs="Times New Roman"/>
          <w:b/>
          <w:sz w:val="24"/>
          <w:lang w:val="en-US"/>
        </w:rPr>
        <w:t>Figure 4</w:t>
      </w:r>
      <w:r w:rsidR="00B04A2F" w:rsidRPr="0075606C">
        <w:rPr>
          <w:rFonts w:ascii="Times New Roman" w:hAnsi="Times New Roman" w:cs="Times New Roman"/>
          <w:b/>
          <w:sz w:val="24"/>
          <w:lang w:val="en-US"/>
        </w:rPr>
        <w:t>A</w:t>
      </w:r>
      <w:r w:rsidR="009A541D" w:rsidRPr="0075606C">
        <w:rPr>
          <w:rFonts w:ascii="Times New Roman" w:hAnsi="Times New Roman" w:cs="Times New Roman"/>
          <w:b/>
          <w:sz w:val="24"/>
          <w:lang w:val="en-US"/>
        </w:rPr>
        <w:t xml:space="preserve">) </w:t>
      </w:r>
      <w:r w:rsidR="00DA0766" w:rsidRPr="0075606C">
        <w:rPr>
          <w:rFonts w:ascii="Times New Roman" w:hAnsi="Times New Roman" w:cs="Times New Roman"/>
          <w:sz w:val="24"/>
          <w:lang w:val="en-US"/>
        </w:rPr>
        <w:t>and possible transcriptional noise from other non-validated TSSs in this region. In the case of ORF50</w:t>
      </w:r>
      <w:r w:rsidR="00CC79A6" w:rsidRPr="0075606C">
        <w:rPr>
          <w:rFonts w:ascii="Times New Roman" w:hAnsi="Times New Roman" w:cs="Times New Roman"/>
          <w:sz w:val="24"/>
          <w:lang w:val="en-US"/>
        </w:rPr>
        <w:t xml:space="preserve">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CC79A6" w:rsidRPr="0075606C">
        <w:rPr>
          <w:rFonts w:ascii="Times New Roman" w:hAnsi="Times New Roman" w:cs="Times New Roman"/>
          <w:b/>
          <w:sz w:val="24"/>
          <w:lang w:val="en-US"/>
        </w:rPr>
        <w:t>B</w:t>
      </w:r>
      <w:r w:rsidR="00CC79A6" w:rsidRPr="0075606C">
        <w:rPr>
          <w:rFonts w:ascii="Times New Roman" w:hAnsi="Times New Roman" w:cs="Times New Roman"/>
          <w:sz w:val="24"/>
          <w:lang w:val="en-US"/>
        </w:rPr>
        <w:t>)</w:t>
      </w:r>
      <w:r w:rsidR="00DA0766" w:rsidRPr="0075606C">
        <w:rPr>
          <w:rFonts w:ascii="Times New Roman" w:hAnsi="Times New Roman" w:cs="Times New Roman"/>
          <w:sz w:val="24"/>
          <w:lang w:val="en-US"/>
        </w:rPr>
        <w:t>, this could be attributed to a more complex differential transcript expression pattern consisting of mainly ORF50-ORF51-Canonic and ORF50-ORF51-PC-Long-2.</w:t>
      </w:r>
      <w:r w:rsidR="00181FD0" w:rsidRPr="0075606C">
        <w:rPr>
          <w:rFonts w:ascii="Times New Roman" w:hAnsi="Times New Roman" w:cs="Times New Roman"/>
          <w:sz w:val="24"/>
          <w:lang w:val="en-US"/>
        </w:rPr>
        <w:t xml:space="preserve"> </w:t>
      </w:r>
      <w:r w:rsidR="000B15A5" w:rsidRPr="0075606C">
        <w:rPr>
          <w:rFonts w:ascii="Times New Roman" w:hAnsi="Times New Roman" w:cs="Times New Roman"/>
          <w:sz w:val="24"/>
          <w:lang w:val="en-US"/>
        </w:rPr>
        <w:t>Conversely, ORF67</w:t>
      </w:r>
      <w:r w:rsidR="00DA0766" w:rsidRPr="0075606C">
        <w:rPr>
          <w:rFonts w:ascii="Times New Roman" w:hAnsi="Times New Roman" w:cs="Times New Roman"/>
          <w:sz w:val="24"/>
          <w:lang w:val="en-US"/>
        </w:rPr>
        <w:t xml:space="preserve">, which showed an early TSS peak, had TES dynamics more consistent with its </w:t>
      </w:r>
      <w:r w:rsidR="000B15A5" w:rsidRPr="0075606C">
        <w:rPr>
          <w:rFonts w:ascii="Times New Roman" w:hAnsi="Times New Roman" w:cs="Times New Roman"/>
          <w:sz w:val="24"/>
          <w:lang w:val="en-US"/>
        </w:rPr>
        <w:t>L</w:t>
      </w:r>
      <w:r w:rsidR="00DA0766" w:rsidRPr="0075606C">
        <w:rPr>
          <w:rFonts w:ascii="Times New Roman" w:hAnsi="Times New Roman" w:cs="Times New Roman"/>
          <w:sz w:val="24"/>
          <w:lang w:val="en-US"/>
        </w:rPr>
        <w:t xml:space="preserve"> gene classification</w:t>
      </w:r>
      <w:r w:rsidR="00CC79A6" w:rsidRPr="0075606C">
        <w:rPr>
          <w:rFonts w:ascii="Times New Roman" w:hAnsi="Times New Roman" w:cs="Times New Roman"/>
          <w:sz w:val="24"/>
          <w:lang w:val="en-US"/>
        </w:rPr>
        <w:t xml:space="preserve">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CC79A6" w:rsidRPr="0075606C">
        <w:rPr>
          <w:rFonts w:ascii="Times New Roman" w:hAnsi="Times New Roman" w:cs="Times New Roman"/>
          <w:b/>
          <w:sz w:val="24"/>
          <w:lang w:val="en-US"/>
        </w:rPr>
        <w:t>C</w:t>
      </w:r>
      <w:r w:rsidR="00CC79A6" w:rsidRPr="0075606C">
        <w:rPr>
          <w:rFonts w:ascii="Times New Roman" w:hAnsi="Times New Roman" w:cs="Times New Roman"/>
          <w:sz w:val="24"/>
          <w:lang w:val="en-US"/>
        </w:rPr>
        <w:t>)</w:t>
      </w:r>
      <w:r w:rsidR="00DA0766" w:rsidRPr="0075606C">
        <w:rPr>
          <w:rFonts w:ascii="Times New Roman" w:hAnsi="Times New Roman" w:cs="Times New Roman"/>
          <w:sz w:val="24"/>
          <w:lang w:val="en-US"/>
        </w:rPr>
        <w:t xml:space="preserve">. </w:t>
      </w:r>
      <w:r w:rsidR="0025514F" w:rsidRPr="0075606C">
        <w:rPr>
          <w:rFonts w:ascii="Times New Roman" w:hAnsi="Times New Roman" w:cs="Times New Roman"/>
          <w:sz w:val="24"/>
          <w:lang w:val="en-US"/>
        </w:rPr>
        <w:t xml:space="preserve">While its presence at 1 hpi could be attributed to transcriptional noise affecting this very early time point, at 2 hpi it is more likely due to the highly efficient early activation of its promoter. The discrepancy between its TSS and TES kinetics can be explained by the large </w:t>
      </w:r>
      <w:r w:rsidR="00197752" w:rsidRPr="0075606C">
        <w:rPr>
          <w:rFonts w:ascii="Times New Roman" w:hAnsi="Times New Roman" w:cs="Times New Roman"/>
          <w:sz w:val="24"/>
          <w:lang w:val="en-US"/>
        </w:rPr>
        <w:t>variety</w:t>
      </w:r>
      <w:r w:rsidR="0025514F" w:rsidRPr="0075606C">
        <w:rPr>
          <w:rFonts w:ascii="Times New Roman" w:hAnsi="Times New Roman" w:cs="Times New Roman"/>
          <w:sz w:val="24"/>
          <w:lang w:val="en-US"/>
        </w:rPr>
        <w:t xml:space="preserve"> of potential mRNAs identified in this region, each carrying 5′-truncated ORFs, albeit with individually low counts. </w:t>
      </w:r>
      <w:r w:rsidR="00DA0766" w:rsidRPr="0075606C">
        <w:rPr>
          <w:rFonts w:ascii="Times New Roman" w:hAnsi="Times New Roman" w:cs="Times New Roman"/>
          <w:sz w:val="24"/>
          <w:lang w:val="en-US"/>
        </w:rPr>
        <w:t xml:space="preserve">Our detailed mapping confirms that the discrepancies between TSS and TES kinetics are primarily due to the </w:t>
      </w:r>
      <w:r w:rsidR="00DA0766" w:rsidRPr="00E24243">
        <w:rPr>
          <w:rFonts w:ascii="Times New Roman" w:hAnsi="Times New Roman" w:cs="Times New Roman"/>
          <w:sz w:val="24"/>
          <w:lang w:val="en-US"/>
        </w:rPr>
        <w:t xml:space="preserve">production of multiple transcript isoforms and the complex arrangement of transcription units in the EHV-1 genome. </w:t>
      </w:r>
      <w:r w:rsidR="00EE5FDA" w:rsidRPr="00E24243">
        <w:rPr>
          <w:rFonts w:ascii="Times New Roman" w:hAnsi="Times New Roman" w:cs="Times New Roman"/>
          <w:sz w:val="24"/>
          <w:lang w:val="en-US"/>
        </w:rPr>
        <w:t>This underscores the importance of examining full-length transcript structures when interpreting gene expression dynamics, a task for which LRS techniques are the only reliable approach.</w:t>
      </w:r>
    </w:p>
    <w:p w14:paraId="4DBDA0D3" w14:textId="55326F51" w:rsidR="00A562F2" w:rsidRPr="00E24243" w:rsidRDefault="00077F7F" w:rsidP="00573600">
      <w:pPr>
        <w:spacing w:after="120" w:line="240" w:lineRule="auto"/>
        <w:jc w:val="both"/>
        <w:outlineLvl w:val="2"/>
        <w:rPr>
          <w:rFonts w:ascii="Times New Roman" w:hAnsi="Times New Roman" w:cs="Times New Roman"/>
          <w:b/>
          <w:i/>
          <w:sz w:val="24"/>
          <w:lang w:val="en-US"/>
        </w:rPr>
      </w:pPr>
      <w:r w:rsidRPr="00E24243">
        <w:rPr>
          <w:rFonts w:ascii="Times New Roman" w:hAnsi="Times New Roman" w:cs="Times New Roman"/>
          <w:b/>
          <w:i/>
          <w:sz w:val="24"/>
          <w:lang w:val="en-US"/>
        </w:rPr>
        <w:t>Gene-level clustering of canonical t</w:t>
      </w:r>
      <w:r w:rsidR="00A562F2" w:rsidRPr="00E24243">
        <w:rPr>
          <w:rFonts w:ascii="Times New Roman" w:hAnsi="Times New Roman" w:cs="Times New Roman"/>
          <w:b/>
          <w:i/>
          <w:sz w:val="24"/>
          <w:lang w:val="en-US"/>
        </w:rPr>
        <w:t>ranscripts</w:t>
      </w:r>
    </w:p>
    <w:p w14:paraId="688E0F5B" w14:textId="4A4ABB4F" w:rsidR="000E262C" w:rsidRPr="00E24243" w:rsidRDefault="00DF3A40"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Clustering canonical full-length transcripts </w:t>
      </w:r>
      <w:r w:rsidR="002C7F94" w:rsidRPr="00E24243">
        <w:rPr>
          <w:rFonts w:ascii="Times New Roman" w:hAnsi="Times New Roman" w:cs="Times New Roman"/>
          <w:sz w:val="24"/>
          <w:lang w:val="en-US"/>
        </w:rPr>
        <w:t xml:space="preserve">provides a cleaner </w:t>
      </w:r>
      <w:r w:rsidRPr="00E24243">
        <w:rPr>
          <w:rFonts w:ascii="Times New Roman" w:hAnsi="Times New Roman" w:cs="Times New Roman"/>
          <w:sz w:val="24"/>
          <w:lang w:val="en-US"/>
        </w:rPr>
        <w:t xml:space="preserve">view of EHV-1’s transcriptional program. </w:t>
      </w:r>
      <w:r w:rsidR="00842974" w:rsidRPr="00E24243">
        <w:rPr>
          <w:rFonts w:ascii="Times New Roman" w:hAnsi="Times New Roman" w:cs="Times New Roman"/>
          <w:sz w:val="24"/>
          <w:lang w:val="en-US"/>
        </w:rPr>
        <w:t xml:space="preserve">We </w:t>
      </w:r>
      <w:r w:rsidR="00CE5B97" w:rsidRPr="00E24243">
        <w:rPr>
          <w:rFonts w:ascii="Times New Roman" w:hAnsi="Times New Roman" w:cs="Times New Roman"/>
          <w:sz w:val="24"/>
          <w:lang w:val="en-US"/>
        </w:rPr>
        <w:t>categorized</w:t>
      </w:r>
      <w:r w:rsidRPr="00E24243">
        <w:rPr>
          <w:rFonts w:ascii="Times New Roman" w:hAnsi="Times New Roman" w:cs="Times New Roman"/>
          <w:sz w:val="24"/>
          <w:lang w:val="en-US"/>
        </w:rPr>
        <w:t xml:space="preserve"> the </w:t>
      </w:r>
      <w:r w:rsidR="00F01CF3" w:rsidRPr="00E24243">
        <w:rPr>
          <w:rFonts w:ascii="Times New Roman" w:hAnsi="Times New Roman" w:cs="Times New Roman"/>
          <w:sz w:val="24"/>
          <w:lang w:val="en-US"/>
        </w:rPr>
        <w:t xml:space="preserve">viral </w:t>
      </w:r>
      <w:r w:rsidRPr="00E24243">
        <w:rPr>
          <w:rFonts w:ascii="Times New Roman" w:hAnsi="Times New Roman" w:cs="Times New Roman"/>
          <w:sz w:val="24"/>
          <w:lang w:val="en-US"/>
        </w:rPr>
        <w:t>genes into</w:t>
      </w:r>
      <w:r w:rsidR="00842974" w:rsidRPr="00E24243">
        <w:rPr>
          <w:rFonts w:ascii="Times New Roman" w:hAnsi="Times New Roman" w:cs="Times New Roman"/>
          <w:sz w:val="24"/>
          <w:lang w:val="en-US"/>
        </w:rPr>
        <w:t xml:space="preserve"> </w:t>
      </w:r>
      <w:r w:rsidR="00CE5B97" w:rsidRPr="00E24243">
        <w:rPr>
          <w:rFonts w:ascii="Times New Roman" w:hAnsi="Times New Roman" w:cs="Times New Roman"/>
          <w:sz w:val="24"/>
          <w:lang w:val="en-US"/>
        </w:rPr>
        <w:t>three</w:t>
      </w:r>
      <w:r w:rsidRPr="00E24243">
        <w:rPr>
          <w:rFonts w:ascii="Times New Roman" w:hAnsi="Times New Roman" w:cs="Times New Roman"/>
          <w:sz w:val="24"/>
          <w:lang w:val="en-US"/>
        </w:rPr>
        <w:t xml:space="preserve"> </w:t>
      </w:r>
      <w:r w:rsidRPr="00E24243">
        <w:rPr>
          <w:rFonts w:ascii="Times New Roman" w:hAnsi="Times New Roman" w:cs="Times New Roman"/>
          <w:i/>
          <w:sz w:val="24"/>
          <w:lang w:val="en-US"/>
        </w:rPr>
        <w:t>de novo</w:t>
      </w:r>
      <w:r w:rsidR="00842974" w:rsidRPr="00E24243">
        <w:rPr>
          <w:rFonts w:ascii="Times New Roman" w:hAnsi="Times New Roman" w:cs="Times New Roman"/>
          <w:sz w:val="24"/>
          <w:lang w:val="en-US"/>
        </w:rPr>
        <w:t xml:space="preserve"> kinetic clusters</w:t>
      </w:r>
      <w:r w:rsidR="005B3AD0" w:rsidRPr="00E24243">
        <w:rPr>
          <w:rFonts w:ascii="Times New Roman" w:hAnsi="Times New Roman" w:cs="Times New Roman"/>
          <w:sz w:val="24"/>
          <w:lang w:val="en-US"/>
        </w:rPr>
        <w:t xml:space="preserve"> </w:t>
      </w:r>
      <w:r w:rsidR="00842974" w:rsidRPr="00E24243">
        <w:rPr>
          <w:rFonts w:ascii="Times New Roman" w:hAnsi="Times New Roman" w:cs="Times New Roman"/>
          <w:sz w:val="24"/>
          <w:lang w:val="en-US"/>
        </w:rPr>
        <w:t>(</w:t>
      </w:r>
      <w:r w:rsidR="00842974" w:rsidRPr="00E24243">
        <w:rPr>
          <w:rFonts w:ascii="Times New Roman" w:hAnsi="Times New Roman" w:cs="Times New Roman"/>
          <w:b/>
          <w:sz w:val="24"/>
          <w:lang w:val="en-US"/>
        </w:rPr>
        <w:t>Figure 5</w:t>
      </w:r>
      <w:r w:rsidR="00842974" w:rsidRPr="00E24243">
        <w:rPr>
          <w:rFonts w:ascii="Times New Roman" w:hAnsi="Times New Roman" w:cs="Times New Roman"/>
          <w:sz w:val="24"/>
          <w:lang w:val="en-US"/>
        </w:rPr>
        <w:t>).</w:t>
      </w:r>
    </w:p>
    <w:p w14:paraId="05F0E170" w14:textId="0ECB2EED" w:rsidR="00056B47" w:rsidRPr="00E24243" w:rsidRDefault="006A4D90" w:rsidP="00573600">
      <w:pPr>
        <w:spacing w:after="120" w:line="240" w:lineRule="auto"/>
        <w:jc w:val="both"/>
        <w:rPr>
          <w:rFonts w:ascii="Times New Roman" w:hAnsi="Times New Roman" w:cs="Times New Roman"/>
          <w:i/>
          <w:sz w:val="24"/>
          <w:lang w:val="en-US"/>
        </w:rPr>
      </w:pPr>
      <w:r w:rsidRPr="00E24243">
        <w:rPr>
          <w:rFonts w:ascii="Times New Roman" w:hAnsi="Times New Roman" w:cs="Times New Roman"/>
          <w:i/>
          <w:sz w:val="24"/>
          <w:lang w:val="en-US"/>
        </w:rPr>
        <w:t>Heterogeneous</w:t>
      </w:r>
      <w:r w:rsidR="00056B47" w:rsidRPr="00E24243">
        <w:rPr>
          <w:rFonts w:ascii="Times New Roman" w:hAnsi="Times New Roman" w:cs="Times New Roman"/>
          <w:i/>
          <w:sz w:val="24"/>
          <w:lang w:val="en-US"/>
        </w:rPr>
        <w:t xml:space="preserve"> clusters:</w:t>
      </w:r>
    </w:p>
    <w:p w14:paraId="6BFAFBED" w14:textId="0DACE06F" w:rsidR="00453DFF" w:rsidRPr="00E24243"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Cluster_1 contains </w:t>
      </w:r>
      <w:r w:rsidR="006C6D36"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 genes (e.g., ORF20, ORF21, ORF31, ORF61), </w:t>
      </w:r>
      <w:r w:rsidR="006C6D36"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(e.g., ORF9, ORF38, ORF50), and genes with </w:t>
      </w:r>
      <w:r w:rsidR="006C6D36" w:rsidRPr="00E24243">
        <w:rPr>
          <w:rFonts w:ascii="Times New Roman" w:hAnsi="Times New Roman" w:cs="Times New Roman"/>
          <w:sz w:val="24"/>
          <w:lang w:val="en-US"/>
        </w:rPr>
        <w:t>undetermined</w:t>
      </w:r>
      <w:r w:rsidRPr="00E24243">
        <w:rPr>
          <w:rFonts w:ascii="Times New Roman" w:hAnsi="Times New Roman" w:cs="Times New Roman"/>
          <w:sz w:val="24"/>
          <w:lang w:val="en-US"/>
        </w:rPr>
        <w:t xml:space="preserve"> </w:t>
      </w:r>
      <w:r w:rsidR="006C6D36" w:rsidRPr="00E24243">
        <w:rPr>
          <w:rFonts w:ascii="Times New Roman" w:hAnsi="Times New Roman" w:cs="Times New Roman"/>
          <w:sz w:val="24"/>
          <w:lang w:val="en-US"/>
        </w:rPr>
        <w:t>kinetics</w:t>
      </w:r>
      <w:r w:rsidRPr="00E24243">
        <w:rPr>
          <w:rFonts w:ascii="Times New Roman" w:hAnsi="Times New Roman" w:cs="Times New Roman"/>
          <w:sz w:val="24"/>
          <w:lang w:val="en-US"/>
        </w:rPr>
        <w:t xml:space="preserve">. It peaks around 2–4 hpi, indicating "leaky-late" activity within an </w:t>
      </w:r>
      <w:r w:rsidR="0059430F"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-expression context. Similarly, Cluster_3 is </w:t>
      </w:r>
      <w:r w:rsidR="0059430F"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-biased (e.g., ORF5, ORF7, ORF30, ORF53, ORF63) but includes a few L genes (e.g., ORF10, ORF17). </w:t>
      </w:r>
      <w:r w:rsidR="00453DFF" w:rsidRPr="00E24243">
        <w:rPr>
          <w:rFonts w:ascii="Times New Roman" w:hAnsi="Times New Roman" w:cs="Times New Roman"/>
          <w:sz w:val="24"/>
          <w:lang w:val="en-US"/>
        </w:rPr>
        <w:t xml:space="preserve">This pattern reinforces the idea that some L transcripts are detectable at low levels early on, blending replication and assembly factors in a transitional manner between 2–4 hpi, possibly as </w:t>
      </w:r>
      <w:r w:rsidR="0059430F" w:rsidRPr="00E24243">
        <w:rPr>
          <w:rFonts w:ascii="Times New Roman" w:hAnsi="Times New Roman" w:cs="Times New Roman"/>
          <w:sz w:val="24"/>
          <w:lang w:val="en-US"/>
        </w:rPr>
        <w:t>a result of stochastic transcriptional activity</w:t>
      </w:r>
      <w:r w:rsidR="00453DFF" w:rsidRPr="00E24243">
        <w:rPr>
          <w:rFonts w:ascii="Times New Roman" w:hAnsi="Times New Roman" w:cs="Times New Roman"/>
          <w:sz w:val="24"/>
          <w:lang w:val="en-US"/>
        </w:rPr>
        <w:t>.</w:t>
      </w:r>
    </w:p>
    <w:p w14:paraId="718ED2A7" w14:textId="27E0892B" w:rsidR="00056B47" w:rsidRPr="00E24243" w:rsidRDefault="00056B47" w:rsidP="00573600">
      <w:pPr>
        <w:spacing w:after="120" w:line="240" w:lineRule="auto"/>
        <w:jc w:val="both"/>
        <w:rPr>
          <w:rFonts w:ascii="Times New Roman" w:hAnsi="Times New Roman" w:cs="Times New Roman"/>
          <w:i/>
          <w:sz w:val="24"/>
          <w:lang w:val="en-US"/>
        </w:rPr>
      </w:pPr>
      <w:r w:rsidRPr="00E24243">
        <w:rPr>
          <w:rFonts w:ascii="Times New Roman" w:hAnsi="Times New Roman" w:cs="Times New Roman"/>
          <w:i/>
          <w:sz w:val="24"/>
          <w:lang w:val="en-US"/>
        </w:rPr>
        <w:t>Robust late-dominant clusters:</w:t>
      </w:r>
    </w:p>
    <w:p w14:paraId="1B7898E6" w14:textId="0899EBEF" w:rsidR="00056B47" w:rsidRPr="00E24243"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Cluster_2 predominantly comprises L genes (e.g., ORF11, ORF14, ORF18, ORF26, ORF28, ORF29, ORF3, ORF39, ORF40, ORF68, ORF73, ORF76) along with a few genes of </w:t>
      </w:r>
      <w:r w:rsidR="00286244" w:rsidRPr="00E24243">
        <w:rPr>
          <w:rFonts w:ascii="Times New Roman" w:hAnsi="Times New Roman" w:cs="Times New Roman"/>
          <w:sz w:val="24"/>
          <w:lang w:val="en-US"/>
        </w:rPr>
        <w:t>undetermined</w:t>
      </w:r>
      <w:r w:rsidRPr="00E24243">
        <w:rPr>
          <w:rFonts w:ascii="Times New Roman" w:hAnsi="Times New Roman" w:cs="Times New Roman"/>
          <w:sz w:val="24"/>
          <w:lang w:val="en-US"/>
        </w:rPr>
        <w:t xml:space="preserve"> </w:t>
      </w:r>
      <w:r w:rsidR="00286244" w:rsidRPr="00E24243">
        <w:rPr>
          <w:rFonts w:ascii="Times New Roman" w:hAnsi="Times New Roman" w:cs="Times New Roman"/>
          <w:sz w:val="24"/>
          <w:lang w:val="en-US"/>
        </w:rPr>
        <w:t>kinetics</w:t>
      </w:r>
      <w:r w:rsidRPr="00E24243">
        <w:rPr>
          <w:rFonts w:ascii="Times New Roman" w:hAnsi="Times New Roman" w:cs="Times New Roman"/>
          <w:sz w:val="24"/>
          <w:lang w:val="en-US"/>
        </w:rPr>
        <w:t xml:space="preserve"> (e.g., ORF2, ORF75). This cluster aligns with a robust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-phase expression wave emerging after 6–8 hpi. Similarly, Cluster_5 consists of late structural and packaging components (e.g., ORF22, ORF23, ORF25, ORF33, ORF35.5, ORF36, ORF42, ORF43, ORF44, ORF46, ORF58, ORF62), which steadily produce virion-related protein</w:t>
      </w:r>
      <w:r w:rsidR="0072247E" w:rsidRPr="00E24243">
        <w:rPr>
          <w:rFonts w:ascii="Times New Roman" w:hAnsi="Times New Roman" w:cs="Times New Roman"/>
          <w:sz w:val="24"/>
          <w:lang w:val="en-US"/>
        </w:rPr>
        <w:t xml:space="preserve">s during mid-to-late infection. </w:t>
      </w:r>
      <w:r w:rsidRPr="00E24243">
        <w:rPr>
          <w:rFonts w:ascii="Times New Roman" w:hAnsi="Times New Roman" w:cs="Times New Roman"/>
          <w:sz w:val="24"/>
          <w:lang w:val="en-US"/>
        </w:rPr>
        <w:t xml:space="preserve">Clusters_6 and _7 are also late-dominated but include notable exceptions. For instance, Cluster_6 primarily consists of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(e.g., ORF12, ORF13, ORF16, ORF35, ORF41, ORF48, ORF52, ORF57, ORF60, ORF72) involved in tegument formation and packaging. However, it also includes one </w:t>
      </w:r>
      <w:r w:rsidR="0072247E" w:rsidRPr="00E24243">
        <w:rPr>
          <w:rFonts w:ascii="Times New Roman" w:hAnsi="Times New Roman" w:cs="Times New Roman"/>
          <w:sz w:val="24"/>
          <w:lang w:val="en-US"/>
        </w:rPr>
        <w:t>E</w:t>
      </w:r>
      <w:r w:rsidRPr="00E24243">
        <w:rPr>
          <w:rFonts w:ascii="Times New Roman" w:hAnsi="Times New Roman" w:cs="Times New Roman"/>
          <w:sz w:val="24"/>
          <w:lang w:val="en-US"/>
        </w:rPr>
        <w:t xml:space="preserve"> gene (ORF54) and one of </w:t>
      </w:r>
      <w:r w:rsidR="0051048A" w:rsidRPr="00E24243">
        <w:rPr>
          <w:rFonts w:ascii="Times New Roman" w:hAnsi="Times New Roman" w:cs="Times New Roman"/>
          <w:sz w:val="24"/>
          <w:lang w:val="en-US"/>
        </w:rPr>
        <w:t>undetermined kinetics</w:t>
      </w:r>
      <w:r w:rsidRPr="00E24243">
        <w:rPr>
          <w:rFonts w:ascii="Times New Roman" w:hAnsi="Times New Roman" w:cs="Times New Roman"/>
          <w:sz w:val="24"/>
          <w:lang w:val="en-US"/>
        </w:rPr>
        <w:t xml:space="preserve"> (ORF71), reflecting the complexity of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-phase expression. Similarly, Cluster_7 combines predominantly </w:t>
      </w:r>
      <w:r w:rsidR="0072247E" w:rsidRPr="00E24243">
        <w:rPr>
          <w:rFonts w:ascii="Times New Roman" w:hAnsi="Times New Roman" w:cs="Times New Roman"/>
          <w:sz w:val="24"/>
          <w:lang w:val="en-US"/>
        </w:rPr>
        <w:t>L</w:t>
      </w:r>
      <w:r w:rsidRPr="00E24243">
        <w:rPr>
          <w:rFonts w:ascii="Times New Roman" w:hAnsi="Times New Roman" w:cs="Times New Roman"/>
          <w:sz w:val="24"/>
          <w:lang w:val="en-US"/>
        </w:rPr>
        <w:t xml:space="preserve"> genes with overlapping temporal profiles.</w:t>
      </w:r>
    </w:p>
    <w:p w14:paraId="7C8E69FF" w14:textId="232584F0" w:rsidR="00056B47" w:rsidRPr="00E24243" w:rsidRDefault="00397368" w:rsidP="00573600">
      <w:pPr>
        <w:spacing w:after="120" w:line="240" w:lineRule="auto"/>
        <w:jc w:val="both"/>
        <w:rPr>
          <w:rFonts w:ascii="Times New Roman" w:hAnsi="Times New Roman" w:cs="Times New Roman"/>
          <w:i/>
          <w:sz w:val="24"/>
          <w:lang w:val="hu-HU"/>
        </w:rPr>
      </w:pPr>
      <w:r w:rsidRPr="00E24243">
        <w:rPr>
          <w:rFonts w:ascii="Times New Roman" w:hAnsi="Times New Roman" w:cs="Times New Roman"/>
          <w:i/>
          <w:sz w:val="24"/>
          <w:lang w:val="en-US"/>
        </w:rPr>
        <w:t>Special</w:t>
      </w:r>
      <w:r w:rsidR="00056B47" w:rsidRPr="00E24243">
        <w:rPr>
          <w:rFonts w:ascii="Times New Roman" w:hAnsi="Times New Roman" w:cs="Times New Roman"/>
          <w:i/>
          <w:sz w:val="24"/>
          <w:lang w:val="en-US"/>
        </w:rPr>
        <w:t xml:space="preserve"> clusters:</w:t>
      </w:r>
      <w:r w:rsidR="002B14D1" w:rsidRPr="00E24243">
        <w:rPr>
          <w:rFonts w:ascii="Times New Roman" w:hAnsi="Times New Roman" w:cs="Times New Roman"/>
          <w:i/>
          <w:sz w:val="24"/>
          <w:lang w:val="en-US"/>
        </w:rPr>
        <w:t xml:space="preserve"> </w:t>
      </w:r>
    </w:p>
    <w:p w14:paraId="25891110" w14:textId="43F7E8D8" w:rsidR="00265C61" w:rsidRPr="0075606C" w:rsidRDefault="00056B47"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Cluster_4 and Cluster_12 contain fewer genes and exhibit </w:t>
      </w:r>
      <w:r w:rsidR="00DF2A35" w:rsidRPr="00E24243">
        <w:rPr>
          <w:rFonts w:ascii="Times New Roman" w:hAnsi="Times New Roman" w:cs="Times New Roman"/>
          <w:sz w:val="24"/>
          <w:lang w:val="en-US"/>
        </w:rPr>
        <w:t>diverse</w:t>
      </w:r>
      <w:r w:rsidRPr="00E24243">
        <w:rPr>
          <w:rFonts w:ascii="Times New Roman" w:hAnsi="Times New Roman" w:cs="Times New Roman"/>
          <w:sz w:val="24"/>
          <w:lang w:val="en-US"/>
        </w:rPr>
        <w:t xml:space="preserve"> </w:t>
      </w:r>
      <w:r w:rsidR="00AF0D55" w:rsidRPr="00E24243">
        <w:rPr>
          <w:rFonts w:ascii="Times New Roman" w:hAnsi="Times New Roman" w:cs="Times New Roman"/>
          <w:sz w:val="24"/>
          <w:lang w:val="en-US"/>
        </w:rPr>
        <w:t xml:space="preserve">expression </w:t>
      </w:r>
      <w:r w:rsidRPr="00E24243">
        <w:rPr>
          <w:rFonts w:ascii="Times New Roman" w:hAnsi="Times New Roman" w:cs="Times New Roman"/>
          <w:sz w:val="24"/>
          <w:lang w:val="en-US"/>
        </w:rPr>
        <w:t xml:space="preserve">kinetics. Cluster_4 includes both L (e.g., ORF6, ORF67) and E genes (e.g., ORF65), indicating subtle overlaps even in smaller sets. Meanwhile, Clusters_8, _9, and _10 refine subsets of late genes or highlight unique outliers. Notably, Cluster_10 contains the sole </w:t>
      </w:r>
      <w:r w:rsidR="002B14D1" w:rsidRPr="00E24243">
        <w:rPr>
          <w:rFonts w:ascii="Times New Roman" w:hAnsi="Times New Roman" w:cs="Times New Roman"/>
          <w:sz w:val="24"/>
          <w:lang w:val="en-US"/>
        </w:rPr>
        <w:t>IE</w:t>
      </w:r>
      <w:r w:rsidRPr="00E24243">
        <w:rPr>
          <w:rFonts w:ascii="Times New Roman" w:hAnsi="Times New Roman" w:cs="Times New Roman"/>
          <w:sz w:val="24"/>
          <w:lang w:val="en-US"/>
        </w:rPr>
        <w:t xml:space="preserve"> ORF64</w:t>
      </w:r>
      <w:r w:rsidR="00715362" w:rsidRPr="00E24243">
        <w:rPr>
          <w:rFonts w:ascii="Times New Roman" w:hAnsi="Times New Roman" w:cs="Times New Roman"/>
          <w:sz w:val="24"/>
          <w:lang w:val="en-US"/>
        </w:rPr>
        <w:t xml:space="preserve"> gene</w:t>
      </w:r>
      <w:r w:rsidRPr="00E24243">
        <w:rPr>
          <w:rFonts w:ascii="Times New Roman" w:hAnsi="Times New Roman" w:cs="Times New Roman"/>
          <w:sz w:val="24"/>
          <w:lang w:val="en-US"/>
        </w:rPr>
        <w:t>. Although no canonical full-length trans</w:t>
      </w:r>
      <w:r w:rsidR="00BB12D0" w:rsidRPr="00E24243">
        <w:rPr>
          <w:rFonts w:ascii="Times New Roman" w:hAnsi="Times New Roman" w:cs="Times New Roman"/>
          <w:sz w:val="24"/>
          <w:lang w:val="en-US"/>
        </w:rPr>
        <w:t xml:space="preserve">cripts were </w:t>
      </w:r>
      <w:r w:rsidR="00BB12D0" w:rsidRPr="0075606C">
        <w:rPr>
          <w:rFonts w:ascii="Times New Roman" w:hAnsi="Times New Roman" w:cs="Times New Roman"/>
          <w:sz w:val="24"/>
          <w:lang w:val="en-US"/>
        </w:rPr>
        <w:t xml:space="preserve">detected at 1 hpi - </w:t>
      </w:r>
      <w:r w:rsidRPr="0075606C">
        <w:rPr>
          <w:rFonts w:ascii="Times New Roman" w:hAnsi="Times New Roman" w:cs="Times New Roman"/>
          <w:sz w:val="24"/>
          <w:lang w:val="en-US"/>
        </w:rPr>
        <w:t>likely due to technical challenges capturin</w:t>
      </w:r>
      <w:r w:rsidR="00BB12D0" w:rsidRPr="0075606C">
        <w:rPr>
          <w:rFonts w:ascii="Times New Roman" w:hAnsi="Times New Roman" w:cs="Times New Roman"/>
          <w:sz w:val="24"/>
          <w:lang w:val="en-US"/>
        </w:rPr>
        <w:t xml:space="preserve">g this </w:t>
      </w:r>
      <w:r w:rsidR="00D37313" w:rsidRPr="0075606C">
        <w:rPr>
          <w:rFonts w:ascii="Times New Roman" w:hAnsi="Times New Roman" w:cs="Times New Roman"/>
          <w:sz w:val="24"/>
          <w:lang w:val="en-US"/>
        </w:rPr>
        <w:t xml:space="preserve">very </w:t>
      </w:r>
      <w:r w:rsidR="00BB12D0" w:rsidRPr="0075606C">
        <w:rPr>
          <w:rFonts w:ascii="Times New Roman" w:hAnsi="Times New Roman" w:cs="Times New Roman"/>
          <w:sz w:val="24"/>
          <w:lang w:val="en-US"/>
        </w:rPr>
        <w:t xml:space="preserve">long RNA - </w:t>
      </w:r>
      <w:r w:rsidRPr="0075606C">
        <w:rPr>
          <w:rFonts w:ascii="Times New Roman" w:hAnsi="Times New Roman" w:cs="Times New Roman"/>
          <w:sz w:val="24"/>
          <w:lang w:val="en-US"/>
        </w:rPr>
        <w:t xml:space="preserve">the clear isolation of ORF64 within its own cluster underscores its distinct temporal regulation </w:t>
      </w:r>
      <w:r w:rsidR="005B3AD0" w:rsidRPr="0075606C">
        <w:rPr>
          <w:rFonts w:ascii="Times New Roman" w:hAnsi="Times New Roman" w:cs="Times New Roman"/>
          <w:sz w:val="24"/>
          <w:lang w:val="en-US"/>
        </w:rPr>
        <w:t>(</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10</w:t>
      </w:r>
      <w:r w:rsidR="005B3AD0" w:rsidRPr="0075606C">
        <w:rPr>
          <w:rFonts w:ascii="Times New Roman" w:hAnsi="Times New Roman" w:cs="Times New Roman"/>
          <w:b/>
          <w:sz w:val="24"/>
          <w:lang w:val="en-US"/>
        </w:rPr>
        <w:t>D</w:t>
      </w:r>
      <w:r w:rsidR="005B3AD0" w:rsidRPr="0075606C">
        <w:rPr>
          <w:rFonts w:ascii="Times New Roman" w:hAnsi="Times New Roman" w:cs="Times New Roman"/>
          <w:sz w:val="24"/>
          <w:lang w:val="en-US"/>
        </w:rPr>
        <w:t xml:space="preserve">). </w:t>
      </w:r>
    </w:p>
    <w:p w14:paraId="21A9C591" w14:textId="7CF781BA" w:rsidR="005B3AD0" w:rsidRPr="00E24243" w:rsidRDefault="005B3AD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lastRenderedPageBreak/>
        <w:t xml:space="preserve">Collectively, these clusters confirm that while the IE/E/L scheme provides a broad framework, actual gene expression patterns form a continuous and overlapping temporal gradient.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11</w:t>
      </w:r>
      <w:r w:rsidRPr="0075606C">
        <w:rPr>
          <w:rFonts w:ascii="Times New Roman" w:hAnsi="Times New Roman" w:cs="Times New Roman"/>
          <w:sz w:val="24"/>
          <w:lang w:val="en-US"/>
        </w:rPr>
        <w:t xml:space="preserve"> shows the </w:t>
      </w:r>
      <w:r w:rsidRPr="0075606C">
        <w:rPr>
          <w:rFonts w:ascii="Times New Roman" w:hAnsi="Times New Roman" w:cs="Times New Roman"/>
          <w:i/>
          <w:sz w:val="24"/>
          <w:lang w:val="en-US"/>
        </w:rPr>
        <w:t>de novo</w:t>
      </w:r>
      <w:r w:rsidR="000F087F" w:rsidRPr="0075606C">
        <w:rPr>
          <w:rFonts w:ascii="Times New Roman" w:hAnsi="Times New Roman" w:cs="Times New Roman"/>
          <w:sz w:val="24"/>
          <w:lang w:val="en-US"/>
        </w:rPr>
        <w:t xml:space="preserve"> clusters of EHV-1 </w:t>
      </w:r>
      <w:r w:rsidRPr="0075606C">
        <w:rPr>
          <w:rFonts w:ascii="Times New Roman" w:hAnsi="Times New Roman" w:cs="Times New Roman"/>
          <w:sz w:val="24"/>
          <w:lang w:val="en-US"/>
        </w:rPr>
        <w:t>gene</w:t>
      </w:r>
      <w:r w:rsidR="000F087F" w:rsidRPr="0075606C">
        <w:rPr>
          <w:rFonts w:ascii="Times New Roman" w:hAnsi="Times New Roman" w:cs="Times New Roman"/>
          <w:sz w:val="24"/>
          <w:lang w:val="en-US"/>
        </w:rPr>
        <w:t>s</w:t>
      </w:r>
      <w:r w:rsidRPr="0075606C">
        <w:rPr>
          <w:rFonts w:ascii="Times New Roman" w:hAnsi="Times New Roman" w:cs="Times New Roman"/>
          <w:sz w:val="24"/>
          <w:lang w:val="en-US"/>
        </w:rPr>
        <w:t>, along with their kinetic classes.</w:t>
      </w:r>
      <w:r w:rsidR="00436699"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By integrating these analyses, we observe a consistent narrative: while many EHV-1 genes follow the classical IE, E, and L progression, a subset displays more complex or hybrid kinetics. Gene-level TSS analysis highlights individual timing anomalies, while clustering places these anomalies in a broader context, revealing that they form part of overlapping transcriptional waves rather than discrete phases. These findings suggest </w:t>
      </w:r>
      <w:r w:rsidRPr="00E24243">
        <w:rPr>
          <w:rFonts w:ascii="Times New Roman" w:hAnsi="Times New Roman" w:cs="Times New Roman"/>
          <w:sz w:val="24"/>
          <w:lang w:val="en-US"/>
        </w:rPr>
        <w:t>that EHV-1 gene regulation is multifaceted, with certain genes bridging temporal classes and potentially serving specialized regulatory or structural roles at unconventional times during infection.</w:t>
      </w:r>
      <w:r w:rsidR="00FD59B4" w:rsidRPr="00E24243">
        <w:rPr>
          <w:rFonts w:ascii="Times New Roman" w:hAnsi="Times New Roman" w:cs="Times New Roman"/>
          <w:sz w:val="24"/>
          <w:lang w:val="en-US"/>
        </w:rPr>
        <w:t xml:space="preserve"> </w:t>
      </w:r>
    </w:p>
    <w:p w14:paraId="4C15334D" w14:textId="77777777" w:rsidR="000F4455" w:rsidRPr="00E24243" w:rsidRDefault="000F4455" w:rsidP="00573600">
      <w:pPr>
        <w:spacing w:after="120" w:line="240" w:lineRule="auto"/>
        <w:jc w:val="both"/>
        <w:rPr>
          <w:rFonts w:ascii="Times New Roman" w:hAnsi="Times New Roman" w:cs="Times New Roman"/>
          <w:b/>
          <w:sz w:val="24"/>
          <w:szCs w:val="24"/>
          <w:lang w:val="en-US"/>
        </w:rPr>
      </w:pPr>
    </w:p>
    <w:p w14:paraId="65F1D73F" w14:textId="71D05857" w:rsidR="00AE2DD3" w:rsidRPr="00E24243" w:rsidRDefault="00AE2DD3" w:rsidP="00573600">
      <w:pPr>
        <w:spacing w:after="120" w:line="240" w:lineRule="auto"/>
        <w:jc w:val="both"/>
        <w:outlineLvl w:val="2"/>
        <w:rPr>
          <w:rFonts w:ascii="Times New Roman" w:hAnsi="Times New Roman" w:cs="Times New Roman"/>
          <w:b/>
          <w:sz w:val="24"/>
          <w:lang w:val="en-US"/>
        </w:rPr>
      </w:pPr>
      <w:r w:rsidRPr="00E24243">
        <w:rPr>
          <w:rFonts w:ascii="Times New Roman" w:hAnsi="Times New Roman" w:cs="Times New Roman"/>
          <w:b/>
          <w:sz w:val="24"/>
          <w:lang w:val="en-US"/>
        </w:rPr>
        <w:t xml:space="preserve">Dynamics of </w:t>
      </w:r>
      <w:r w:rsidR="00960339" w:rsidRPr="00E24243">
        <w:rPr>
          <w:rFonts w:ascii="Times New Roman" w:hAnsi="Times New Roman" w:cs="Times New Roman"/>
          <w:b/>
          <w:sz w:val="24"/>
          <w:lang w:val="en-US"/>
        </w:rPr>
        <w:t>spliced t</w:t>
      </w:r>
      <w:r w:rsidRPr="00E24243">
        <w:rPr>
          <w:rFonts w:ascii="Times New Roman" w:hAnsi="Times New Roman" w:cs="Times New Roman"/>
          <w:b/>
          <w:sz w:val="24"/>
          <w:lang w:val="en-US"/>
        </w:rPr>
        <w:t xml:space="preserve">ranscript </w:t>
      </w:r>
      <w:r w:rsidR="00960339" w:rsidRPr="00E24243">
        <w:rPr>
          <w:rFonts w:ascii="Times New Roman" w:hAnsi="Times New Roman" w:cs="Times New Roman"/>
          <w:b/>
          <w:sz w:val="24"/>
          <w:lang w:val="en-US"/>
        </w:rPr>
        <w:t>e</w:t>
      </w:r>
      <w:r w:rsidRPr="00E24243">
        <w:rPr>
          <w:rFonts w:ascii="Times New Roman" w:hAnsi="Times New Roman" w:cs="Times New Roman"/>
          <w:b/>
          <w:sz w:val="24"/>
          <w:lang w:val="en-US"/>
        </w:rPr>
        <w:t>xpression</w:t>
      </w:r>
    </w:p>
    <w:p w14:paraId="5E9CD601" w14:textId="36651F9F" w:rsidR="00B04A2F" w:rsidRPr="0075606C" w:rsidRDefault="00B04A2F"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 xml:space="preserve">The splice sites of EHV-1 transcripts were previously identified in our laboratory using native RNA sequencing. We detected splice sites in the following genes: ORF8, ORF9, ORF38, ORF47-44, ORF53, ORF54, ORF58, ORF65, and within the NOIR family of non-coding transcripts. </w:t>
      </w:r>
      <w:r w:rsidRPr="00E24243">
        <w:rPr>
          <w:rFonts w:ascii="Times New Roman" w:hAnsi="Times New Roman" w:cs="Times New Roman"/>
          <w:b/>
          <w:sz w:val="24"/>
          <w:lang w:val="en-US"/>
        </w:rPr>
        <w:t>Figure 4</w:t>
      </w:r>
      <w:r w:rsidRPr="00E24243">
        <w:rPr>
          <w:rFonts w:ascii="Times New Roman" w:hAnsi="Times New Roman" w:cs="Times New Roman"/>
          <w:sz w:val="24"/>
          <w:lang w:val="en-US"/>
        </w:rPr>
        <w:t xml:space="preserve"> and </w:t>
      </w:r>
      <w:r w:rsidR="004C55C6" w:rsidRPr="00E24243">
        <w:rPr>
          <w:rFonts w:ascii="Times New Roman" w:hAnsi="Times New Roman" w:cs="Times New Roman"/>
          <w:b/>
          <w:sz w:val="24"/>
          <w:lang w:val="en-US"/>
        </w:rPr>
        <w:t xml:space="preserve">Supplementary </w:t>
      </w:r>
      <w:r w:rsidR="004C55C6" w:rsidRPr="0075606C">
        <w:rPr>
          <w:rFonts w:ascii="Times New Roman" w:hAnsi="Times New Roman" w:cs="Times New Roman"/>
          <w:b/>
          <w:sz w:val="24"/>
          <w:lang w:val="en-US"/>
        </w:rPr>
        <w:t>Figure S1</w:t>
      </w:r>
      <w:r w:rsidR="00BB32B5" w:rsidRPr="0075606C">
        <w:rPr>
          <w:rFonts w:ascii="Times New Roman" w:hAnsi="Times New Roman" w:cs="Times New Roman"/>
          <w:b/>
          <w:sz w:val="24"/>
          <w:lang w:val="en-US"/>
        </w:rPr>
        <w:t>2</w:t>
      </w:r>
      <w:r w:rsidRPr="0075606C">
        <w:rPr>
          <w:rFonts w:ascii="Times New Roman" w:hAnsi="Times New Roman" w:cs="Times New Roman"/>
          <w:sz w:val="24"/>
          <w:lang w:val="en-US"/>
        </w:rPr>
        <w:t xml:space="preserve"> illustrate these genes. For several of them, we observed notable shifts in the ratio of spliced to non-spliced transcripts over the course of the infection.</w:t>
      </w:r>
    </w:p>
    <w:p w14:paraId="558987F8" w14:textId="6760B433" w:rsidR="00AB7E7C" w:rsidRPr="0075606C" w:rsidRDefault="00552985"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the gene ORF9, the combined ratio of spliced transcripts TR134 and TR172 - both sharing an intron and carrying a 5′-truncated ORF</w:t>
      </w:r>
      <w:r w:rsidR="00B56847" w:rsidRPr="0075606C">
        <w:rPr>
          <w:rFonts w:ascii="Times New Roman" w:hAnsi="Times New Roman" w:cs="Times New Roman"/>
          <w:sz w:val="24"/>
          <w:lang w:val="en-US"/>
        </w:rPr>
        <w:t xml:space="preserve"> with in-frame ATG</w:t>
      </w:r>
      <w:r w:rsidRPr="0075606C">
        <w:rPr>
          <w:rFonts w:ascii="Times New Roman" w:hAnsi="Times New Roman" w:cs="Times New Roman"/>
          <w:sz w:val="24"/>
          <w:lang w:val="en-US"/>
        </w:rPr>
        <w:t xml:space="preserve"> - remained at 0% (mean = 0.0) from 1–8 hpi </w:t>
      </w:r>
      <w:r w:rsidR="006834E2" w:rsidRPr="0075606C">
        <w:rPr>
          <w:rFonts w:ascii="Times New Roman" w:hAnsi="Times New Roman" w:cs="Times New Roman"/>
          <w:sz w:val="24"/>
          <w:lang w:val="en-US"/>
        </w:rPr>
        <w:t>(</w:t>
      </w:r>
      <w:r w:rsidR="006834E2" w:rsidRPr="0075606C">
        <w:rPr>
          <w:rFonts w:ascii="Times New Roman" w:hAnsi="Times New Roman" w:cs="Times New Roman"/>
          <w:b/>
          <w:sz w:val="24"/>
          <w:lang w:val="en-US"/>
        </w:rPr>
        <w:t xml:space="preserve">Figure </w:t>
      </w:r>
      <w:r w:rsidR="00B04A2F" w:rsidRPr="0075606C">
        <w:rPr>
          <w:rFonts w:ascii="Times New Roman" w:hAnsi="Times New Roman" w:cs="Times New Roman"/>
          <w:b/>
          <w:sz w:val="24"/>
          <w:lang w:val="en-US"/>
        </w:rPr>
        <w:t>4C</w:t>
      </w:r>
      <w:r w:rsidR="00567124" w:rsidRPr="0075606C">
        <w:rPr>
          <w:rFonts w:ascii="Times New Roman" w:hAnsi="Times New Roman" w:cs="Times New Roman"/>
          <w:sz w:val="24"/>
          <w:lang w:val="en-US"/>
        </w:rPr>
        <w:t>). Their ratio</w:t>
      </w:r>
      <w:r w:rsidR="006834E2" w:rsidRPr="0075606C">
        <w:rPr>
          <w:rFonts w:ascii="Times New Roman" w:hAnsi="Times New Roman" w:cs="Times New Roman"/>
          <w:sz w:val="24"/>
          <w:lang w:val="en-US"/>
        </w:rPr>
        <w:t xml:space="preserve"> </w:t>
      </w:r>
      <w:r w:rsidR="00A418B0" w:rsidRPr="0075606C">
        <w:rPr>
          <w:rFonts w:ascii="Times New Roman" w:hAnsi="Times New Roman" w:cs="Times New Roman"/>
          <w:sz w:val="24"/>
          <w:lang w:val="en-US"/>
        </w:rPr>
        <w:t xml:space="preserve">began to rise at 12 hpi (mean = 1.03%, SD = 0.84%), increased significantly at 18 hpi (mean = 11.49%, SD = 5.65%), continued to </w:t>
      </w:r>
      <w:r w:rsidR="00567124" w:rsidRPr="0075606C">
        <w:rPr>
          <w:rFonts w:ascii="Times New Roman" w:hAnsi="Times New Roman" w:cs="Times New Roman"/>
          <w:sz w:val="24"/>
          <w:lang w:val="en-US"/>
        </w:rPr>
        <w:t xml:space="preserve">increase at </w:t>
      </w:r>
      <w:r w:rsidR="00A418B0" w:rsidRPr="0075606C">
        <w:rPr>
          <w:rFonts w:ascii="Times New Roman" w:hAnsi="Times New Roman" w:cs="Times New Roman"/>
          <w:sz w:val="24"/>
          <w:lang w:val="en-US"/>
        </w:rPr>
        <w:t xml:space="preserve">24 hpi (mean = 12.85%, SD = 3.60%), and peaked at 48 hpi (mean = 17.10%, SD = 3.64%). Other non-spliced isoforms also elevated compared to the </w:t>
      </w:r>
      <w:r w:rsidR="00752A46" w:rsidRPr="0075606C">
        <w:rPr>
          <w:rFonts w:ascii="Times New Roman" w:hAnsi="Times New Roman" w:cs="Times New Roman"/>
          <w:sz w:val="24"/>
          <w:lang w:val="en-US"/>
        </w:rPr>
        <w:t>canonical</w:t>
      </w:r>
      <w:r w:rsidR="00A418B0" w:rsidRPr="0075606C">
        <w:rPr>
          <w:rFonts w:ascii="Times New Roman" w:hAnsi="Times New Roman" w:cs="Times New Roman"/>
          <w:sz w:val="24"/>
          <w:lang w:val="en-US"/>
        </w:rPr>
        <w:t xml:space="preserve"> ORF9 transcript, which dropped from 100</w:t>
      </w:r>
      <w:r w:rsidR="00CA5C3C" w:rsidRPr="0075606C">
        <w:rPr>
          <w:rFonts w:ascii="Times New Roman" w:hAnsi="Times New Roman" w:cs="Times New Roman"/>
          <w:sz w:val="24"/>
          <w:lang w:val="en-US"/>
        </w:rPr>
        <w:t>% early</w:t>
      </w:r>
      <w:r w:rsidR="00A418B0" w:rsidRPr="0075606C">
        <w:rPr>
          <w:rFonts w:ascii="Times New Roman" w:hAnsi="Times New Roman" w:cs="Times New Roman"/>
          <w:sz w:val="24"/>
          <w:lang w:val="en-US"/>
        </w:rPr>
        <w:t xml:space="preserve"> at 2–4 hpi with 100% expression (mean = 100.0%), to only 41.69% (SD = 10.30%) by 48 hpi.</w:t>
      </w:r>
      <w:r w:rsidR="000F5263" w:rsidRPr="0075606C">
        <w:rPr>
          <w:rFonts w:ascii="Times New Roman" w:hAnsi="Times New Roman" w:cs="Times New Roman"/>
          <w:sz w:val="24"/>
          <w:lang w:val="en-US"/>
        </w:rPr>
        <w:t xml:space="preserve"> </w:t>
      </w:r>
    </w:p>
    <w:p w14:paraId="208DDCA4" w14:textId="561ED22D" w:rsidR="00552985" w:rsidRPr="0075606C" w:rsidRDefault="0063589D" w:rsidP="00573600">
      <w:pPr>
        <w:spacing w:after="120" w:line="240" w:lineRule="auto"/>
        <w:jc w:val="both"/>
        <w:rPr>
          <w:rFonts w:ascii="Times New Roman" w:hAnsi="Times New Roman" w:cs="Times New Roman"/>
          <w:sz w:val="24"/>
          <w:lang w:val="hu-HU"/>
        </w:rPr>
      </w:pPr>
      <w:r w:rsidRPr="0075606C">
        <w:rPr>
          <w:rFonts w:ascii="Times New Roman" w:hAnsi="Times New Roman" w:cs="Times New Roman"/>
          <w:sz w:val="24"/>
          <w:lang w:val="en-US"/>
        </w:rPr>
        <w:t>In the case of ORF38 (</w:t>
      </w:r>
      <w:r w:rsidRPr="0075606C">
        <w:rPr>
          <w:rFonts w:ascii="Times New Roman" w:hAnsi="Times New Roman" w:cs="Times New Roman"/>
          <w:b/>
          <w:sz w:val="24"/>
          <w:lang w:val="en-US"/>
        </w:rPr>
        <w:t>Figure 4A</w:t>
      </w:r>
      <w:r w:rsidRPr="0075606C">
        <w:rPr>
          <w:rFonts w:ascii="Times New Roman" w:hAnsi="Times New Roman" w:cs="Times New Roman"/>
          <w:sz w:val="24"/>
          <w:lang w:val="en-US"/>
        </w:rPr>
        <w:t xml:space="preserve">), we saw a very similar pattern, albeit the canonical transcript decreased in proportion even more, to 26.36% at 24 hpi and 27.70% at 48 hpi, reflecting a sharper decline compared to ORF9. </w:t>
      </w:r>
      <w:r w:rsidR="00552985" w:rsidRPr="0075606C">
        <w:rPr>
          <w:rFonts w:ascii="Times New Roman" w:hAnsi="Times New Roman" w:cs="Times New Roman"/>
          <w:sz w:val="24"/>
          <w:lang w:val="en-US"/>
        </w:rPr>
        <w:t>This decrease in the canonical transcript was accompanied by a marked increase in the ratios of spliced transcripts TR886, TR888, TR889, and TR891, whose combined ratios rose significantly at 24 hpi and remained elevated at 48 hpi. These spliced transcripts share a second exon (which carries the ORF) and an identical intron but differ in their first exons, which define distinct 5′-UTRs. This suggests th</w:t>
      </w:r>
      <w:r w:rsidR="00DD727B" w:rsidRPr="0075606C">
        <w:rPr>
          <w:rFonts w:ascii="Times New Roman" w:hAnsi="Times New Roman" w:cs="Times New Roman"/>
          <w:sz w:val="24"/>
          <w:lang w:val="en-US"/>
        </w:rPr>
        <w:t xml:space="preserve">at the splicing process </w:t>
      </w:r>
      <w:r w:rsidR="00552985" w:rsidRPr="0075606C">
        <w:rPr>
          <w:rFonts w:ascii="Times New Roman" w:hAnsi="Times New Roman" w:cs="Times New Roman"/>
          <w:sz w:val="24"/>
          <w:lang w:val="en-US"/>
        </w:rPr>
        <w:t>is tightly regulated, driving transcript diversity and contributing to the sharp decline of the canonical transcript.</w:t>
      </w:r>
      <w:r w:rsidR="00E61669" w:rsidRPr="0075606C">
        <w:rPr>
          <w:rFonts w:ascii="Times New Roman" w:hAnsi="Times New Roman" w:cs="Times New Roman"/>
          <w:sz w:val="24"/>
          <w:lang w:val="en-US"/>
        </w:rPr>
        <w:t xml:space="preserve"> </w:t>
      </w:r>
    </w:p>
    <w:p w14:paraId="1662295E" w14:textId="50B30715" w:rsidR="002C1DB9" w:rsidRPr="0075606C" w:rsidRDefault="00DE702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spliced transcripts TR148, TR150, TR152, TR154, and TR3 of ORF65 showed a common expression pattern. Their combined ratio peaked early at 2 hpi with 66.59%, remained high at 4 hpi (66.37%) and 8 hpi (59.76%), declined to 40.63% by 6 hpi, and decreased further through 12 hpi (59.05%), 18 hpi (15.97%), 24 hpi (17.22%), and 48 hpi (20.01%), reflecting their predominant expression during the early stages of infection (</w:t>
      </w:r>
      <w:r w:rsidR="004C55C6"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12</w:t>
      </w:r>
      <w:r w:rsidRPr="0075606C">
        <w:rPr>
          <w:rFonts w:ascii="Times New Roman" w:hAnsi="Times New Roman" w:cs="Times New Roman"/>
          <w:b/>
          <w:sz w:val="24"/>
          <w:lang w:val="en-US"/>
        </w:rPr>
        <w:t>A</w:t>
      </w:r>
      <w:r w:rsidRPr="0075606C">
        <w:rPr>
          <w:rFonts w:ascii="Times New Roman" w:hAnsi="Times New Roman" w:cs="Times New Roman"/>
          <w:sz w:val="24"/>
          <w:lang w:val="en-US"/>
        </w:rPr>
        <w:t>).</w:t>
      </w:r>
      <w:r w:rsidR="00E84171" w:rsidRPr="0075606C">
        <w:rPr>
          <w:rFonts w:ascii="Times New Roman" w:hAnsi="Times New Roman" w:cs="Times New Roman"/>
          <w:sz w:val="24"/>
          <w:lang w:val="en-US"/>
        </w:rPr>
        <w:t xml:space="preserve"> </w:t>
      </w:r>
      <w:r w:rsidR="002C1DB9" w:rsidRPr="0075606C">
        <w:rPr>
          <w:rFonts w:ascii="Times New Roman" w:hAnsi="Times New Roman" w:cs="Times New Roman"/>
          <w:sz w:val="24"/>
          <w:lang w:val="en-US"/>
        </w:rPr>
        <w:t>These spliced transcripts share the second exon, which carries the ORF, but differ in the</w:t>
      </w:r>
      <w:r w:rsidR="00F15E9C" w:rsidRPr="0075606C">
        <w:rPr>
          <w:rFonts w:ascii="Times New Roman" w:hAnsi="Times New Roman" w:cs="Times New Roman"/>
          <w:sz w:val="24"/>
          <w:lang w:val="en-US"/>
        </w:rPr>
        <w:t>ir intron donor sites or the 5′-</w:t>
      </w:r>
      <w:r w:rsidR="002C1DB9" w:rsidRPr="0075606C">
        <w:rPr>
          <w:rFonts w:ascii="Times New Roman" w:hAnsi="Times New Roman" w:cs="Times New Roman"/>
          <w:sz w:val="24"/>
          <w:lang w:val="en-US"/>
        </w:rPr>
        <w:t xml:space="preserve">ends of their first exons. </w:t>
      </w:r>
    </w:p>
    <w:p w14:paraId="7DD4181A" w14:textId="15B82E7D" w:rsidR="00390DBC" w:rsidRPr="00E24243" w:rsidRDefault="006C7E8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ORF44 (</w:t>
      </w:r>
      <w:r w:rsidR="004C55C6"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2</w:t>
      </w:r>
      <w:r w:rsidRPr="0075606C">
        <w:rPr>
          <w:rFonts w:ascii="Times New Roman" w:hAnsi="Times New Roman" w:cs="Times New Roman"/>
          <w:b/>
          <w:sz w:val="24"/>
          <w:lang w:val="en-US"/>
        </w:rPr>
        <w:t>B</w:t>
      </w:r>
      <w:r w:rsidRPr="0075606C">
        <w:rPr>
          <w:rFonts w:ascii="Times New Roman" w:hAnsi="Times New Roman" w:cs="Times New Roman"/>
          <w:sz w:val="24"/>
          <w:lang w:val="en-US"/>
        </w:rPr>
        <w:t xml:space="preserve">), </w:t>
      </w:r>
      <w:r w:rsidR="00390DBC" w:rsidRPr="0075606C">
        <w:rPr>
          <w:rFonts w:ascii="Times New Roman" w:hAnsi="Times New Roman" w:cs="Times New Roman"/>
          <w:sz w:val="24"/>
          <w:lang w:val="en-US"/>
        </w:rPr>
        <w:t>the canonical and short non-spliced isoforms exhibited transient peaks at 8 hpi (8.28% and 3.03</w:t>
      </w:r>
      <w:r w:rsidR="00390DBC" w:rsidRPr="00E24243">
        <w:rPr>
          <w:rFonts w:ascii="Times New Roman" w:hAnsi="Times New Roman" w:cs="Times New Roman"/>
          <w:sz w:val="24"/>
          <w:lang w:val="en-US"/>
        </w:rPr>
        <w:t xml:space="preserve">%, respectively) before declining to negligible levels by 48 hpi. Spliced isoforms displayed greater diversity and temporal variation, highlighting the complexity of EHV-1 splicing. TR418 peaked early at 6 hpi (77.78%), whereas TR419, supported by CAGE, reached its peak later at 12 hpi (25.74%) and maintained moderate expression levels through 48 hpi (6.60%). TR416, which shares the same second exon and intron but has a short first exon, also peaked at 12 hpi (11.26%). Notably, TR421 (extending into ORF49) peaked at 4 </w:t>
      </w:r>
      <w:r w:rsidR="00390DBC" w:rsidRPr="00E24243">
        <w:rPr>
          <w:rFonts w:ascii="Times New Roman" w:hAnsi="Times New Roman" w:cs="Times New Roman"/>
          <w:sz w:val="24"/>
          <w:lang w:val="en-US"/>
        </w:rPr>
        <w:lastRenderedPageBreak/>
        <w:t>hpi (33.33%), while TR423 and TR424 (extending into the antisense strand of ORF50) peaked later, reaching 4.48% and 11.03% at 48 hpi, respectively. These splicing patterns align with our earlier findings [28], which demonstrated that EHV-1 undergoes a higher frequency of splicing events compared to related alphaherpesviruses, particularly in unique genomic regions such as ORF44. Furthermore, the splicing in ORF44 extends into adjacent genomic areas, representing a distinct characteristic of this virus.</w:t>
      </w:r>
    </w:p>
    <w:p w14:paraId="0CD1881A" w14:textId="747BFD1E" w:rsidR="002C1DB9" w:rsidRPr="0075606C" w:rsidRDefault="008D09CA"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NOIR, a novel non-coding</w:t>
      </w:r>
      <w:r w:rsidR="00045469" w:rsidRPr="00E24243">
        <w:rPr>
          <w:rFonts w:ascii="Times New Roman" w:hAnsi="Times New Roman" w:cs="Times New Roman"/>
          <w:sz w:val="24"/>
          <w:lang w:val="en-US"/>
        </w:rPr>
        <w:t xml:space="preserve"> raRNA</w:t>
      </w:r>
      <w:r w:rsidRPr="00E24243">
        <w:rPr>
          <w:rFonts w:ascii="Times New Roman" w:hAnsi="Times New Roman" w:cs="Times New Roman"/>
          <w:sz w:val="24"/>
          <w:lang w:val="en-US"/>
        </w:rPr>
        <w:t xml:space="preserve"> has recently been described </w:t>
      </w:r>
      <w:r w:rsidRPr="00E24243">
        <w:rPr>
          <w:rFonts w:ascii="Times New Roman" w:hAnsi="Times New Roman" w:cs="Times New Roman"/>
          <w:sz w:val="24"/>
          <w:lang w:val="en-US"/>
        </w:rPr>
        <w:fldChar w:fldCharType="begin"/>
      </w:r>
      <w:r w:rsidRPr="00E24243">
        <w:rPr>
          <w:rFonts w:ascii="Times New Roman" w:hAnsi="Times New Roman" w:cs="Times New Roman"/>
          <w:sz w:val="24"/>
          <w:lang w:val="en-US"/>
        </w:rPr>
        <w:instrText xml:space="preserve"> ADDIN ZOTERO_ITEM CSL_CITATION {"citationID":"VFfiHcFE","properties":{"formattedCitation":"[28]","plainCitation":"[28]","noteIndex":0},"citationItems":[{"id":186,"uris":["http://zotero.org/users/local/SrvbCAEb/items/8R53DERT"],"itemData":{"id":186,"type":"article-journal","abstract":"This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Pr="00E24243">
        <w:rPr>
          <w:rFonts w:ascii="Times New Roman" w:hAnsi="Times New Roman" w:cs="Times New Roman"/>
          <w:sz w:val="24"/>
          <w:lang w:val="en-US"/>
        </w:rPr>
        <w:fldChar w:fldCharType="separate"/>
      </w:r>
      <w:r w:rsidRPr="00E24243">
        <w:rPr>
          <w:rFonts w:ascii="Times New Roman" w:hAnsi="Times New Roman" w:cs="Times New Roman"/>
          <w:sz w:val="24"/>
          <w:lang w:val="en-US"/>
        </w:rPr>
        <w:t>[28]</w:t>
      </w:r>
      <w:r w:rsidRPr="00E24243">
        <w:rPr>
          <w:rFonts w:ascii="Times New Roman" w:hAnsi="Times New Roman" w:cs="Times New Roman"/>
          <w:sz w:val="24"/>
          <w:lang w:val="en-US"/>
        </w:rPr>
        <w:fldChar w:fldCharType="end"/>
      </w:r>
      <w:r w:rsidRPr="00E24243">
        <w:rPr>
          <w:rFonts w:ascii="Times New Roman" w:hAnsi="Times New Roman" w:cs="Times New Roman"/>
          <w:sz w:val="24"/>
          <w:lang w:val="en-US"/>
        </w:rPr>
        <w:t xml:space="preserve">. </w:t>
      </w:r>
      <w:r w:rsidR="00DE7020" w:rsidRPr="00E24243">
        <w:rPr>
          <w:rFonts w:ascii="Times New Roman" w:hAnsi="Times New Roman" w:cs="Times New Roman"/>
          <w:sz w:val="24"/>
          <w:lang w:val="en-US"/>
        </w:rPr>
        <w:t>The ca</w:t>
      </w:r>
      <w:r w:rsidR="00752A46" w:rsidRPr="00E24243">
        <w:rPr>
          <w:rFonts w:ascii="Times New Roman" w:hAnsi="Times New Roman" w:cs="Times New Roman"/>
          <w:sz w:val="24"/>
          <w:lang w:val="en-US"/>
        </w:rPr>
        <w:t>nonical NOIR transcripts (NOIR-c</w:t>
      </w:r>
      <w:r w:rsidR="00DE7020" w:rsidRPr="00E24243">
        <w:rPr>
          <w:rFonts w:ascii="Times New Roman" w:hAnsi="Times New Roman" w:cs="Times New Roman"/>
          <w:sz w:val="24"/>
          <w:lang w:val="en-US"/>
        </w:rPr>
        <w:t>anonic</w:t>
      </w:r>
      <w:r w:rsidR="00752A46" w:rsidRPr="00E24243">
        <w:rPr>
          <w:rFonts w:ascii="Times New Roman" w:hAnsi="Times New Roman" w:cs="Times New Roman"/>
          <w:sz w:val="24"/>
          <w:lang w:val="en-US"/>
        </w:rPr>
        <w:t>al</w:t>
      </w:r>
      <w:r w:rsidR="00DE7020" w:rsidRPr="00E24243">
        <w:rPr>
          <w:rFonts w:ascii="Times New Roman" w:hAnsi="Times New Roman" w:cs="Times New Roman"/>
          <w:sz w:val="24"/>
          <w:lang w:val="en-US"/>
        </w:rPr>
        <w:t xml:space="preserve"> and NOIR</w:t>
      </w:r>
      <w:r w:rsidR="00752A46" w:rsidRPr="00E24243">
        <w:rPr>
          <w:rFonts w:ascii="Times New Roman" w:hAnsi="Times New Roman" w:cs="Times New Roman"/>
          <w:sz w:val="24"/>
          <w:lang w:val="en-US"/>
        </w:rPr>
        <w:t>-ORF65-PC-c</w:t>
      </w:r>
      <w:r w:rsidR="00DE7020" w:rsidRPr="00E24243">
        <w:rPr>
          <w:rFonts w:ascii="Times New Roman" w:hAnsi="Times New Roman" w:cs="Times New Roman"/>
          <w:sz w:val="24"/>
          <w:lang w:val="en-US"/>
        </w:rPr>
        <w:t>anonic</w:t>
      </w:r>
      <w:r w:rsidR="00752A46" w:rsidRPr="00E24243">
        <w:rPr>
          <w:rFonts w:ascii="Times New Roman" w:hAnsi="Times New Roman" w:cs="Times New Roman"/>
          <w:sz w:val="24"/>
          <w:lang w:val="en-US"/>
        </w:rPr>
        <w:t>al</w:t>
      </w:r>
      <w:r w:rsidR="00DE7020" w:rsidRPr="00E24243">
        <w:rPr>
          <w:rFonts w:ascii="Times New Roman" w:hAnsi="Times New Roman" w:cs="Times New Roman"/>
          <w:sz w:val="24"/>
          <w:lang w:val="en-US"/>
        </w:rPr>
        <w:t xml:space="preserve">) </w:t>
      </w:r>
      <w:r w:rsidR="00752A46" w:rsidRPr="00E24243">
        <w:rPr>
          <w:rFonts w:ascii="Times New Roman" w:hAnsi="Times New Roman" w:cs="Times New Roman"/>
          <w:sz w:val="24"/>
          <w:lang w:val="en-US"/>
        </w:rPr>
        <w:t xml:space="preserve">showed higher expression at all </w:t>
      </w:r>
      <w:r w:rsidR="00DE7020" w:rsidRPr="00E24243">
        <w:rPr>
          <w:rFonts w:ascii="Times New Roman" w:hAnsi="Times New Roman" w:cs="Times New Roman"/>
          <w:sz w:val="24"/>
          <w:lang w:val="en-US"/>
        </w:rPr>
        <w:t>time points, peaking at 12 hpi (46.08% vs. 3.79% for isoforms), while the splice isoforms contribute modestly throughout but increase relatively at later stages, reaching 14.98% at 24 hpi and 18.46% at 48 hpi compared to 35.02% and 31.15% for the canonical transcripts (</w:t>
      </w:r>
      <w:r w:rsidR="00DE7020" w:rsidRPr="00E24243">
        <w:rPr>
          <w:rFonts w:ascii="Times New Roman" w:hAnsi="Times New Roman" w:cs="Times New Roman"/>
          <w:b/>
          <w:sz w:val="24"/>
          <w:lang w:val="en-US"/>
        </w:rPr>
        <w:t xml:space="preserve">Figure </w:t>
      </w:r>
      <w:r w:rsidR="00B04A2F" w:rsidRPr="00E24243">
        <w:rPr>
          <w:rFonts w:ascii="Times New Roman" w:hAnsi="Times New Roman" w:cs="Times New Roman"/>
          <w:b/>
          <w:sz w:val="24"/>
          <w:lang w:val="en-US"/>
        </w:rPr>
        <w:t>4D</w:t>
      </w:r>
      <w:r w:rsidR="00DE7020" w:rsidRPr="00E24243">
        <w:rPr>
          <w:rFonts w:ascii="Times New Roman" w:hAnsi="Times New Roman" w:cs="Times New Roman"/>
          <w:sz w:val="24"/>
          <w:lang w:val="en-US"/>
        </w:rPr>
        <w:t>)</w:t>
      </w:r>
      <w:r w:rsidR="007F494D" w:rsidRPr="00E24243">
        <w:rPr>
          <w:rFonts w:ascii="Times New Roman" w:hAnsi="Times New Roman" w:cs="Times New Roman"/>
          <w:sz w:val="24"/>
          <w:lang w:val="en-US"/>
        </w:rPr>
        <w:t>.</w:t>
      </w:r>
      <w:r w:rsidR="007F494D" w:rsidRPr="00E24243">
        <w:rPr>
          <w:rFonts w:ascii="Times New Roman" w:hAnsi="Times New Roman" w:cs="Times New Roman"/>
          <w:lang w:val="en-US"/>
        </w:rPr>
        <w:t xml:space="preserve"> </w:t>
      </w:r>
      <w:r w:rsidR="002C1DB9" w:rsidRPr="00E24243">
        <w:rPr>
          <w:rFonts w:ascii="Times New Roman" w:hAnsi="Times New Roman" w:cs="Times New Roman"/>
          <w:sz w:val="24"/>
          <w:lang w:val="en-US"/>
        </w:rPr>
        <w:t xml:space="preserve">Similar to other genes, the spliced </w:t>
      </w:r>
      <w:r w:rsidR="00BE4CB7" w:rsidRPr="00E24243">
        <w:rPr>
          <w:rFonts w:ascii="Times New Roman" w:hAnsi="Times New Roman" w:cs="Times New Roman"/>
          <w:sz w:val="24"/>
          <w:lang w:val="en-US"/>
        </w:rPr>
        <w:t xml:space="preserve">NOIR transcripts </w:t>
      </w:r>
      <w:r w:rsidR="002C1DB9" w:rsidRPr="00E24243">
        <w:rPr>
          <w:rFonts w:ascii="Times New Roman" w:hAnsi="Times New Roman" w:cs="Times New Roman"/>
          <w:sz w:val="24"/>
          <w:lang w:val="en-US"/>
        </w:rPr>
        <w:t>share a second exon and an identical intron acceptor site but differ in thei</w:t>
      </w:r>
      <w:r w:rsidR="00BE4CB7" w:rsidRPr="00E24243">
        <w:rPr>
          <w:rFonts w:ascii="Times New Roman" w:hAnsi="Times New Roman" w:cs="Times New Roman"/>
          <w:sz w:val="24"/>
          <w:lang w:val="en-US"/>
        </w:rPr>
        <w:t>r intron donor sites and/or TSS</w:t>
      </w:r>
      <w:r w:rsidR="002C1DB9" w:rsidRPr="00E24243">
        <w:rPr>
          <w:rFonts w:ascii="Times New Roman" w:hAnsi="Times New Roman" w:cs="Times New Roman"/>
          <w:sz w:val="24"/>
          <w:lang w:val="en-US"/>
        </w:rPr>
        <w:t>. In ORF58 (</w:t>
      </w:r>
      <w:r w:rsidR="004C55C6"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2</w:t>
      </w:r>
      <w:r w:rsidR="002C1DB9" w:rsidRPr="0075606C">
        <w:rPr>
          <w:rFonts w:ascii="Times New Roman" w:hAnsi="Times New Roman" w:cs="Times New Roman"/>
          <w:b/>
          <w:sz w:val="24"/>
          <w:lang w:val="en-US"/>
        </w:rPr>
        <w:t>D</w:t>
      </w:r>
      <w:r w:rsidR="002C1DB9" w:rsidRPr="0075606C">
        <w:rPr>
          <w:rFonts w:ascii="Times New Roman" w:hAnsi="Times New Roman" w:cs="Times New Roman"/>
          <w:sz w:val="24"/>
          <w:lang w:val="en-US"/>
        </w:rPr>
        <w:t>), the canonical ORF58 transcript peaked at 6 hpi (96.30%) and declined steadily thereafter. ORF58-L1 exhibited an early peak at 2 hpi (33.33%) before decreasing to negligible levels. The spliced transcript TR1072 showed negligible expression early on but increased significantly at 24 hpi (16.54%) and remained prominent at 48 hpi (15.12%), highlighting distinct temporal expression patterns within this gene.</w:t>
      </w:r>
    </w:p>
    <w:p w14:paraId="77401063" w14:textId="77777777" w:rsidR="003835D9" w:rsidRPr="0075606C" w:rsidRDefault="003835D9" w:rsidP="00573600">
      <w:pPr>
        <w:spacing w:after="120" w:line="240" w:lineRule="auto"/>
        <w:jc w:val="both"/>
        <w:rPr>
          <w:rFonts w:ascii="Times New Roman" w:hAnsi="Times New Roman" w:cs="Times New Roman"/>
          <w:sz w:val="24"/>
          <w:lang w:val="en-US"/>
        </w:rPr>
      </w:pPr>
    </w:p>
    <w:p w14:paraId="2A0641C0" w14:textId="0D921B8F" w:rsidR="00E84171" w:rsidRPr="0075606C" w:rsidRDefault="0096033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Dynamics of transcriptional isoform switching in selected g</w:t>
      </w:r>
      <w:r w:rsidR="00E84171" w:rsidRPr="0075606C">
        <w:rPr>
          <w:rFonts w:ascii="Times New Roman" w:hAnsi="Times New Roman" w:cs="Times New Roman"/>
          <w:b/>
          <w:sz w:val="24"/>
          <w:lang w:val="en-US"/>
        </w:rPr>
        <w:t>enes</w:t>
      </w:r>
    </w:p>
    <w:p w14:paraId="72628E12" w14:textId="01C95C69" w:rsidR="00DE1878" w:rsidRPr="0075606C" w:rsidRDefault="00E84171"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By examining changes in isoform dominance over time, we uncovered dynamic patterns that highlight how the virus </w:t>
      </w:r>
      <w:r w:rsidR="00973984" w:rsidRPr="0075606C">
        <w:rPr>
          <w:rFonts w:ascii="Times New Roman" w:hAnsi="Times New Roman" w:cs="Times New Roman"/>
          <w:sz w:val="24"/>
          <w:lang w:val="en-US"/>
        </w:rPr>
        <w:t>controls</w:t>
      </w:r>
      <w:r w:rsidRPr="0075606C">
        <w:rPr>
          <w:rFonts w:ascii="Times New Roman" w:hAnsi="Times New Roman" w:cs="Times New Roman"/>
          <w:sz w:val="24"/>
          <w:lang w:val="en-US"/>
        </w:rPr>
        <w:t xml:space="preserve"> gene expression at </w:t>
      </w:r>
      <w:r w:rsidR="00973984" w:rsidRPr="0075606C">
        <w:rPr>
          <w:rFonts w:ascii="Times New Roman" w:hAnsi="Times New Roman" w:cs="Times New Roman"/>
          <w:sz w:val="24"/>
          <w:lang w:val="en-US"/>
        </w:rPr>
        <w:t xml:space="preserve">various stages of infection. </w:t>
      </w:r>
      <w:r w:rsidRPr="0075606C">
        <w:rPr>
          <w:rFonts w:ascii="Times New Roman" w:hAnsi="Times New Roman" w:cs="Times New Roman"/>
          <w:b/>
          <w:sz w:val="24"/>
          <w:lang w:val="en-US"/>
        </w:rPr>
        <w:t xml:space="preserve">Figure </w:t>
      </w:r>
      <w:r w:rsidR="00F35F37" w:rsidRPr="0075606C">
        <w:rPr>
          <w:rFonts w:ascii="Times New Roman" w:hAnsi="Times New Roman" w:cs="Times New Roman"/>
          <w:b/>
          <w:sz w:val="24"/>
          <w:lang w:val="en-US"/>
        </w:rPr>
        <w:t>6</w:t>
      </w:r>
      <w:r w:rsidRPr="0075606C">
        <w:rPr>
          <w:rFonts w:ascii="Times New Roman" w:hAnsi="Times New Roman" w:cs="Times New Roman"/>
          <w:sz w:val="24"/>
          <w:lang w:val="en-US"/>
        </w:rPr>
        <w:t xml:space="preserve"> illustrate</w:t>
      </w:r>
      <w:r w:rsidR="00973984" w:rsidRPr="0075606C">
        <w:rPr>
          <w:rFonts w:ascii="Times New Roman" w:hAnsi="Times New Roman" w:cs="Times New Roman"/>
          <w:sz w:val="24"/>
          <w:lang w:val="en-US"/>
        </w:rPr>
        <w:t>s</w:t>
      </w:r>
      <w:r w:rsidRPr="0075606C">
        <w:rPr>
          <w:rFonts w:ascii="Times New Roman" w:hAnsi="Times New Roman" w:cs="Times New Roman"/>
          <w:sz w:val="24"/>
          <w:lang w:val="en-US"/>
        </w:rPr>
        <w:t xml:space="preserve"> these transcripts and their shifting proportions, </w:t>
      </w:r>
      <w:r w:rsidR="003226C2" w:rsidRPr="0075606C">
        <w:rPr>
          <w:rFonts w:ascii="Times New Roman" w:hAnsi="Times New Roman" w:cs="Times New Roman"/>
          <w:sz w:val="24"/>
          <w:lang w:val="en-US"/>
        </w:rPr>
        <w:t>showing</w:t>
      </w:r>
      <w:r w:rsidRPr="0075606C">
        <w:rPr>
          <w:rFonts w:ascii="Times New Roman" w:hAnsi="Times New Roman" w:cs="Times New Roman"/>
          <w:sz w:val="24"/>
          <w:lang w:val="en-US"/>
        </w:rPr>
        <w:t xml:space="preserve"> that even canonical transcripts can be temporarily superseded by truncated or alternatively terminated isoforms</w:t>
      </w:r>
      <w:r w:rsidR="003226C2" w:rsidRPr="0075606C">
        <w:rPr>
          <w:rFonts w:ascii="Times New Roman" w:hAnsi="Times New Roman" w:cs="Times New Roman"/>
          <w:sz w:val="24"/>
          <w:lang w:val="en-US"/>
        </w:rPr>
        <w:t xml:space="preserve">. </w:t>
      </w:r>
      <w:r w:rsidR="00F63148" w:rsidRPr="0075606C">
        <w:rPr>
          <w:rFonts w:ascii="Times New Roman" w:hAnsi="Times New Roman" w:cs="Times New Roman"/>
          <w:sz w:val="24"/>
          <w:lang w:val="en-US"/>
        </w:rPr>
        <w:t xml:space="preserve">For example, the expression dynamics of ORF19 revealed a transition from an early dominance of the canonical transcript, which peaked at 1 hpi (100%) and declined to 14.59% by 48 hpi, to increasing contributions from the combined complex isoforms (CX). These isoforms, which overlap completely with the </w:t>
      </w:r>
      <w:r w:rsidR="00963F23" w:rsidRPr="0075606C">
        <w:rPr>
          <w:rFonts w:ascii="Times New Roman" w:hAnsi="Times New Roman" w:cs="Times New Roman"/>
          <w:sz w:val="24"/>
          <w:lang w:val="en-US"/>
        </w:rPr>
        <w:t>coding sequence</w:t>
      </w:r>
      <w:r w:rsidR="00F63148" w:rsidRPr="0075606C">
        <w:rPr>
          <w:rFonts w:ascii="Times New Roman" w:hAnsi="Times New Roman" w:cs="Times New Roman"/>
          <w:sz w:val="24"/>
          <w:lang w:val="en-US"/>
        </w:rPr>
        <w:t xml:space="preserve"> of ORF18 on the opposite strand, rose from negligible levels at 1–4 hpi to 41.44% at 12 hpi, peaking at 72.21% by 48 hpi </w:t>
      </w:r>
      <w:r w:rsidR="00CC5D58" w:rsidRPr="0075606C">
        <w:rPr>
          <w:rFonts w:ascii="Times New Roman" w:hAnsi="Times New Roman" w:cs="Times New Roman"/>
          <w:sz w:val="24"/>
          <w:lang w:val="en-US"/>
        </w:rPr>
        <w:t>(</w:t>
      </w:r>
      <w:r w:rsidR="00CC5D58" w:rsidRPr="0075606C">
        <w:rPr>
          <w:rFonts w:ascii="Times New Roman" w:hAnsi="Times New Roman" w:cs="Times New Roman"/>
          <w:b/>
          <w:sz w:val="24"/>
          <w:lang w:val="en-US"/>
        </w:rPr>
        <w:t xml:space="preserve">Figure </w:t>
      </w:r>
      <w:r w:rsidR="00CC5D58" w:rsidRPr="0075606C">
        <w:rPr>
          <w:rFonts w:ascii="Times New Roman" w:hAnsi="Times New Roman" w:cs="Times New Roman"/>
          <w:b/>
          <w:sz w:val="24"/>
          <w:szCs w:val="24"/>
          <w:lang w:val="en-US"/>
        </w:rPr>
        <w:t>6A</w:t>
      </w:r>
      <w:r w:rsidR="00CC5D58" w:rsidRPr="0075606C">
        <w:rPr>
          <w:rFonts w:ascii="Times New Roman" w:hAnsi="Times New Roman" w:cs="Times New Roman"/>
          <w:sz w:val="24"/>
          <w:szCs w:val="24"/>
          <w:lang w:val="en-US"/>
        </w:rPr>
        <w:t xml:space="preserve">). </w:t>
      </w:r>
      <w:r w:rsidR="00815EB6" w:rsidRPr="0075606C">
        <w:rPr>
          <w:rFonts w:ascii="Times New Roman" w:hAnsi="Times New Roman" w:cs="Times New Roman"/>
          <w:sz w:val="24"/>
          <w:szCs w:val="24"/>
          <w:lang w:val="en-US"/>
        </w:rPr>
        <w:t xml:space="preserve">Another example is the canonical ORF40 transcript, which dominated expression during the early stages, peaking at 6 hpi (97.78%) before declining sharply. Alternatively terminated (AT) isoforms contributed minimally during the early stages but increased in abundance later, with AT2 peaking at 37.42% at 24 hpi, while other AT isoforms remained relatively low in expression throughout the time course </w:t>
      </w:r>
      <w:r w:rsidR="00CB32BC" w:rsidRPr="0075606C">
        <w:rPr>
          <w:rFonts w:ascii="Times New Roman" w:hAnsi="Times New Roman" w:cs="Times New Roman"/>
          <w:sz w:val="24"/>
          <w:szCs w:val="24"/>
          <w:lang w:val="en-US"/>
        </w:rPr>
        <w:t>(</w:t>
      </w:r>
      <w:r w:rsidR="00CB32BC" w:rsidRPr="0075606C">
        <w:rPr>
          <w:rFonts w:ascii="Times New Roman" w:hAnsi="Times New Roman" w:cs="Times New Roman"/>
          <w:b/>
          <w:sz w:val="24"/>
          <w:szCs w:val="24"/>
          <w:lang w:val="en-US"/>
        </w:rPr>
        <w:t>Figure 6B</w:t>
      </w:r>
      <w:r w:rsidR="00CB32BC" w:rsidRPr="0075606C">
        <w:rPr>
          <w:rFonts w:ascii="Times New Roman" w:hAnsi="Times New Roman" w:cs="Times New Roman"/>
          <w:sz w:val="24"/>
          <w:szCs w:val="24"/>
          <w:lang w:val="en-US"/>
        </w:rPr>
        <w:t>).</w:t>
      </w:r>
      <w:r w:rsidR="00A515FE" w:rsidRPr="0075606C">
        <w:rPr>
          <w:rFonts w:ascii="Times New Roman" w:hAnsi="Times New Roman" w:cs="Times New Roman"/>
          <w:sz w:val="24"/>
          <w:lang w:val="en-US"/>
        </w:rPr>
        <w:t xml:space="preserve"> </w:t>
      </w:r>
      <w:r w:rsidR="00CB32BC" w:rsidRPr="0075606C">
        <w:rPr>
          <w:rFonts w:ascii="Times New Roman" w:hAnsi="Times New Roman" w:cs="Times New Roman"/>
          <w:sz w:val="24"/>
          <w:szCs w:val="24"/>
          <w:lang w:val="en-US"/>
        </w:rPr>
        <w:t>The canonical transcript of ORF13 (ORF13-ORF14-PC-Canonic) showed increasing expression from 2 hpi (8.33%) to a peak at 48 hpi (73.45%), while the long isoform (ORF13-ORF14-PC-Long) dominated early expression, peaking at 4 hpi (100%) and gradually declining to 26.22% at 48 hpi (</w:t>
      </w:r>
      <w:r w:rsidR="00CB32BC" w:rsidRPr="0075606C">
        <w:rPr>
          <w:rFonts w:ascii="Times New Roman" w:hAnsi="Times New Roman" w:cs="Times New Roman"/>
          <w:b/>
          <w:sz w:val="24"/>
          <w:szCs w:val="24"/>
          <w:lang w:val="en-US"/>
        </w:rPr>
        <w:t>Figure 6C</w:t>
      </w:r>
      <w:r w:rsidR="00CB32BC" w:rsidRPr="0075606C">
        <w:rPr>
          <w:rFonts w:ascii="Times New Roman" w:hAnsi="Times New Roman" w:cs="Times New Roman"/>
          <w:sz w:val="24"/>
          <w:szCs w:val="24"/>
          <w:lang w:val="en-US"/>
        </w:rPr>
        <w:t>).</w:t>
      </w:r>
      <w:r w:rsidR="00941190" w:rsidRPr="0075606C">
        <w:rPr>
          <w:rFonts w:ascii="Times New Roman" w:hAnsi="Times New Roman" w:cs="Times New Roman"/>
          <w:sz w:val="24"/>
          <w:lang w:val="en-US"/>
        </w:rPr>
        <w:t xml:space="preserve"> </w:t>
      </w:r>
      <w:r w:rsidR="00CC5D58" w:rsidRPr="0075606C">
        <w:rPr>
          <w:rFonts w:ascii="Times New Roman" w:hAnsi="Times New Roman" w:cs="Times New Roman"/>
          <w:sz w:val="24"/>
          <w:szCs w:val="24"/>
          <w:lang w:val="en-US"/>
        </w:rPr>
        <w:t xml:space="preserve">In ORF14, transcript dynamics revealed distinct patterns and isoform switching among the canonical isoform, the long variants (L), and the truncated variant (ORF14.5, representing a 5′-truncated transcript). The canonical isoform dominated early expression, peaking at 63.89% at 2 hpi, and did not regain prominence later, showing a steady decline. The long variants (L) contributed modestly, with specific peaks such as L4 at 18 hpi (3.89%), while others like L1 and L3 remained low throughout, peaking below 1% by 48 hpi. The truncated variant ORF14.5 dominated the mid-phase, peaking at 78.54% at 6 hpi and remaining the most abundant transcript until 18 hpi, before declining to 24.44% at 48 hpi </w:t>
      </w:r>
      <w:r w:rsidRPr="0075606C">
        <w:rPr>
          <w:rFonts w:ascii="Times New Roman" w:hAnsi="Times New Roman" w:cs="Times New Roman"/>
          <w:sz w:val="24"/>
          <w:szCs w:val="24"/>
          <w:lang w:val="en-US"/>
        </w:rPr>
        <w:t>(</w:t>
      </w:r>
      <w:r w:rsidR="004C55C6" w:rsidRPr="0075606C">
        <w:rPr>
          <w:rFonts w:ascii="Times New Roman" w:hAnsi="Times New Roman" w:cs="Times New Roman"/>
          <w:b/>
          <w:sz w:val="24"/>
          <w:szCs w:val="24"/>
          <w:lang w:val="en-US"/>
        </w:rPr>
        <w:t>Supplementary Figure S1</w:t>
      </w:r>
      <w:r w:rsidR="00BB32B5" w:rsidRPr="0075606C">
        <w:rPr>
          <w:rFonts w:ascii="Times New Roman" w:hAnsi="Times New Roman" w:cs="Times New Roman"/>
          <w:b/>
          <w:sz w:val="24"/>
          <w:szCs w:val="24"/>
          <w:lang w:val="en-US"/>
        </w:rPr>
        <w:t>2</w:t>
      </w:r>
      <w:r w:rsidRPr="0075606C">
        <w:rPr>
          <w:rFonts w:ascii="Times New Roman" w:hAnsi="Times New Roman" w:cs="Times New Roman"/>
          <w:b/>
          <w:sz w:val="24"/>
          <w:szCs w:val="24"/>
          <w:lang w:val="en-US"/>
        </w:rPr>
        <w:t>E</w:t>
      </w:r>
      <w:r w:rsidRPr="0075606C">
        <w:rPr>
          <w:rFonts w:ascii="Times New Roman" w:hAnsi="Times New Roman" w:cs="Times New Roman"/>
          <w:sz w:val="24"/>
          <w:szCs w:val="24"/>
          <w:lang w:val="en-US"/>
        </w:rPr>
        <w:t>).</w:t>
      </w:r>
      <w:r w:rsidR="00941190" w:rsidRPr="0075606C">
        <w:rPr>
          <w:rFonts w:ascii="Times New Roman" w:hAnsi="Times New Roman" w:cs="Times New Roman"/>
          <w:sz w:val="24"/>
          <w:lang w:val="en-US"/>
        </w:rPr>
        <w:t xml:space="preserve"> </w:t>
      </w:r>
      <w:r w:rsidR="00CC5D58" w:rsidRPr="0075606C">
        <w:rPr>
          <w:rFonts w:ascii="Times New Roman" w:hAnsi="Times New Roman" w:cs="Times New Roman"/>
          <w:sz w:val="24"/>
          <w:szCs w:val="24"/>
          <w:lang w:val="en-US"/>
        </w:rPr>
        <w:t xml:space="preserve">In the gene ORF11, the canonical ORF11 transcript peaked at 8 hpi (86.65%) before declining, while its </w:t>
      </w:r>
      <w:r w:rsidR="00B56847" w:rsidRPr="0075606C">
        <w:rPr>
          <w:rFonts w:ascii="Times New Roman" w:hAnsi="Times New Roman" w:cs="Times New Roman"/>
          <w:sz w:val="24"/>
          <w:lang w:val="en-US"/>
        </w:rPr>
        <w:t>5′-</w:t>
      </w:r>
      <w:r w:rsidR="00CC5D58" w:rsidRPr="0075606C">
        <w:rPr>
          <w:rFonts w:ascii="Times New Roman" w:hAnsi="Times New Roman" w:cs="Times New Roman"/>
          <w:sz w:val="24"/>
          <w:szCs w:val="24"/>
          <w:lang w:val="en-US"/>
        </w:rPr>
        <w:t>truncated ORF-carrying ORF11.5 isoform showed an inverse pattern, peaking early at 4 hpi (74.72%) and decreasing steadily thereafter (</w:t>
      </w:r>
      <w:r w:rsidR="004C55C6" w:rsidRPr="0075606C">
        <w:rPr>
          <w:rFonts w:ascii="Times New Roman" w:hAnsi="Times New Roman" w:cs="Times New Roman"/>
          <w:b/>
          <w:sz w:val="24"/>
          <w:szCs w:val="24"/>
          <w:lang w:val="en-US"/>
        </w:rPr>
        <w:t>Supplementary Figure S1</w:t>
      </w:r>
      <w:r w:rsidR="00BB32B5" w:rsidRPr="0075606C">
        <w:rPr>
          <w:rFonts w:ascii="Times New Roman" w:hAnsi="Times New Roman" w:cs="Times New Roman"/>
          <w:b/>
          <w:sz w:val="24"/>
          <w:szCs w:val="24"/>
          <w:lang w:val="en-US"/>
        </w:rPr>
        <w:t>2</w:t>
      </w:r>
      <w:r w:rsidR="00CC5D58" w:rsidRPr="0075606C">
        <w:rPr>
          <w:rFonts w:ascii="Times New Roman" w:hAnsi="Times New Roman" w:cs="Times New Roman"/>
          <w:b/>
          <w:sz w:val="24"/>
          <w:szCs w:val="24"/>
          <w:lang w:val="en-US"/>
        </w:rPr>
        <w:t>F</w:t>
      </w:r>
      <w:r w:rsidR="00CC5D58" w:rsidRPr="0075606C">
        <w:rPr>
          <w:rFonts w:ascii="Times New Roman" w:hAnsi="Times New Roman" w:cs="Times New Roman"/>
          <w:sz w:val="24"/>
          <w:szCs w:val="24"/>
          <w:lang w:val="en-US"/>
        </w:rPr>
        <w:t xml:space="preserve">). </w:t>
      </w:r>
      <w:r w:rsidR="005112DA" w:rsidRPr="0075606C">
        <w:rPr>
          <w:rFonts w:ascii="Times New Roman" w:hAnsi="Times New Roman" w:cs="Times New Roman"/>
          <w:sz w:val="24"/>
          <w:lang w:val="en-US"/>
        </w:rPr>
        <w:t xml:space="preserve">For </w:t>
      </w:r>
      <w:r w:rsidR="001C33C7" w:rsidRPr="0075606C">
        <w:rPr>
          <w:rFonts w:ascii="Times New Roman" w:hAnsi="Times New Roman" w:cs="Times New Roman"/>
          <w:sz w:val="24"/>
          <w:lang w:val="en-US"/>
        </w:rPr>
        <w:t>ORF</w:t>
      </w:r>
      <w:r w:rsidR="00B81946" w:rsidRPr="0075606C">
        <w:rPr>
          <w:rFonts w:ascii="Times New Roman" w:hAnsi="Times New Roman" w:cs="Times New Roman"/>
          <w:sz w:val="24"/>
          <w:lang w:val="en-US"/>
        </w:rPr>
        <w:t xml:space="preserve">54, the </w:t>
      </w:r>
      <w:r w:rsidRPr="0075606C">
        <w:rPr>
          <w:rFonts w:ascii="Times New Roman" w:hAnsi="Times New Roman" w:cs="Times New Roman"/>
          <w:sz w:val="24"/>
          <w:lang w:val="en-US"/>
        </w:rPr>
        <w:t xml:space="preserve">short (S) isoform dominated early expression, peaking at 2 hpi (100%) and declining sharply after 6 hpi, while the canonical transcript emerged later, surpassing the short </w:t>
      </w:r>
      <w:r w:rsidRPr="0075606C">
        <w:rPr>
          <w:rFonts w:ascii="Times New Roman" w:hAnsi="Times New Roman" w:cs="Times New Roman"/>
          <w:sz w:val="24"/>
          <w:lang w:val="en-US"/>
        </w:rPr>
        <w:lastRenderedPageBreak/>
        <w:t>isoform at 8 hpi (48.85% vs. 22.47%) and dominating mid-to-late stages, peaking at 18 hpi (96.36%) and maintaining high</w:t>
      </w:r>
      <w:r w:rsidR="002F0852" w:rsidRPr="0075606C">
        <w:rPr>
          <w:rFonts w:ascii="Times New Roman" w:hAnsi="Times New Roman" w:cs="Times New Roman"/>
          <w:sz w:val="24"/>
          <w:lang w:val="en-US"/>
        </w:rPr>
        <w:t xml:space="preserve"> levels through 48 hpi (93.17%)</w:t>
      </w:r>
      <w:r w:rsidRPr="0075606C">
        <w:rPr>
          <w:rFonts w:ascii="Times New Roman" w:hAnsi="Times New Roman" w:cs="Times New Roman"/>
          <w:sz w:val="24"/>
          <w:lang w:val="en-US"/>
        </w:rPr>
        <w:t xml:space="preserve"> </w:t>
      </w:r>
      <w:r w:rsidR="0096152B" w:rsidRPr="0075606C">
        <w:rPr>
          <w:rFonts w:ascii="Times New Roman" w:hAnsi="Times New Roman" w:cs="Times New Roman"/>
          <w:sz w:val="24"/>
          <w:szCs w:val="24"/>
          <w:lang w:val="en-US"/>
        </w:rPr>
        <w:t>(</w:t>
      </w:r>
      <w:r w:rsidR="00CC5D58" w:rsidRPr="0075606C">
        <w:rPr>
          <w:rFonts w:ascii="Times New Roman" w:hAnsi="Times New Roman" w:cs="Times New Roman"/>
          <w:b/>
          <w:sz w:val="24"/>
          <w:szCs w:val="24"/>
          <w:lang w:val="en-US"/>
        </w:rPr>
        <w:t xml:space="preserve">Supplementary </w:t>
      </w:r>
      <w:r w:rsidR="00CC5D58" w:rsidRPr="0075606C">
        <w:rPr>
          <w:rFonts w:ascii="Times New Roman" w:hAnsi="Times New Roman" w:cs="Times New Roman"/>
          <w:b/>
          <w:sz w:val="24"/>
          <w:lang w:val="en-US"/>
        </w:rPr>
        <w:t xml:space="preserve">Figure </w:t>
      </w:r>
      <w:r w:rsidR="004C55C6" w:rsidRPr="0075606C">
        <w:rPr>
          <w:rFonts w:ascii="Times New Roman" w:hAnsi="Times New Roman" w:cs="Times New Roman"/>
          <w:b/>
          <w:sz w:val="24"/>
          <w:szCs w:val="24"/>
          <w:lang w:val="en-US"/>
        </w:rPr>
        <w:t>S1</w:t>
      </w:r>
      <w:r w:rsidR="00BB32B5" w:rsidRPr="0075606C">
        <w:rPr>
          <w:rFonts w:ascii="Times New Roman" w:hAnsi="Times New Roman" w:cs="Times New Roman"/>
          <w:b/>
          <w:sz w:val="24"/>
          <w:szCs w:val="24"/>
          <w:lang w:val="en-US"/>
        </w:rPr>
        <w:t>2</w:t>
      </w:r>
      <w:r w:rsidR="00CC5D58" w:rsidRPr="0075606C">
        <w:rPr>
          <w:rFonts w:ascii="Times New Roman" w:hAnsi="Times New Roman" w:cs="Times New Roman"/>
          <w:b/>
          <w:sz w:val="24"/>
          <w:szCs w:val="24"/>
          <w:lang w:val="en-US"/>
        </w:rPr>
        <w:t>C</w:t>
      </w:r>
      <w:r w:rsidR="0096152B" w:rsidRPr="0075606C">
        <w:rPr>
          <w:rFonts w:ascii="Times New Roman" w:hAnsi="Times New Roman" w:cs="Times New Roman"/>
          <w:sz w:val="24"/>
          <w:lang w:val="en-US"/>
        </w:rPr>
        <w:t>)</w:t>
      </w:r>
      <w:r w:rsidR="00B81946" w:rsidRPr="0075606C">
        <w:rPr>
          <w:rFonts w:ascii="Times New Roman" w:hAnsi="Times New Roman" w:cs="Times New Roman"/>
          <w:sz w:val="24"/>
          <w:lang w:val="en-US"/>
        </w:rPr>
        <w:t>.</w:t>
      </w:r>
      <w:r w:rsidR="00737FE4" w:rsidRPr="0075606C">
        <w:rPr>
          <w:rFonts w:ascii="Times New Roman" w:hAnsi="Times New Roman" w:cs="Times New Roman"/>
          <w:sz w:val="24"/>
          <w:lang w:val="en-US"/>
        </w:rPr>
        <w:t xml:space="preserve"> </w:t>
      </w:r>
    </w:p>
    <w:p w14:paraId="42BBDFD2" w14:textId="77777777" w:rsidR="00BE00E7" w:rsidRPr="0075606C" w:rsidRDefault="00BE00E7" w:rsidP="00573600">
      <w:pPr>
        <w:spacing w:after="120" w:line="240" w:lineRule="auto"/>
        <w:jc w:val="both"/>
        <w:rPr>
          <w:rFonts w:ascii="Times New Roman" w:hAnsi="Times New Roman" w:cs="Times New Roman"/>
          <w:b/>
          <w:sz w:val="24"/>
          <w:lang w:val="en-US"/>
        </w:rPr>
      </w:pPr>
    </w:p>
    <w:p w14:paraId="7C948DFE" w14:textId="055E31B5" w:rsidR="00BE00E7" w:rsidRPr="0075606C" w:rsidRDefault="00BE00E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Dynam</w:t>
      </w:r>
      <w:r w:rsidR="00045DFC" w:rsidRPr="0075606C">
        <w:rPr>
          <w:rFonts w:ascii="Times New Roman" w:hAnsi="Times New Roman" w:cs="Times New Roman"/>
          <w:b/>
          <w:sz w:val="24"/>
          <w:lang w:val="en-US"/>
        </w:rPr>
        <w:t>ics of transcriptional overlaps</w:t>
      </w:r>
    </w:p>
    <w:p w14:paraId="491162A2" w14:textId="03A3F453" w:rsidR="00F3326F" w:rsidRPr="0075606C" w:rsidRDefault="0008596B"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We used the raw sequencing reads for demonstrating the extreme complexity of transcriptional overlaps in EHV-1. </w:t>
      </w:r>
      <w:r w:rsidR="00235613" w:rsidRPr="0075606C">
        <w:rPr>
          <w:rFonts w:ascii="Times New Roman" w:hAnsi="Times New Roman" w:cs="Times New Roman"/>
          <w:b/>
          <w:sz w:val="24"/>
          <w:lang w:val="en-US"/>
        </w:rPr>
        <w:t>Supplementary Figure S1</w:t>
      </w:r>
      <w:r w:rsidR="00BB32B5" w:rsidRPr="0075606C">
        <w:rPr>
          <w:rFonts w:ascii="Times New Roman" w:hAnsi="Times New Roman" w:cs="Times New Roman"/>
          <w:b/>
          <w:sz w:val="24"/>
          <w:lang w:val="en-US"/>
        </w:rPr>
        <w:t>3</w:t>
      </w:r>
      <w:r w:rsidRPr="0075606C">
        <w:rPr>
          <w:rFonts w:ascii="Times New Roman" w:hAnsi="Times New Roman" w:cs="Times New Roman"/>
          <w:sz w:val="24"/>
          <w:lang w:val="en-US"/>
        </w:rPr>
        <w:t xml:space="preserve"> </w:t>
      </w:r>
      <w:r w:rsidR="00E401E5" w:rsidRPr="0075606C">
        <w:rPr>
          <w:rFonts w:ascii="Times New Roman" w:hAnsi="Times New Roman" w:cs="Times New Roman"/>
          <w:sz w:val="24"/>
          <w:lang w:val="en-US"/>
        </w:rPr>
        <w:t>shows that the extent of these overlaps increases as the infection progresses.</w:t>
      </w:r>
      <w:r w:rsidR="00604585" w:rsidRPr="0075606C">
        <w:rPr>
          <w:rFonts w:ascii="Times New Roman" w:hAnsi="Times New Roman" w:cs="Times New Roman"/>
          <w:sz w:val="24"/>
          <w:lang w:val="en-US"/>
        </w:rPr>
        <w:t xml:space="preserve"> </w:t>
      </w:r>
      <w:r w:rsidR="00F87177" w:rsidRPr="0075606C">
        <w:rPr>
          <w:rFonts w:ascii="Times New Roman" w:hAnsi="Times New Roman" w:cs="Times New Roman"/>
          <w:sz w:val="24"/>
          <w:lang w:val="en-US"/>
        </w:rPr>
        <w:t>The co-expression of adjacent genes inevitably results in conflicts between transcription machineries at overlapping regions during transcription.</w:t>
      </w:r>
      <w:r w:rsidR="008F3785" w:rsidRPr="0075606C">
        <w:rPr>
          <w:rFonts w:ascii="Times New Roman" w:hAnsi="Times New Roman" w:cs="Times New Roman"/>
          <w:sz w:val="24"/>
          <w:lang w:val="en-US"/>
        </w:rPr>
        <w:t xml:space="preserve"> This potential genome-wide regulatory mechanism is very difficult </w:t>
      </w:r>
      <w:r w:rsidR="003A5EB4" w:rsidRPr="0075606C">
        <w:rPr>
          <w:rFonts w:ascii="Times New Roman" w:hAnsi="Times New Roman" w:cs="Times New Roman"/>
          <w:sz w:val="24"/>
          <w:lang w:val="en-US"/>
        </w:rPr>
        <w:t xml:space="preserve">to study </w:t>
      </w:r>
      <w:r w:rsidR="008F3785" w:rsidRPr="0075606C">
        <w:rPr>
          <w:rFonts w:ascii="Times New Roman" w:hAnsi="Times New Roman" w:cs="Times New Roman"/>
          <w:sz w:val="24"/>
          <w:lang w:val="en-US"/>
        </w:rPr>
        <w:t>with the current technology.</w:t>
      </w:r>
    </w:p>
    <w:p w14:paraId="06B5AC73" w14:textId="583CC874" w:rsidR="00C653B0" w:rsidRPr="0075606C" w:rsidRDefault="00C653B0" w:rsidP="00573600">
      <w:pPr>
        <w:spacing w:after="120" w:line="240" w:lineRule="auto"/>
        <w:rPr>
          <w:lang w:val="en-US"/>
        </w:rPr>
      </w:pPr>
    </w:p>
    <w:p w14:paraId="4A61524A" w14:textId="003F7681" w:rsidR="00F15EFF"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Discussion</w:t>
      </w:r>
    </w:p>
    <w:p w14:paraId="33CE2363" w14:textId="6EE5DF56" w:rsidR="00F451E7"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last couple of years have witnessed significant advancements in sequencing technologies</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{"citationID":"JXcgqtDh","properties":{"formattedCitation":"[39]","plainCitation":"[39]","noteIndex":0},"citationItems":[{"id":698,"uris":["http://zotero.org/users/local/SrvbCAEb/items/UWT6ZTSA"],"itemData":{"id":698,"type":"article-journal","abstract":"Single-cell genome sequencing aims to increase our understanding of complex microbial ecosystems and disease in multicellular organisms by isolating the contributions of distinct cellular populations.Acquiring high-quality genotype data after starting from a single molecule of DNA from an individual cell has substantial technical challenges that are continuously being addressed.The three main genome amplification methods have differences in their propensity to produce distinct types of artefacts, which should be carefully considered when designing experiments. The experimental design should also be informed by the questions of the study.Single-cell microorganism sequencing has enabled genome assembly of new phyla and is beginning to provide new biological insights into microbial dark matter.Genetic mosaicism is an area that is beginning to be studied at higher resolution using single-cell genome sequencing. Initial studies have begun to resolve intra-tumour heterogeneity, which have provided new biological insights into tumour formation.Single-cell genome sequencing is rapidly evolving, and the use of these techniques is likely to expand as technologies improve and new discoveries are made.","container-title":"Nature Reviews Genetics","DOI":"10.1038/nrg.2015.16","ISSN":"1471-0064","issue":"3","journalAbbreviation":"Nat Rev Genet","language":"en","license":"2016 Springer Nature Limited","note":"publisher: Nature Publishing Group","page":"175-188","source":"www.nature.com","title":"Single-cell genome sequencing: current state of the science","title-short":"Single-cell genome sequencing","volume":"17","author":[{"family":"Gawad","given":"Charles"},{"family":"Koh","given":"Winston"},{"family":"Quake","given":"Stephen R."}],"issued":{"date-parts":[["2016",3]]}}}],"schema":"https://github.com/citation-style-language/schema/raw/master/csl-citation.json"}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42</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Full-length, lrRNA-Seq methods have revolutionized transcriptome research, particularly in organisms with small genomes. This has revealed that viral transcriptomic structures are far more </w:t>
      </w:r>
      <w:r w:rsidR="00FA7B12" w:rsidRPr="0075606C">
        <w:rPr>
          <w:rFonts w:ascii="Times New Roman" w:hAnsi="Times New Roman" w:cs="Times New Roman"/>
          <w:sz w:val="24"/>
          <w:lang w:val="en-US"/>
        </w:rPr>
        <w:t>complex than previously thought</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{"citationID":"BE0Geak4","properties":{"formattedCitation":"[11]","plainCitation":"[11]","noteIndex":0},"citationItems":[{"id":320,"uris":["http://zotero.org/users/local/SrvbCAEb/items/TXHFEIBJ"],"itemData":{"id":320,"type":"article-journal","abstract":"Long-read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[11]</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Discoveries include a wide array of </w:t>
      </w:r>
      <w:r w:rsidR="00623528" w:rsidRPr="0075606C">
        <w:rPr>
          <w:rFonts w:ascii="Times New Roman" w:hAnsi="Times New Roman" w:cs="Times New Roman"/>
          <w:sz w:val="24"/>
          <w:lang w:val="en-US"/>
        </w:rPr>
        <w:t>RNA molecules</w:t>
      </w:r>
      <w:r w:rsidRPr="0075606C">
        <w:rPr>
          <w:rFonts w:ascii="Times New Roman" w:hAnsi="Times New Roman" w:cs="Times New Roman"/>
          <w:sz w:val="24"/>
          <w:lang w:val="en-US"/>
        </w:rPr>
        <w:t>, such as extende</w:t>
      </w:r>
      <w:r w:rsidR="00B17614" w:rsidRPr="0075606C">
        <w:rPr>
          <w:rFonts w:ascii="Times New Roman" w:hAnsi="Times New Roman" w:cs="Times New Roman"/>
          <w:sz w:val="24"/>
          <w:lang w:val="en-US"/>
        </w:rPr>
        <w:t>d 5′-UTR isoforms, polygenic</w:t>
      </w:r>
      <w:r w:rsidRPr="0075606C">
        <w:rPr>
          <w:rFonts w:ascii="Times New Roman" w:hAnsi="Times New Roman" w:cs="Times New Roman"/>
          <w:sz w:val="24"/>
          <w:lang w:val="en-US"/>
        </w:rPr>
        <w:t xml:space="preserve"> and </w:t>
      </w:r>
      <w:r w:rsidR="00B17614" w:rsidRPr="0075606C">
        <w:rPr>
          <w:rFonts w:ascii="Times New Roman" w:hAnsi="Times New Roman" w:cs="Times New Roman"/>
          <w:sz w:val="24"/>
          <w:lang w:val="en-US"/>
        </w:rPr>
        <w:t>complex</w:t>
      </w:r>
      <w:r w:rsidRPr="0075606C">
        <w:rPr>
          <w:rFonts w:ascii="Times New Roman" w:hAnsi="Times New Roman" w:cs="Times New Roman"/>
          <w:sz w:val="24"/>
          <w:lang w:val="en-US"/>
        </w:rPr>
        <w:t xml:space="preserve"> transcripts</w:t>
      </w:r>
      <w:r w:rsidR="00AA29EB" w:rsidRPr="0075606C">
        <w:rPr>
          <w:rFonts w:ascii="Times New Roman" w:hAnsi="Times New Roman" w:cs="Times New Roman"/>
          <w:sz w:val="24"/>
          <w:lang w:val="en-US"/>
        </w:rPr>
        <w:t xml:space="preserve"> (containing at least one gene on an opposite orientation)</w:t>
      </w:r>
      <w:r w:rsidRPr="0075606C">
        <w:rPr>
          <w:rFonts w:ascii="Times New Roman" w:hAnsi="Times New Roman" w:cs="Times New Roman"/>
          <w:sz w:val="24"/>
          <w:lang w:val="en-US"/>
        </w:rPr>
        <w:t xml:space="preserve">, </w:t>
      </w:r>
      <w:r w:rsidR="00317A06" w:rsidRPr="0075606C">
        <w:rPr>
          <w:rFonts w:ascii="Times New Roman" w:hAnsi="Times New Roman" w:cs="Times New Roman"/>
          <w:sz w:val="24"/>
          <w:lang w:val="en-US"/>
        </w:rPr>
        <w:t>5′-</w:t>
      </w:r>
      <w:r w:rsidRPr="0075606C">
        <w:rPr>
          <w:rFonts w:ascii="Times New Roman" w:hAnsi="Times New Roman" w:cs="Times New Roman"/>
          <w:sz w:val="24"/>
          <w:lang w:val="en-US"/>
        </w:rPr>
        <w:t>truncated mRNAs containing in-frame</w:t>
      </w:r>
      <w:r w:rsidR="00B17614"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ORFs</w:t>
      </w:r>
      <w:r w:rsidR="00FA7B12" w:rsidRPr="0075606C">
        <w:rPr>
          <w:rFonts w:ascii="Times New Roman" w:hAnsi="Times New Roman" w:cs="Times New Roman"/>
          <w:sz w:val="24"/>
          <w:lang w:val="en-US"/>
        </w:rPr>
        <w:t>, and read-through transcripts</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6z1yybT1","properties":{"formattedCitation":"[21,40\\uc0\\u8211{}42]","plainCitation":"[21,40–42]","noteIndex":0},"citationItems":[{"id":681,"uris":["http://zotero.org/users/local/SrvbCAEb/items/RWB8GXTS"],"itemData":{"id":681,"type":"article-journal","abstract":"Long-read RNA sequencing allows for the precise characterization of full-length transcripts, which makes it an indispensable tool in transcriptomics. The human cytomegalovirus (HCMV) genome has been first sequenced in 1989 and although short-read sequencing studies have uncovered much of the complexity of its transcriptome, only few of its transcripts have been fully annotated. We hereby present a long-read RNA sequencing dataset of HCMV infected human lung fibroblast cells sequenced by the Pacific Biosciences RSII platform. Seven SMRT cells were sequenced using oligo(dT) primers to reverse transcribe poly(A)-selected RNA molecules and one library was prepared using random primers for the reverse transcription of the rRNA-depleted sample. Our dataset contains 122,636 human and 33,086 viral (HMCV strain Towne) reads. The described data include raw and processed sequencing files, and combined with other datasets, they can be used to validate transcriptome analysis tools, to compare library preparation methods, to test base calling algorithms or to identify genetic variants.","container-title":"Scientific Data","DOI":"10.1038/sdata.2017.194","ISSN":"2052-4463","journalAbbreviation":"Sci Data","note":"PMID: 29257134\nPMCID: PMC5735922","page":"170194","source":"PubMed Central","title":"Long-read sequencing of the human cytomegalovirus transcriptome with the Pacific Biosciences RSII platform","volume":"4","author":[{"family":"Balázs","given":"Zsolt"},{"family":"Tombácz","given":"Dóra"},{"family":"Szűcs","given":"Attila"},{"family":"Snyder","given":"Michael"},{"family":"Boldogkői","given":"Zsolt"}],"issued":{"date-parts":[["2017",12,19]]}}},{"id":659,"uris":["http://zotero.org/users/local/SrvbCAEb/items/26S9XAWG"],"itemData":{"id":659,"type":"article-journal","abstract":"Varicella zoster virus (VZV) is a human pathogenic alphaherpesvirus harboring a relatively large DNA molecule. The VZV transcriptome has already been analyzed by microarray and short-read sequencing analyses. However, both approaches have substantial limitations when used for structural characterization of transcript isoforms, even if supplemented with primer extension or other techniques. Among others, they are inefficient in distinguishing between embedded RNA molecules, transcript isoforms, including splice and length variants, as well as between alternative polycistronic transcripts. It has been demonstrated in several studies that long-read sequencing is able to circumvent these problems.","container-title":"BMC Genomics","DOI":"10.1186/s12864-018-5267-8","ISSN":"1471-2164","issue":"1","journalAbbreviation":"BMC Genomics","page":"873","source":"BioMed Central","title":"Long-read sequencing uncovers a complex transcriptome topology in varicella zoster virus","volume":"19","author":[{"family":"Prazsák","given":"István"},{"family":"Moldován","given":"Norbert"},{"family":"Balázs","given":"Zsolt"},{"family":"Tombácz","given":"Dóra"},{"family":"Megyeri","given":"Klára"},{"family":"Szűcs","given":"Attila"},{"family":"Csabai","given":"Zsolt"},{"family":"Boldogkői","given":"Zsolt"}],"issued":{"date-parts":[["2018",12,4]]}}},{"id":174,"uris":["http://zotero.org/users/local/SrvbCAEb/items/A3PT24X5"],"itemData":{"id":174,"type":"article-journal","abstract":"In this meta-analysis, we re-analysed and compared herpes simplex virus type 1 transcriptomic data generated by eight studies using various short- and long-read sequencing techniques and different library preparation methods. We identified a large number of novel mRNAs, non-coding RNAs and transcript isoforms, and validated many previously published transcripts. Here, we present the most complete HSV-1 transcriptome to date. Furthermore, we also demonstrate that various sequencing techniques, including both cDNA and direct RNA sequencing approaches, are error-prone, which can be circumvented by using integrated approaches. This work draws attention to the need for using multiple sequencing approaches and meta-analyses in transcriptome profiling studies to obtain reliable results.","container-title":"Scientific Data","DOI":"10.1038/s41597-020-0558-8","ISSN":"2052-4463","issue":"1","journalAbbreviation":"Sci Data","language":"eng","note":"PMID: 32647284\nPMCID: PMC7347551","page":"223","source":"PubMed","title":"Meta-analytic approach for transcriptome profiling of herpes simplex virus type 1","volume":"7","author":[{"family":"Tombácz","given":"Dóra"},{"family":"Torma","given":"Gábor"},{"family":"Gulyás","given":"Gábor"},{"family":"Moldován","given":"Norbert"},{"family":"Snyder","given":"Michael"},{"family":"Boldogkői","given":"Zsolt"}],"issued":{"date-parts":[["2020",7,9]]}}},{"id":188,"uris":["http://zotero.org/users/local/SrvbCAEb/items/KBVYBWQD"],"itemData":{"id":188,"type":"article-journal","abstract":"In the last couple of years, the implementation of long-read sequencing (LRS) technologies for transcriptome profiling has uncovered an extreme complexity of viral gene expression. In this study, we carried out a systematic analysis on the pseudorabies virus transcriptome by combining our current data obtained by using Pacific Biosciences Sequel and Oxford Nanopore Technologies MinION sequencing with our earlier data generated by other LRS and short-read sequencing techniques. As a result, we identified a number of novel genes, transcripts, and transcript isoforms, including splice and length variants, and also confirmed earlier annotated RNA molecules. One of the major findings of this study is the discovery of a large number of 5'-truncations of larger putative mRNAs being 3'-co-terminal with canonical mRNAs of PRV. A large fraction of these putative RNAs contain in-frame ATGs, which might initiate translation of N-terminally truncated polypeptides. Our analyses indicate that CTO-S, a replication origin-associated RNA molecule is expressed at an extremely high level. This study demonstrates that the PRV transcriptome is much more complex than previously appreciated.","container-title":"Pathogens (Basel, Switzerland)","DOI":"10.3390/pathogens10020242","ISSN":"2076-0817","issue":"2","journalAbbreviation":"Pathogens","language":"eng","note":"PMID: 33672563\nPMCID: PMC7924054","page":"242","source":"PubMed","title":"An Integrated Sequencing Approach for Updating the Pseudorabies Virus Transcriptome","volume":"10","author":[{"family":"Torma","given":"Gábor"},{"family":"Tombácz","given":"Dóra"},{"family":"Csabai","given":"Zsolt"},{"family":"Göbhardter","given":"Dániel"},{"family":"Deim","given":"Zoltán"},{"family":"Snyder","given":"Michael"},{"family":"Boldogkői","given":"Zsolt"}],"issued":{"date-parts":[["2021",2,20]]}}}],"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szCs w:val="24"/>
          <w:lang w:val="en-US"/>
        </w:rPr>
        <w:t>[21,4</w:t>
      </w:r>
      <w:r w:rsidR="00373BF9" w:rsidRPr="0075606C">
        <w:rPr>
          <w:rFonts w:ascii="Times New Roman" w:hAnsi="Times New Roman" w:cs="Times New Roman"/>
          <w:sz w:val="24"/>
          <w:szCs w:val="24"/>
          <w:lang w:val="en-US"/>
        </w:rPr>
        <w:t>4,45,46</w:t>
      </w:r>
      <w:r w:rsidR="006F598A" w:rsidRPr="0075606C">
        <w:rPr>
          <w:rFonts w:ascii="Times New Roman" w:hAnsi="Times New Roman" w:cs="Times New Roman"/>
          <w:sz w:val="24"/>
          <w:szCs w:val="24"/>
          <w:lang w:val="en-US"/>
        </w:rPr>
        <w:t>]</w:t>
      </w:r>
      <w:r w:rsidR="001758BE" w:rsidRPr="0075606C">
        <w:rPr>
          <w:rFonts w:ascii="Times New Roman" w:hAnsi="Times New Roman" w:cs="Times New Roman"/>
          <w:sz w:val="24"/>
          <w:lang w:val="en-US"/>
        </w:rPr>
        <w:fldChar w:fldCharType="end"/>
      </w:r>
      <w:r w:rsidR="001758BE" w:rsidRPr="0075606C">
        <w:rPr>
          <w:rFonts w:ascii="Times New Roman" w:hAnsi="Times New Roman" w:cs="Times New Roman"/>
          <w:sz w:val="24"/>
          <w:lang w:val="en-US"/>
        </w:rPr>
        <w:t>.</w:t>
      </w:r>
      <w:r w:rsidR="009A0CB6"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Recent studies have demonstrated that the occurrence of nested genes within a larger canonical gene is more prevalent in v</w:t>
      </w:r>
      <w:r w:rsidR="00FA7B12" w:rsidRPr="0075606C">
        <w:rPr>
          <w:rFonts w:ascii="Times New Roman" w:hAnsi="Times New Roman" w:cs="Times New Roman"/>
          <w:sz w:val="24"/>
          <w:lang w:val="en-US"/>
        </w:rPr>
        <w:t>iruses than previously believed</w:t>
      </w:r>
      <w:r w:rsidR="00CF7861" w:rsidRPr="0075606C">
        <w:rPr>
          <w:rFonts w:ascii="Times New Roman" w:hAnsi="Times New Roman" w:cs="Times New Roman"/>
          <w:sz w:val="24"/>
          <w:lang w:val="en-US"/>
        </w:rPr>
        <w:t xml:space="preserve"> </w:t>
      </w:r>
      <w:r w:rsidR="001758BE"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{"citationID":"9qEkr4CA","properties":{"formattedCitation":"[23,42,43]","plainCitation":"[23,42,43]","noteIndex":0},"citationItems":[{"id":192,"uris":["http://zotero.org/users/local/SrvbCAEb/items/INV6GMKY"],"itemData":{"id":192,"type":"article-journal","abstract":"Long-read sequencing (LRS) has become a standard approach for transcriptome analysis in recent years. Bovine alphaherpesvirus 1 (BoHV-1) is an important pathogen of cattle worldwide. This study reports the profiling of the dynamic lytic transcriptome of BoHV-1 using two long-read sequencing (LRS) techniques, the Oxford Nanopore Technologies MinION, and the LoopSeq synthetic LRS methods, using multiple library preparation protocols. In this work, we annotated viral mRNAs and non-coding transcripts, and a large number of transcript isoforms, including transcription start and end sites, as well as splice variants of BoHV-1. Our analysis demonstrated an extremely complex pattern of transcriptional overlaps.","container-title":"Scientific Reports","DOI":"10.1038/s41598-020-77520-1","ISSN":"2045-2322","issue":"1","journalAbbreviation":"Sci Rep","language":"eng","note":"PMID: 33235226\nPMCID: PMC7686369","page":"20496","source":"PubMed","title":"Time-course profiling of bovine alphaherpesvirus 1.1 transcriptome using multiplatform sequencing","volume":"10","author":[{"family":"Moldován","given":"Norbert"},{"family":"Torma","given":"Gábor"},{"family":"Gulyás","given":"Gábor"},{"family":"Hornyák","given":"Ákos"},{"family":"Zádori","given":"Zoltán"},{"family":"Jefferson","given":"Victoria A."},{"family":"Csabai","given":"Zsolt"},{"family":"Boldogkői","given":"Miklós"},{"family":"Tombácz","given":"Dóra"},{"family":"Meyer","given":"Florencia"},{"family":"Boldogkői","given":"Zsolt"}],"issued":{"date-parts":[["2020",11,24]]}}},{"id":188,"uris":["http://zotero.org/users/local/SrvbCAEb/items/KBVYBWQD"],"itemData":{"id":188,"type":"article-journal","abstract":"In the last couple of years, the implementation of long-read sequencing (LRS) technologies for transcriptome profiling has uncovered an extreme complexity of viral gene expression. In this study, we carried out a systematic analysis on the pseudorabies virus transcriptome by combining our current data obtained by using Pacific Biosciences Sequel and Oxford Nanopore Technologies MinION sequencing with our earlier data generated by other LRS and short-read sequencing techniques. As a result, we identified a number of novel genes, transcripts, and transcript isoforms, including splice and length variants, and also confirmed earlier annotated RNA molecules. One of the major findings of this study is the discovery of a large number of 5'-truncations of larger putative mRNAs being 3'-co-terminal with canonical mRNAs of PRV. A large fraction of these putative RNAs contain in-frame ATGs, which might initiate translation of N-terminally truncated polypeptides. Our analyses indicate that CTO-S, a replication origin-associated RNA molecule is expressed at an extremely high level. This study demonstrates that the PRV transcriptome is much more complex than previously appreciated.","container-title":"Pathogens (Basel, Switzerland)","DOI":"10.3390/pathogens10020242","ISSN":"2076-0817","issue":"2","journalAbbreviation":"Pathogens","language":"eng","note":"PMID: 33672563\nPMCID: PMC7924054","page":"242","source":"PubMed","title":"An Integrated Sequencing Approach for Updating the Pseudorabies Virus Transcriptome","volume":"10","author":[{"family":"Torma","given":"Gábor"},{"family":"Tombácz","given":"Dóra"},{"family":"Csabai","given":"Zsolt"},{"family":"Göbhardter","given":"Dániel"},{"family":"Deim","given":"Zoltán"},{"family":"Snyder","given":"Michael"},{"family":"Boldogkői","given":"Zsolt"}],"issued":{"date-parts":[["2021",2,20]]}}},{"id":364,"uris":["http://zotero.org/users/local/SrvbCAEb/items/4R4UGUPN"],"itemData":{"id":364,"type":"article-journal","abstract":"Pseudorabies virus (PRV) is an alphaherpesvirus of swine. PRV has a large double-stranded DNA genome and, as the latest investigations have revealed, a very complex transcriptome. Here, we present a large RNA-Seq dataset, derived from both short- and long-read sequencing. The dataset contains 1.3 million 100 bp paired-end reads that were obtained from the Illumina random-primed libraries, as well as 10 million 50 bp single-end reads generated by the Illumina polyA-seq. The Pacific Biosciences RSII non-amplified method yielded 57,021 reads of inserts (ROIs) aligned to the viral genome, the amplified method resulted in 158,396 PRV-specific ROIs, while we obtained 12,555 ROIs using the Sequel platform. The Oxford Nanopore’s MinION device generated 44,006 reads using their regular cDNA-sequencing method, whereas 29,832 and 120,394 reads were produced by using the direct RNA-sequencing and the Cap-selection protocols, respectively. The raw reads were aligned to the PRV reference genome (KJ717942.1). Our provided dataset can be used to compare different sequencing approaches, library preparation methods, as well as for validation and testing bioinformatic pipelines.","container-title":"Scientific Data","DOI":"10.1038/sdata.2018.119","ISSN":"2052-4463","issue":"1","journalAbbreviation":"Sci Data","language":"en","license":"2018 The Author(s)","note":"number: 1\npublisher: Nature Publishing Group","page":"180119","source":"www.nature.com","title":"Transcriptome-wide survey of pseudorabies virus using next- and third-generation sequencing platforms","volume":"5","author":[{"family":"Tombácz","given":"Dóra"},{"family":"Sharon","given":"Donald"},{"family":"Szűcs","given":"Attila"},{"family":"Moldován","given":"Norbert"},{"family":"Snyder","given":"Michael"},{"family":"Boldogkői","given":"Zsolt"}],"issued":{"date-parts":[["2018",6,19]]}}}],"schema":"https://github.com/citation-style-language/schema/raw/master/csl-citation.json"} </w:instrText>
      </w:r>
      <w:r w:rsidR="001758BE"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[23,</w:t>
      </w:r>
      <w:r w:rsidR="00373BF9" w:rsidRPr="0075606C">
        <w:rPr>
          <w:rFonts w:ascii="Times New Roman" w:hAnsi="Times New Roman" w:cs="Times New Roman"/>
          <w:sz w:val="24"/>
          <w:lang w:val="en-US"/>
        </w:rPr>
        <w:t>46</w:t>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47</w:t>
      </w:r>
      <w:r w:rsidR="006F598A" w:rsidRPr="0075606C">
        <w:rPr>
          <w:rFonts w:ascii="Times New Roman" w:hAnsi="Times New Roman" w:cs="Times New Roman"/>
          <w:sz w:val="24"/>
          <w:lang w:val="en-US"/>
        </w:rPr>
        <w:t>]</w:t>
      </w:r>
      <w:r w:rsidR="001758BE"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xml:space="preserve">. </w:t>
      </w:r>
    </w:p>
    <w:p w14:paraId="42E02958" w14:textId="0B443720" w:rsidR="00276175" w:rsidRPr="0075606C" w:rsidRDefault="00F451E7"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RNA degradation, library preparation</w:t>
      </w:r>
      <w:r w:rsidR="00161AB9" w:rsidRPr="0075606C">
        <w:rPr>
          <w:rFonts w:ascii="Times New Roman" w:hAnsi="Times New Roman" w:cs="Times New Roman"/>
          <w:sz w:val="24"/>
          <w:lang w:val="en-US"/>
        </w:rPr>
        <w:t>,</w:t>
      </w:r>
      <w:r w:rsidRPr="0075606C">
        <w:rPr>
          <w:rFonts w:ascii="Times New Roman" w:hAnsi="Times New Roman" w:cs="Times New Roman"/>
          <w:sz w:val="24"/>
          <w:lang w:val="en-US"/>
        </w:rPr>
        <w:t xml:space="preserve"> and sequencing itself</w:t>
      </w:r>
      <w:r w:rsidR="00F15EFF"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 xml:space="preserve">can </w:t>
      </w:r>
      <w:r w:rsidR="00010030" w:rsidRPr="0075606C">
        <w:rPr>
          <w:rFonts w:ascii="Times New Roman" w:hAnsi="Times New Roman" w:cs="Times New Roman"/>
          <w:sz w:val="24"/>
          <w:lang w:val="en-US"/>
        </w:rPr>
        <w:t>cause 5'-</w:t>
      </w:r>
      <w:r w:rsidR="00F15EFF" w:rsidRPr="0075606C">
        <w:rPr>
          <w:rFonts w:ascii="Times New Roman" w:hAnsi="Times New Roman" w:cs="Times New Roman"/>
          <w:sz w:val="24"/>
          <w:lang w:val="en-US"/>
        </w:rPr>
        <w:t>truncation in transcripts, potentially leading t</w:t>
      </w:r>
      <w:r w:rsidR="00FA7B12" w:rsidRPr="0075606C">
        <w:rPr>
          <w:rFonts w:ascii="Times New Roman" w:hAnsi="Times New Roman" w:cs="Times New Roman"/>
          <w:sz w:val="24"/>
          <w:lang w:val="en-US"/>
        </w:rPr>
        <w:t>o the misidentification of TSSs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{"citationID":"dhZTic4i","properties":{"formattedCitation":"[44]","plainCitation":"[44]","noteIndex":0},"citationItems":[{"id":716,"uris":["http://zotero.org/users/local/SrvbCAEb/items/NJMMKLAN"],"itemData":{"id":716,"type":"article-journal","abstract":"Long-read sequencing (LRS) technologies have the potential to revolutionize scientific discoveries in RNA biology, especially by enabling the comprehensive identification and quantification of full length mRNA isoforms. However, inherently high error rates make the analysis of long-read sequencing data challenging. While these error rates have been characterized for sequence and splice site identification, it is still unclear how accurately LRS reads represent transcript start and end sites. Here, we systematically assess the variability and accuracy of mRNA terminal ends identified by LRS reads across multiple sequencing platforms. We find substantial inconsistencies in both the start and end coordinates of LRS reads spanning a gene, such that LRS reads often fail to accurately recapitulate annotated or empirically derived terminal ends of mRNA molecules. To address this challenge, we introduce an approach to condition reads based on empirically derived terminal ends and identified a subset of reads that are more likely to represent full-length transcripts. Our approach can improve transcriptome analyses by enhancing the fidelity of transcript terminal end identification, but may result in lower power to quantify genes or discover novel isoforms. Thus, it is necessary to be cautious when selecting sequencing approaches and/or interpreting data from long-read RNA sequencing.","container-title":"bioRxiv: The Preprint Server for Biology","DOI":"10.1101/2023.07.26.550536","journalAbbreviation":"bioRxiv","language":"eng","note":"PMID: 37546743\nPMCID: PMC10402045","page":"2023.07.26.550536","source":"PubMed","title":"Challenges in identifying mRNA transcript starts and ends from long-read sequencing data","author":[{"family":"Calvo-Roitberg","given":"Ezequiel"},{"family":"Daniels","given":"Rachel F."},{"family":"Pai","given":"Athma A."}],"issued":{"date-parts":[["2023",7,27]]}}}],"schema":"https://github.com/citation-style-language/schema/raw/master/csl-citation.json"}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48</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00F15EFF" w:rsidRPr="0075606C">
        <w:rPr>
          <w:rFonts w:ascii="Times New Roman" w:hAnsi="Times New Roman" w:cs="Times New Roman"/>
          <w:sz w:val="24"/>
          <w:lang w:val="en-US"/>
        </w:rPr>
        <w:t xml:space="preserve">. To address this issue, we utilized CAGE sequencing via the Illumina MiSeq platform, a standard </w:t>
      </w:r>
      <w:r w:rsidR="00010030" w:rsidRPr="0075606C">
        <w:rPr>
          <w:rFonts w:ascii="Times New Roman" w:hAnsi="Times New Roman" w:cs="Times New Roman"/>
          <w:sz w:val="24"/>
          <w:lang w:val="en-US"/>
        </w:rPr>
        <w:t>approach for identifying the 5'-</w:t>
      </w:r>
      <w:r w:rsidR="00F15EFF" w:rsidRPr="0075606C">
        <w:rPr>
          <w:rFonts w:ascii="Times New Roman" w:hAnsi="Times New Roman" w:cs="Times New Roman"/>
          <w:sz w:val="24"/>
          <w:lang w:val="en-US"/>
        </w:rPr>
        <w:t xml:space="preserve">ends of capped RNA molecules. Although CAGE-Seq is generally reliable, it has the potential for detecting some fraction of </w:t>
      </w:r>
      <w:r w:rsidR="001F56A2" w:rsidRPr="0075606C">
        <w:rPr>
          <w:rFonts w:ascii="Times New Roman" w:hAnsi="Times New Roman" w:cs="Times New Roman"/>
          <w:sz w:val="24"/>
          <w:lang w:val="en-US"/>
        </w:rPr>
        <w:t>truncated</w:t>
      </w:r>
      <w:r w:rsidR="00F15EFF" w:rsidRPr="0075606C">
        <w:rPr>
          <w:rFonts w:ascii="Times New Roman" w:hAnsi="Times New Roman" w:cs="Times New Roman"/>
          <w:sz w:val="24"/>
          <w:lang w:val="en-US"/>
        </w:rPr>
        <w:t xml:space="preserve"> RNA</w:t>
      </w:r>
      <w:r w:rsidR="001F56A2" w:rsidRPr="0075606C">
        <w:rPr>
          <w:rFonts w:ascii="Times New Roman" w:hAnsi="Times New Roman" w:cs="Times New Roman"/>
          <w:sz w:val="24"/>
          <w:lang w:val="en-US"/>
        </w:rPr>
        <w:t xml:space="preserve"> molecules</w:t>
      </w:r>
      <w:r w:rsidR="00F15EFF" w:rsidRPr="0075606C">
        <w:rPr>
          <w:rFonts w:ascii="Times New Roman" w:hAnsi="Times New Roman" w:cs="Times New Roman"/>
          <w:sz w:val="24"/>
          <w:lang w:val="en-US"/>
        </w:rPr>
        <w:t xml:space="preserve">. This possibility arises because, in mammalian cytoplasm degraded </w:t>
      </w:r>
      <w:r w:rsidR="00A16FE7" w:rsidRPr="0075606C">
        <w:rPr>
          <w:rFonts w:ascii="Times New Roman" w:hAnsi="Times New Roman" w:cs="Times New Roman"/>
          <w:sz w:val="24"/>
          <w:lang w:val="en-US"/>
        </w:rPr>
        <w:t xml:space="preserve">RNAs can be </w:t>
      </w:r>
      <w:r w:rsidR="00FA7B12" w:rsidRPr="0075606C">
        <w:rPr>
          <w:rFonts w:ascii="Times New Roman" w:hAnsi="Times New Roman" w:cs="Times New Roman"/>
          <w:sz w:val="24"/>
          <w:lang w:val="en-US"/>
        </w:rPr>
        <w:t>capped by special host enzymes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bidi="en-US"/>
        </w:rPr>
        <w:instrText xml:space="preserve"> ADDIN ZOTERO_ITEM CSL_CITATION {"citationID":"CatkHCc8","properties":{"formattedCitation":"[45]","plainCitation":"[45]","noteIndex":0},"citationItems":[{"id":727,"uris":["http://zotero.org/users/local/SrvbCAEb/items/UIGG52AK"],"itemData":{"id":727,"type":"article-journal","abstract":"The N7-methylguanosine cap is a hallmark of the 5′ end of eukaryotic mRNAs and is required for gene expression. Loss of the cap was believed to lead irreversibly to decay. However, nearly a decade ago, it was discovered that mammalian cells contain enzymes in the cytoplasm that are capable of restoring caps onto uncapped RNAs. In this review, we summarize recent advances in our understanding of cytoplasmic RNA recapping and discuss the biochemistry of this process and its impact on regulating and diversifying the transcriptome. Although most studies focus on mammalian RNA recapping, we also highlight new observations for recapping in disparate eukaryotic organisms, with the trypanosome recapping system appearing to be a fascinating example of convergent evolution. We conclude with emerging insights into the biological significance of RNA recapping and prospects for the future of this evolving area of study. This article is categorized under: RNA Processing &gt; RNA Editing and Modification Translation &gt; Translation Regulation RNA Processing &gt; Capping and 5′ End Modifications RNA Turnover and Surveillance &gt; Regulation of RNA Stability","container-title":"WIREs RNA","DOI":"10.1002/wrna.1504","ISSN":"1757-7012","issue":"1","language":"en","note":"_eprint: https://onlinelibrary.wiley.com/doi/pdf/10.1002/wrna.1504","page":"e1504","source":"Wiley Online Library","title":"A recap of RNA recapping","volume":"10","author":[{"family":"Trotman","given":"Jackson B."},{"family":"Schoenberg","given":"Daniel R."}],"issued":{"date-parts":[["2019"]]}}}],"schema":"https://github.com/citation-style-language/schema/raw/master/csl-citation.json"}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49</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00F15EFF" w:rsidRPr="0075606C">
        <w:rPr>
          <w:rFonts w:ascii="Times New Roman" w:hAnsi="Times New Roman" w:cs="Times New Roman"/>
          <w:sz w:val="24"/>
          <w:lang w:val="en-US"/>
        </w:rPr>
        <w:t xml:space="preserve">. </w:t>
      </w:r>
      <w:r w:rsidR="00276175" w:rsidRPr="0075606C">
        <w:rPr>
          <w:rFonts w:ascii="Times New Roman" w:hAnsi="Times New Roman" w:cs="Times New Roman"/>
          <w:sz w:val="24"/>
          <w:lang w:val="en-US"/>
        </w:rPr>
        <w:t xml:space="preserve">Although these truncated transcripts originate from biological processes and may even be functional, we attempted to minimize this form of 'noise' by setting a high score threshold for recognizing them as true TSSs resulting from transcription. </w:t>
      </w:r>
    </w:p>
    <w:p w14:paraId="73D67750" w14:textId="01A96E72" w:rsidR="00F15EFF" w:rsidRPr="0075606C" w:rsidRDefault="00F15EFF" w:rsidP="00573600">
      <w:pPr>
        <w:pStyle w:val="Cmsor2"/>
        <w:keepNext w:val="0"/>
        <w:keepLines w:val="0"/>
        <w:shd w:val="clear" w:color="auto" w:fill="FFFFFF"/>
        <w:spacing w:before="0" w:line="240" w:lineRule="auto"/>
        <w:jc w:val="both"/>
        <w:rPr>
          <w:rFonts w:ascii="Times New Roman" w:hAnsi="Times New Roman" w:cs="Times New Roman"/>
          <w:sz w:val="24"/>
          <w:lang w:val="en-US"/>
        </w:rPr>
      </w:pPr>
      <w:r w:rsidRPr="0075606C">
        <w:rPr>
          <w:rFonts w:ascii="Times New Roman" w:hAnsi="Times New Roman" w:cs="Times New Roman"/>
          <w:sz w:val="24"/>
          <w:lang w:val="en-US"/>
        </w:rPr>
        <w:t>Polycistronism is a common feature in bacteria and viruses, but it is rare in eukaryotes. In prokaryotes and bacteriophages, a ribosomal binding site on the mRNAs, known as the Shine-Dalgarno sequence, facilitates the translation of downstream genes in polycistronic RNA molecules. Many small-genome eukaryotic viruses have evolved various mechanisms, such as internal ribosome entry sites, ribosomal frameshifti</w:t>
      </w:r>
      <w:r w:rsidR="00FA7B12" w:rsidRPr="0075606C">
        <w:rPr>
          <w:rFonts w:ascii="Times New Roman" w:hAnsi="Times New Roman" w:cs="Times New Roman"/>
          <w:sz w:val="24"/>
          <w:lang w:val="en-US"/>
        </w:rPr>
        <w:t>ng, or leaky ribosomal scanning</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{"citationID":"tUk0s5Gv","properties":{"formattedCitation":"[46]","plainCitation":"[46]","noteIndex":0},"citationItems":[{"id":661,"uris":["http://zotero.org/users/local/SrvbCAEb/items/GS8I2MJ9"],"itemData":{"id":661,"type":"article-journal","abstract":"Human papillomaviruses (HPV) are unique in that they generate mRNAs that apparently can express multiple proteins from tandemly arranged open reading frames. The mechanisms by which this is achieved are uncertain and are at odds with the basic predictions of the scanning model for translation initiation. We investigated the unorthodox mechanism by which the E6 and E7 oncoproteins from human papillomavirus type 16 (HPV-16) can be translated from a single, bicistronic mRNA. The short E6 5' untranslated region (UTR) was shown to promote translation as efficiently as a UTR from Xenopus beta-globin. Insertion of a secondary structural element into the UTR inhibited both E6 and E7 expression, suggesting that E7 expression depends on ribosomal scanning from the 5' end of the mRNA. E7 translation was found to be cap dependent, but E6 was more dependent on capping and eIF4F activity than E7. Insertion of secondary structural elements at various points in the region upstream of E7 profoundly inhibited translation, indicating that scanning was probably continuous. Insertion of the E6 region between Renilla and firefly luciferase genes revealed little or no internal ribosomal entry site activity. However when E6 was located at the 5' end of the mRNA, it permitted over 100-fold-higher levels of downstream cistron translation than did the Renilla open reading frame. Internal AUGs in the E6 region with strong or intermediate Kozak sequence contexts were unable to inhibit E7 translation, but initiation at the E7 AUG was efficient and accurate. These data support a model in which E7 translation is facilitated by an extreme degree of leaky scanning, requiring the negotiation of 13 upstream AUGs. Ribosomal initiation complexes which fail to initiate at the E6 start codon can scan through to the E7 AUG without initiating translation, but competence to initiate is achieved once the E7 AUG is reached. These findings suggest that the E6 region of HPV-16 comprises features that sponsor both translation of the E6 protein and enhancement of translation at a downstream site.","container-title":"Journal of Virology","DOI":"10.1128/jvi.74.16.7284-7297.2000","ISSN":"0022-538X","issue":"16","journalAbbreviation":"J Virol","language":"eng","note":"PMID: 10906182\nPMCID: PMC112249","page":"7284-7297","source":"PubMed","title":"Leaky scanning is the predominant mechanism for translation of human papillomavirus type 16 E7 oncoprotein from E6/E7 bicistronic mRNA","volume":"74","author":[{"family":"Stacey","given":"S. N."},{"family":"Jordan","given":"D."},{"family":"Williamson","given":"A. J."},{"family":"Brown","given":"M."},{"family":"Coote","given":"J. H."},{"family":"Arrand","given":"J. R."}],"issued":{"date-parts":[["2000",8]]}}}],"schema":"https://github.com/citation-style-language/schema/raw/master/csl-citation.json"}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50</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 In herpesviruses, co-oriented genes often form clusters that produce transcripts with shared downstream sequences and unique 5′-exons, following a pattern like ‘abcd’, ‘bcd’, ‘cd’, and ‘d’, where ‘a’ is the most upstream gene and ‘d’ is the most downstream. The role of poly</w:t>
      </w:r>
      <w:r w:rsidR="00822B2A" w:rsidRPr="0075606C">
        <w:rPr>
          <w:rFonts w:ascii="Times New Roman" w:hAnsi="Times New Roman" w:cs="Times New Roman"/>
          <w:sz w:val="24"/>
          <w:lang w:val="en-US"/>
        </w:rPr>
        <w:t xml:space="preserve">genic </w:t>
      </w:r>
      <w:r w:rsidRPr="0075606C">
        <w:rPr>
          <w:rFonts w:ascii="Times New Roman" w:hAnsi="Times New Roman" w:cs="Times New Roman"/>
          <w:sz w:val="24"/>
          <w:lang w:val="en-US"/>
        </w:rPr>
        <w:t>transcripts in large DNA viruses remains unclear, as translation from downstream g</w:t>
      </w:r>
      <w:r w:rsidR="00FA7B12" w:rsidRPr="0075606C">
        <w:rPr>
          <w:rFonts w:ascii="Times New Roman" w:hAnsi="Times New Roman" w:cs="Times New Roman"/>
          <w:sz w:val="24"/>
          <w:lang w:val="en-US"/>
        </w:rPr>
        <w:t>enes has been rarely documented</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szCs w:val="24"/>
          <w:lang w:val="en-US"/>
        </w:rPr>
        <w:instrText xml:space="preserve"> ADDIN ZOTERO_ITEM CSL_CITATION {"citationID":"rZrJhbfq","properties":{"formattedCitation":"[47,48]","plainCitation":"[47,48]","noteIndex":0},"citationItems":[{"id":450,"uris":["http://zotero.org/users/local/SrvbCAEb/items/YWVFGIUT"],"itemData":{"id":450,"type":"article-journal","abstract":"We review how the expression of fungal mRNAs can be controlled by ribosome interactions with short upstream open reading frames (uORFs) within the 5'untranslated region. The efficiency of uAUG recognition modulates the impact of a uORF but steps during and after translation of the uORF also influence uORF function. The post-termination behaviour of ribosomes, therefore, plays a major role in determining the expression level of these main ORFs. Translation of a uORF can produce a cis-acting peptide that causes effector molecule-dependent stalling of the ribosomes at the end of the uORF. In other cases it is the length or position, or other features of the uORF, rather than the peptide it encodes, that determine the efficiency with which ribosomes reinitiate translation downstream of it. Whether the form of the ribosome that resumes scanning after termination is the 40S subunit alone or the entire 80S ribosome is not known. Translation of the uORF can also control gene expression by affecting the stability of the mRNA. Finally, trans-acting factors may participate in the regulatory mechanisms. Future work will need not only to provide more information on the mechanisms underlying the known cases of uORF-mediated control but also to define the full complement of uORF-containing mRNAs in at least one fungal organism.","container-title":"Molecular Microbiology","DOI":"10.1046/j.1365-2958.2003.03622.x","ISSN":"0950-382X","issue":"4","journalAbbreviation":"Mol Microbiol","language":"eng","note":"PMID: 12890013","page":"859-867","source":"PubMed","title":"Regulation of fungal gene expression via short open reading frames in the mRNA 5'untranslated region","volume":"49","author":[{"family":"Vilela","given":"Cristina"},{"family":"McCarthy","given":"John E. G."}],"issued":{"date-parts":[["2003",8]]}}},{"id":458,"uris":["http://zotero.org/users/local/SrvbCAEb/items/MKSS5RB6"],"itemData":{"id":458,"type":"article-journal","abstract":"The Kaposi's sarcoma-associated herpesvirus (KSHV) protein kinase, encoded by ORF36, functions to phosphorylate cellular and viral targets important in the KSHV lifecycle and to activate the anti-viral prodrug ganciclovir. Unlike the vast majority of mapped KSHV genes, no viral transcript has been identified with ORF36 positioned as the 5′-proximal gene. Here we report that ORF36 is robustly translated as a downstream cistron from the ORF35–37 polycistronic transcript in a cap-dependent manner. We identified two short, upstream open reading frames (uORFs) within the 5′ UTR of the polycistronic mRNA. While both uORFs function as negative regulators of ORF35, unexpectedly, the second allows for the translation of the downstream ORF36 gene by a termination-reinitiation mechanism. Positional conservation of uORFs within a number of related viruses suggests that this may be a common γ-herpesviral adaptation of a host translational regulatory mechanism.","container-title":"PLOS Pathogens","DOI":"10.1371/journal.ppat.1003156","ISSN":"1553-7374","issue":"1","journalAbbreviation":"PLOS Pathogens","language":"en","note":"publisher: Public Library of Science","page":"e1003156","source":"PLoS Journals","title":"Dual Short Upstream Open Reading Frames Control Translation of a Herpesviral Polycistronic mRNA","volume":"9","author":[{"family":"Kronstad","given":"Lisa M."},{"family":"Brulois","given":"Kevin F."},{"family":"Jung","given":"Jae U."},{"family":"Glaunsinger","given":"Britt A."}],"issued":{"date-parts":[["2013",0]]}}}],"schema":"https://github.com/citation-style-language/schema/raw/master/csl-citation.json"}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51</w:t>
      </w:r>
      <w:r w:rsidR="006F598A" w:rsidRPr="0075606C">
        <w:rPr>
          <w:rFonts w:ascii="Times New Roman" w:hAnsi="Times New Roman" w:cs="Times New Roman"/>
          <w:sz w:val="24"/>
          <w:lang w:val="en-US"/>
        </w:rPr>
        <w:t>,</w:t>
      </w:r>
      <w:r w:rsidR="00373BF9" w:rsidRPr="0075606C">
        <w:rPr>
          <w:rFonts w:ascii="Times New Roman" w:hAnsi="Times New Roman" w:cs="Times New Roman"/>
          <w:sz w:val="24"/>
          <w:lang w:val="en-US"/>
        </w:rPr>
        <w:t>52</w:t>
      </w:r>
      <w:r w:rsidR="006F598A" w:rsidRPr="0075606C">
        <w:rPr>
          <w:rFonts w:ascii="Times New Roman" w:hAnsi="Times New Roman" w:cs="Times New Roman"/>
          <w:sz w:val="24"/>
          <w:lang w:val="en-US"/>
        </w:rPr>
        <w:t>]</w:t>
      </w:r>
      <w:r w:rsidR="00CC366C" w:rsidRPr="0075606C">
        <w:rPr>
          <w:rFonts w:ascii="Times New Roman" w:hAnsi="Times New Roman" w:cs="Times New Roman"/>
          <w:sz w:val="24"/>
          <w:lang w:val="en-US"/>
        </w:rPr>
        <w:fldChar w:fldCharType="end"/>
      </w:r>
      <w:r w:rsidRPr="0075606C">
        <w:rPr>
          <w:rFonts w:ascii="Times New Roman" w:hAnsi="Times New Roman" w:cs="Times New Roman"/>
          <w:sz w:val="24"/>
          <w:lang w:val="en-US"/>
        </w:rPr>
        <w:t>.</w:t>
      </w:r>
    </w:p>
    <w:p w14:paraId="05AC253D" w14:textId="0D50CED1" w:rsidR="00F15EFF" w:rsidRPr="0075606C" w:rsidRDefault="00F15EFF"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We have previously reported that EHV-1 exhibits more frequent splicing events compare</w:t>
      </w:r>
      <w:r w:rsidR="00FA7B12" w:rsidRPr="0075606C">
        <w:rPr>
          <w:rFonts w:ascii="Times New Roman" w:hAnsi="Times New Roman" w:cs="Times New Roman"/>
          <w:sz w:val="24"/>
          <w:lang w:val="en-US"/>
        </w:rPr>
        <w:t>d to related alphaherpesviruses</w:t>
      </w:r>
      <w:r w:rsidR="00CF7861" w:rsidRPr="0075606C">
        <w:rPr>
          <w:rFonts w:ascii="Times New Roman" w:hAnsi="Times New Roman" w:cs="Times New Roman"/>
          <w:sz w:val="24"/>
          <w:lang w:val="en-US"/>
        </w:rPr>
        <w:t xml:space="preserve"> </w:t>
      </w:r>
      <w:r w:rsidR="00CC366C" w:rsidRPr="0075606C">
        <w:rPr>
          <w:rFonts w:ascii="Times New Roman" w:hAnsi="Times New Roman" w:cs="Times New Roman"/>
          <w:sz w:val="24"/>
          <w:lang w:val="en-US"/>
        </w:rPr>
        <w:fldChar w:fldCharType="begin"/>
      </w:r>
      <w:r w:rsidR="006F598A" w:rsidRPr="0075606C">
        <w:rPr>
          <w:rFonts w:ascii="Times New Roman" w:hAnsi="Times New Roman" w:cs="Times New Roman"/>
          <w:sz w:val="24"/>
          <w:lang w:val="en-US"/>
        </w:rPr>
        <w:instrText xml:space="preserve"> ADDIN ZOTERO_ITEM CSL_CITATION {"citationID":"3RyGnmpN","properties":{"formattedCitation":"[28]","plainCitation":"[28]","noteIndex":0},"citationItems":[{"id":186,"uris":["http://zotero.org/users/local/SrvbCAEb/items/8R53DERT"],"itemData":{"id":186,"type":"article-journal","abstract":"This study employed both short-read sequencing (SRS, Illumina) and long-read sequencing (LRS Oxford Nanopore Technologies) platforms to conduct a comprehensive analysis of the equid alphaherpesvirus 1 (EHV-1) transcriptome. The study involved the annotation of canonical mRNAs and their transcript variants, encompassing transcription start site (TSS) and transcription end site (TES) isoforms, in addition to alternative splicing forms. Furthermore, the study revealed the presence of numerous non-coding RNA (ncRNA) molecules, including intergenic and antisense transcripts, produced by EHV-1. An intriguing finding was the abundant production of chimeric transcripts, some of which potentially encode fusion polypeptides. Moreover, EHV-1 exhibited a greater incidence of transcriptional overlaps and splicing compared to related viruses. It is noteworthy that many genes have their unique TESs along with the co-terminal transcription ends, a characteristic scarcely seen in other alphaherpesviruses. The study also identified transcripts that overlap the replication origins of the virus. Moreover, a novel ncRNA, referred to as NOIR, was found to intersect with the 5'-ends of longer transcript isoform specified by the major transactivator genes ORF64 and ORF65, surrounding the OriL. These findings together imply the existence of a key regulatory mechanism that governs both transcription and replication through, among others, a process that involves interference between the DNA and RNA synthesis machineries.","container-title":"Heliyon","DOI":"10.1016/j.heliyon.2023.e17716","ISSN":"2405-8440","issue":"7","journalAbbreviation":"Heliyon","language":"eng","note":"PMID: 37449092\nPMCID: PMC10336594","page":"e17716","source":"PubMed","title":"Hybrid sequencing discloses unique aspects of the transcriptomic architecture in equid alphaherpesvirus 1","volume":"9","author":[{"family":"Tombácz","given":"Dóra"},{"family":"Torma","given":"Gábor"},{"family":"Gulyás","given":"Gábor"},{"family":"Fülöp","given":"Ádám"},{"family":"Dörmő","given":"Ákos"},{"family":"Prazsák","given":"István"},{"family":"Csabai","given":"Zsolt"},{"family":"Mizik","given":"Máté"},{"family":"Hornyák","given":"Ákos"},{"family":"Zádori","given":"Zoltán"},{"family":"Kakuk","given":"Balázs"},{"family":"Boldogkői","given":"Zsolt"}],"issued":{"date-parts":[["2023",7]]}}}],"schema":"https://github.com/citation-style-language/schema/raw/master/csl-citation.json"} </w:instrText>
      </w:r>
      <w:r w:rsidR="00CC366C" w:rsidRPr="0075606C">
        <w:rPr>
          <w:rFonts w:ascii="Times New Roman" w:hAnsi="Times New Roman" w:cs="Times New Roman"/>
          <w:sz w:val="24"/>
          <w:lang w:val="en-US"/>
        </w:rPr>
        <w:fldChar w:fldCharType="separate"/>
      </w:r>
      <w:r w:rsidR="006F598A" w:rsidRPr="0075606C">
        <w:rPr>
          <w:rFonts w:ascii="Times New Roman" w:hAnsi="Times New Roman" w:cs="Times New Roman"/>
          <w:sz w:val="24"/>
          <w:lang w:val="en-US"/>
        </w:rPr>
        <w:t>[28]</w:t>
      </w:r>
      <w:r w:rsidR="00CC366C" w:rsidRPr="0075606C">
        <w:rPr>
          <w:rFonts w:ascii="Times New Roman" w:hAnsi="Times New Roman" w:cs="Times New Roman"/>
          <w:sz w:val="24"/>
          <w:lang w:val="en-US"/>
        </w:rPr>
        <w:fldChar w:fldCharType="end"/>
      </w:r>
      <w:r w:rsidR="00A83DD2" w:rsidRPr="0075606C">
        <w:rPr>
          <w:rFonts w:ascii="Times New Roman" w:hAnsi="Times New Roman" w:cs="Times New Roman"/>
          <w:sz w:val="24"/>
          <w:lang w:val="en-US"/>
        </w:rPr>
        <w:t xml:space="preserve">. Transcripts of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44 (homolog of HSV </w:t>
      </w:r>
      <w:r w:rsidR="00A83DD2" w:rsidRPr="0075606C">
        <w:rPr>
          <w:rFonts w:ascii="Times New Roman" w:hAnsi="Times New Roman" w:cs="Times New Roman"/>
          <w:i/>
          <w:sz w:val="24"/>
          <w:lang w:val="en-US"/>
        </w:rPr>
        <w:t>ul15</w:t>
      </w:r>
      <w:r w:rsidR="0086628F" w:rsidRPr="0075606C">
        <w:rPr>
          <w:rFonts w:ascii="Times New Roman" w:hAnsi="Times New Roman" w:cs="Times New Roman"/>
          <w:i/>
          <w:sz w:val="24"/>
          <w:lang w:val="en-US"/>
        </w:rPr>
        <w:t xml:space="preserve"> </w:t>
      </w:r>
      <w:r w:rsidR="0086628F" w:rsidRPr="0075606C">
        <w:rPr>
          <w:rFonts w:ascii="Times New Roman" w:hAnsi="Times New Roman" w:cs="Times New Roman"/>
          <w:sz w:val="24"/>
          <w:lang w:val="en-US"/>
        </w:rPr>
        <w:t>gene</w:t>
      </w:r>
      <w:r w:rsidR="00A83DD2" w:rsidRPr="0075606C">
        <w:rPr>
          <w:rFonts w:ascii="Times New Roman" w:hAnsi="Times New Roman" w:cs="Times New Roman"/>
          <w:sz w:val="24"/>
          <w:lang w:val="en-US"/>
        </w:rPr>
        <w:t xml:space="preserve">),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 xml:space="preserve">65 (homolog of HSV </w:t>
      </w:r>
      <w:r w:rsidRPr="0075606C">
        <w:rPr>
          <w:rFonts w:ascii="Times New Roman" w:hAnsi="Times New Roman" w:cs="Times New Roman"/>
          <w:i/>
          <w:sz w:val="24"/>
          <w:lang w:val="en-US"/>
        </w:rPr>
        <w:t>us1</w:t>
      </w:r>
      <w:r w:rsidR="0086628F" w:rsidRPr="0075606C">
        <w:rPr>
          <w:rFonts w:ascii="Times New Roman" w:hAnsi="Times New Roman" w:cs="Times New Roman"/>
          <w:sz w:val="24"/>
          <w:lang w:val="en-US"/>
        </w:rPr>
        <w:t xml:space="preserve"> gene</w:t>
      </w:r>
      <w:r w:rsidRPr="0075606C">
        <w:rPr>
          <w:rFonts w:ascii="Times New Roman" w:hAnsi="Times New Roman" w:cs="Times New Roman"/>
          <w:sz w:val="24"/>
          <w:lang w:val="en-US"/>
        </w:rPr>
        <w:t xml:space="preserve">), and </w:t>
      </w:r>
      <w:r w:rsidR="009B0730" w:rsidRPr="0075606C">
        <w:rPr>
          <w:rFonts w:ascii="Times New Roman" w:hAnsi="Times New Roman" w:cs="Times New Roman"/>
          <w:sz w:val="24"/>
          <w:lang w:val="en-US"/>
        </w:rPr>
        <w:t>NOIR</w:t>
      </w:r>
      <w:r w:rsidR="00406A18" w:rsidRPr="0075606C">
        <w:rPr>
          <w:rFonts w:ascii="Times New Roman" w:hAnsi="Times New Roman" w:cs="Times New Roman"/>
          <w:sz w:val="24"/>
          <w:lang w:val="en-US"/>
        </w:rPr>
        <w:t xml:space="preserve"> </w:t>
      </w:r>
      <w:r w:rsidRPr="0075606C">
        <w:rPr>
          <w:rFonts w:ascii="Times New Roman" w:hAnsi="Times New Roman" w:cs="Times New Roman"/>
          <w:sz w:val="24"/>
          <w:lang w:val="en-US"/>
        </w:rPr>
        <w:t>are spliced in other alphaherpesviruses as well. However, EHV-1 uniquely features splicing in differ</w:t>
      </w:r>
      <w:r w:rsidR="00A83DD2" w:rsidRPr="0075606C">
        <w:rPr>
          <w:rFonts w:ascii="Times New Roman" w:hAnsi="Times New Roman" w:cs="Times New Roman"/>
          <w:sz w:val="24"/>
          <w:lang w:val="en-US"/>
        </w:rPr>
        <w:t xml:space="preserve">ent genomic regions, such as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6/12, </w:t>
      </w:r>
      <w:r w:rsidR="001C33C7" w:rsidRPr="0075606C">
        <w:rPr>
          <w:rFonts w:ascii="Times New Roman" w:hAnsi="Times New Roman" w:cs="Times New Roman"/>
          <w:sz w:val="24"/>
          <w:lang w:val="en-US"/>
        </w:rPr>
        <w:t>ORF</w:t>
      </w:r>
      <w:r w:rsidR="00A83DD2" w:rsidRPr="0075606C">
        <w:rPr>
          <w:rFonts w:ascii="Times New Roman" w:hAnsi="Times New Roman" w:cs="Times New Roman"/>
          <w:sz w:val="24"/>
          <w:lang w:val="en-US"/>
        </w:rPr>
        <w:t xml:space="preserve">35/39, and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53/58. Additional</w:t>
      </w:r>
      <w:r w:rsidR="00A83DD2" w:rsidRPr="0075606C">
        <w:rPr>
          <w:rFonts w:ascii="Times New Roman" w:hAnsi="Times New Roman" w:cs="Times New Roman"/>
          <w:sz w:val="24"/>
          <w:lang w:val="en-US"/>
        </w:rPr>
        <w:t xml:space="preserve">ly, the splicing observed in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44 extends to adjac</w:t>
      </w:r>
      <w:r w:rsidR="00A83DD2" w:rsidRPr="0075606C">
        <w:rPr>
          <w:rFonts w:ascii="Times New Roman" w:hAnsi="Times New Roman" w:cs="Times New Roman"/>
          <w:sz w:val="24"/>
          <w:lang w:val="en-US"/>
        </w:rPr>
        <w:t xml:space="preserve">ent genomic areas, including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49/50, which is a distinctive characteristic of this virus.</w:t>
      </w:r>
    </w:p>
    <w:p w14:paraId="3827028E" w14:textId="40656E83" w:rsidR="00FE0FDD" w:rsidRPr="0075606C" w:rsidRDefault="00FE0FDD" w:rsidP="00573600">
      <w:pPr>
        <w:pStyle w:val="NormlWeb"/>
        <w:spacing w:before="0" w:beforeAutospacing="0" w:after="120" w:afterAutospacing="0"/>
        <w:jc w:val="both"/>
        <w:rPr>
          <w:rFonts w:eastAsia="Arial"/>
          <w:bCs/>
          <w:lang w:val="en-US" w:eastAsia="hu-HU" w:bidi="en-US"/>
        </w:rPr>
      </w:pPr>
      <w:r w:rsidRPr="0075606C">
        <w:rPr>
          <w:rFonts w:eastAsia="Arial"/>
          <w:bCs/>
          <w:lang w:val="en-US" w:eastAsia="hu-HU" w:bidi="en-US"/>
        </w:rPr>
        <w:t xml:space="preserve">An ongoing challenge in long-read RNA sequencing studies is that most existing pipelines prioritize the most abundant isoforms and rely on reference annotations primarily designed for eukaryotic transcriptomes, often overlooking the complexities typical of viral genomes. Recent </w:t>
      </w:r>
      <w:r w:rsidRPr="0075606C">
        <w:rPr>
          <w:rFonts w:eastAsia="Arial"/>
          <w:bCs/>
          <w:lang w:val="en-US" w:eastAsia="hu-HU" w:bidi="en-US"/>
        </w:rPr>
        <w:lastRenderedPageBreak/>
        <w:t xml:space="preserve">benchmarks, for instance, have focused on synthetic or mammalian datasets without addressing the extensive </w:t>
      </w:r>
      <w:r w:rsidR="009903E1" w:rsidRPr="0075606C">
        <w:rPr>
          <w:rFonts w:eastAsia="Arial"/>
          <w:bCs/>
          <w:lang w:val="en-US" w:eastAsia="hu-HU" w:bidi="en-US"/>
        </w:rPr>
        <w:t xml:space="preserve">transcriptional </w:t>
      </w:r>
      <w:r w:rsidRPr="0075606C">
        <w:rPr>
          <w:rFonts w:eastAsia="Arial"/>
          <w:bCs/>
          <w:lang w:val="en-US" w:eastAsia="hu-HU" w:bidi="en-US"/>
        </w:rPr>
        <w:t xml:space="preserve">overlap, alternative </w:t>
      </w:r>
      <w:r w:rsidR="007F34F2" w:rsidRPr="0075606C">
        <w:rPr>
          <w:rFonts w:eastAsia="Arial"/>
          <w:bCs/>
          <w:lang w:val="en-US" w:eastAsia="hu-HU" w:bidi="en-US"/>
        </w:rPr>
        <w:t>TSSs</w:t>
      </w:r>
      <w:r w:rsidR="009903E1" w:rsidRPr="0075606C">
        <w:rPr>
          <w:rFonts w:eastAsia="Arial"/>
          <w:bCs/>
          <w:lang w:val="en-US" w:eastAsia="hu-HU" w:bidi="en-US"/>
        </w:rPr>
        <w:t xml:space="preserve"> and complex transcripts </w:t>
      </w:r>
      <w:r w:rsidRPr="0075606C">
        <w:rPr>
          <w:rFonts w:eastAsia="Arial"/>
          <w:bCs/>
          <w:lang w:val="en-US" w:eastAsia="hu-HU" w:bidi="en-US"/>
        </w:rPr>
        <w:t xml:space="preserve">that frequently occur in viruses </w:t>
      </w:r>
      <w:r w:rsidRPr="0075606C">
        <w:rPr>
          <w:bCs/>
          <w:lang w:val="en-US" w:bidi="en-US"/>
        </w:rPr>
        <w:t>[</w:t>
      </w:r>
      <w:r w:rsidR="00373BF9" w:rsidRPr="0075606C">
        <w:rPr>
          <w:bCs/>
          <w:lang w:val="en-US" w:bidi="en-US"/>
        </w:rPr>
        <w:t>53</w:t>
      </w:r>
      <w:r w:rsidRPr="0075606C">
        <w:rPr>
          <w:bCs/>
          <w:lang w:val="en-US" w:bidi="en-US"/>
        </w:rPr>
        <w:t xml:space="preserve">]. </w:t>
      </w:r>
      <w:r w:rsidRPr="0075606C">
        <w:rPr>
          <w:rFonts w:eastAsia="Arial"/>
          <w:bCs/>
          <w:lang w:val="en-US" w:eastAsia="hu-HU" w:bidi="en-US"/>
        </w:rPr>
        <w:t xml:space="preserve">Tools such as StringTie2 and gff-compare, while effective for annotating standard eukaryotic transcripts, often </w:t>
      </w:r>
      <w:r w:rsidR="00BE1507" w:rsidRPr="0075606C">
        <w:rPr>
          <w:rFonts w:eastAsia="Arial"/>
          <w:bCs/>
          <w:lang w:val="en-US" w:eastAsia="hu-HU" w:bidi="en-US"/>
        </w:rPr>
        <w:t>assign</w:t>
      </w:r>
      <w:r w:rsidRPr="0075606C">
        <w:rPr>
          <w:rFonts w:eastAsia="Arial"/>
          <w:bCs/>
          <w:lang w:val="en-US" w:eastAsia="hu-HU" w:bidi="en-US"/>
        </w:rPr>
        <w:t xml:space="preserve"> shorter isoforms </w:t>
      </w:r>
      <w:r w:rsidR="00BE1507" w:rsidRPr="0075606C">
        <w:rPr>
          <w:rFonts w:eastAsia="Arial"/>
          <w:bCs/>
          <w:lang w:val="en-US" w:eastAsia="hu-HU" w:bidi="en-US"/>
        </w:rPr>
        <w:t>to the longest one</w:t>
      </w:r>
      <w:r w:rsidRPr="0075606C">
        <w:rPr>
          <w:rFonts w:eastAsia="Arial"/>
          <w:bCs/>
          <w:lang w:val="en-US" w:eastAsia="hu-HU" w:bidi="en-US"/>
        </w:rPr>
        <w:t xml:space="preserve">. This issue is exacerbated in viruses, where </w:t>
      </w:r>
      <w:r w:rsidR="000C5E3C" w:rsidRPr="0075606C">
        <w:rPr>
          <w:rFonts w:eastAsia="Arial"/>
          <w:bCs/>
          <w:lang w:val="en-US" w:eastAsia="hu-HU" w:bidi="en-US"/>
        </w:rPr>
        <w:t>multiple</w:t>
      </w:r>
      <w:r w:rsidRPr="0075606C">
        <w:rPr>
          <w:rFonts w:eastAsia="Arial"/>
          <w:bCs/>
          <w:lang w:val="en-US" w:eastAsia="hu-HU" w:bidi="en-US"/>
        </w:rPr>
        <w:t xml:space="preserve"> </w:t>
      </w:r>
      <w:r w:rsidR="001275A5" w:rsidRPr="0075606C">
        <w:rPr>
          <w:rFonts w:eastAsia="Arial"/>
          <w:bCs/>
          <w:lang w:val="en-US" w:eastAsia="hu-HU" w:bidi="en-US"/>
        </w:rPr>
        <w:t>transcription initiation</w:t>
      </w:r>
      <w:r w:rsidRPr="0075606C">
        <w:rPr>
          <w:rFonts w:eastAsia="Arial"/>
          <w:bCs/>
          <w:lang w:val="en-US" w:eastAsia="hu-HU" w:bidi="en-US"/>
        </w:rPr>
        <w:t xml:space="preserve"> and overlapping </w:t>
      </w:r>
      <w:r w:rsidR="001275A5" w:rsidRPr="0075606C">
        <w:rPr>
          <w:rFonts w:eastAsia="Arial"/>
          <w:bCs/>
          <w:lang w:val="en-US" w:eastAsia="hu-HU" w:bidi="en-US"/>
        </w:rPr>
        <w:t>transcripts</w:t>
      </w:r>
      <w:r w:rsidRPr="0075606C">
        <w:rPr>
          <w:rFonts w:eastAsia="Arial"/>
          <w:bCs/>
          <w:lang w:val="en-US" w:eastAsia="hu-HU" w:bidi="en-US"/>
        </w:rPr>
        <w:t xml:space="preserve"> create a dense genomic landscape. NAGATA, a pipeline reportedly applicable to viruses, has shown promise for native RNA sequencing data </w:t>
      </w:r>
      <w:r w:rsidRPr="0075606C">
        <w:rPr>
          <w:bCs/>
          <w:lang w:val="en-US" w:bidi="en-US"/>
        </w:rPr>
        <w:t xml:space="preserve">[38]. </w:t>
      </w:r>
      <w:r w:rsidRPr="0075606C">
        <w:rPr>
          <w:rFonts w:eastAsia="Arial"/>
          <w:bCs/>
          <w:lang w:val="en-US" w:eastAsia="hu-HU" w:bidi="en-US"/>
        </w:rPr>
        <w:t xml:space="preserve">However, it explicitly discards 5′ soft-clipped reads, </w:t>
      </w:r>
      <w:r w:rsidR="0090004A" w:rsidRPr="0075606C">
        <w:rPr>
          <w:rFonts w:eastAsia="Arial"/>
          <w:bCs/>
          <w:lang w:val="en-US" w:eastAsia="hu-HU" w:bidi="en-US"/>
        </w:rPr>
        <w:t>making it unsuitable for dcDNA-S</w:t>
      </w:r>
      <w:r w:rsidRPr="0075606C">
        <w:rPr>
          <w:rFonts w:eastAsia="Arial"/>
          <w:bCs/>
          <w:lang w:val="en-US" w:eastAsia="hu-HU" w:bidi="en-US"/>
        </w:rPr>
        <w:t xml:space="preserve">eq libraries </w:t>
      </w:r>
      <w:r w:rsidR="000706D7" w:rsidRPr="0075606C">
        <w:rPr>
          <w:rFonts w:eastAsia="Arial"/>
          <w:bCs/>
          <w:lang w:val="en-US" w:eastAsia="hu-HU" w:bidi="en-US"/>
        </w:rPr>
        <w:t>that rely on 5′-</w:t>
      </w:r>
      <w:r w:rsidRPr="0075606C">
        <w:rPr>
          <w:rFonts w:eastAsia="Arial"/>
          <w:bCs/>
          <w:lang w:val="en-US" w:eastAsia="hu-HU" w:bidi="en-US"/>
        </w:rPr>
        <w:t>adapter sequences to orient alignments. In contrast, our LoRTIA</w:t>
      </w:r>
      <w:r w:rsidR="000706D7" w:rsidRPr="0075606C">
        <w:rPr>
          <w:rFonts w:eastAsia="Arial"/>
          <w:bCs/>
          <w:lang w:val="en-US" w:eastAsia="hu-HU" w:bidi="en-US"/>
        </w:rPr>
        <w:t xml:space="preserve"> pipeline accommodates these 5′-</w:t>
      </w:r>
      <w:r w:rsidRPr="0075606C">
        <w:rPr>
          <w:rFonts w:eastAsia="Arial"/>
          <w:bCs/>
          <w:lang w:val="en-US" w:eastAsia="hu-HU" w:bidi="en-US"/>
        </w:rPr>
        <w:t>adapter sequences, using them to determine strand information</w:t>
      </w:r>
      <w:r w:rsidR="0090004A" w:rsidRPr="0075606C">
        <w:rPr>
          <w:rFonts w:eastAsia="Arial"/>
          <w:bCs/>
          <w:lang w:val="en-US" w:eastAsia="hu-HU" w:bidi="en-US"/>
        </w:rPr>
        <w:t xml:space="preserve"> and effectively process dcDNA-S</w:t>
      </w:r>
      <w:r w:rsidRPr="0075606C">
        <w:rPr>
          <w:rFonts w:eastAsia="Arial"/>
          <w:bCs/>
          <w:lang w:val="en-US" w:eastAsia="hu-HU" w:bidi="en-US"/>
        </w:rPr>
        <w:t>eq data. Nevertheless, LoRTIA also faces the fundamental challenge of distinguishing genuine 5′-truncated transcripts from artifacts introduced by incomplete reverse transcription or cytoplasmic mRNA recapping. T</w:t>
      </w:r>
      <w:r w:rsidR="00F15E9C" w:rsidRPr="0075606C">
        <w:rPr>
          <w:rFonts w:eastAsia="Arial"/>
          <w:bCs/>
          <w:lang w:val="en-US" w:eastAsia="hu-HU" w:bidi="en-US"/>
        </w:rPr>
        <w:t>he latter can generate novel 5′-</w:t>
      </w:r>
      <w:r w:rsidRPr="0075606C">
        <w:rPr>
          <w:rFonts w:eastAsia="Arial"/>
          <w:bCs/>
          <w:lang w:val="en-US" w:eastAsia="hu-HU" w:bidi="en-US"/>
        </w:rPr>
        <w:t xml:space="preserve">ends that may be biologically meaningful </w:t>
      </w:r>
      <w:r w:rsidRPr="0075606C">
        <w:rPr>
          <w:bCs/>
          <w:lang w:val="en-US" w:bidi="en-US"/>
        </w:rPr>
        <w:t>[</w:t>
      </w:r>
      <w:r w:rsidR="00373BF9" w:rsidRPr="0075606C">
        <w:rPr>
          <w:bCs/>
          <w:lang w:val="en-US" w:bidi="en-US"/>
        </w:rPr>
        <w:t>43</w:t>
      </w:r>
      <w:r w:rsidRPr="0075606C">
        <w:rPr>
          <w:bCs/>
          <w:lang w:val="en-US" w:bidi="en-US"/>
        </w:rPr>
        <w:t xml:space="preserve">], </w:t>
      </w:r>
      <w:r w:rsidRPr="0075606C">
        <w:rPr>
          <w:rFonts w:eastAsia="Arial"/>
          <w:bCs/>
          <w:lang w:val="en-US" w:eastAsia="hu-HU" w:bidi="en-US"/>
        </w:rPr>
        <w:t>but these risk being misidentified as legitimate viral TSSs without careful filtering.</w:t>
      </w:r>
    </w:p>
    <w:p w14:paraId="03D8C3D4" w14:textId="0B743471" w:rsidR="00FE0FDD" w:rsidRPr="0075606C" w:rsidRDefault="00FE0FDD" w:rsidP="00573600">
      <w:pPr>
        <w:pStyle w:val="NormlWeb"/>
        <w:spacing w:before="0" w:beforeAutospacing="0" w:after="120" w:afterAutospacing="0"/>
        <w:jc w:val="both"/>
        <w:rPr>
          <w:rFonts w:eastAsia="Arial"/>
          <w:bCs/>
          <w:lang w:val="en-US" w:eastAsia="hu-HU" w:bidi="en-US"/>
        </w:rPr>
      </w:pPr>
      <w:r w:rsidRPr="0075606C">
        <w:rPr>
          <w:rFonts w:eastAsia="Arial"/>
          <w:bCs/>
          <w:lang w:val="en-US" w:eastAsia="hu-HU" w:bidi="en-US"/>
        </w:rPr>
        <w:t xml:space="preserve">In view of these constraints, our study focused on capturing canonical full-length viral transcripts while also monitoring alternative TSSs and </w:t>
      </w:r>
      <w:r w:rsidR="00AA4A78" w:rsidRPr="0075606C">
        <w:rPr>
          <w:rFonts w:eastAsia="Arial"/>
          <w:bCs/>
          <w:lang w:val="en-US" w:eastAsia="hu-HU" w:bidi="en-US"/>
        </w:rPr>
        <w:t>TESs</w:t>
      </w:r>
      <w:r w:rsidRPr="0075606C">
        <w:rPr>
          <w:rFonts w:eastAsia="Arial"/>
          <w:bCs/>
          <w:lang w:val="en-US" w:eastAsia="hu-HU" w:bidi="en-US"/>
        </w:rPr>
        <w:t xml:space="preserve"> at lower abundance. By integratin</w:t>
      </w:r>
      <w:r w:rsidR="0090004A" w:rsidRPr="0075606C">
        <w:rPr>
          <w:rFonts w:eastAsia="Arial"/>
          <w:bCs/>
          <w:lang w:val="en-US" w:eastAsia="hu-HU" w:bidi="en-US"/>
        </w:rPr>
        <w:t xml:space="preserve">g multiple data sources (dcDNA-Seq, dRNA-Seq, and CAGE-Seq) and using different tools - </w:t>
      </w:r>
      <w:r w:rsidRPr="0075606C">
        <w:rPr>
          <w:rFonts w:eastAsia="Arial"/>
          <w:bCs/>
          <w:lang w:val="en-US" w:eastAsia="hu-HU" w:bidi="en-US"/>
        </w:rPr>
        <w:t>including LoRTIA for dcDNA</w:t>
      </w:r>
      <w:r w:rsidR="0090004A" w:rsidRPr="0075606C">
        <w:rPr>
          <w:rFonts w:eastAsia="Arial"/>
          <w:bCs/>
          <w:lang w:val="en-US" w:eastAsia="hu-HU" w:bidi="en-US"/>
        </w:rPr>
        <w:t>-Seq</w:t>
      </w:r>
      <w:r w:rsidRPr="0075606C">
        <w:rPr>
          <w:rFonts w:eastAsia="Arial"/>
          <w:bCs/>
          <w:lang w:val="en-US" w:eastAsia="hu-HU" w:bidi="en-US"/>
        </w:rPr>
        <w:t xml:space="preserve"> libraries and NAGATA for dRNA</w:t>
      </w:r>
      <w:r w:rsidR="0090004A" w:rsidRPr="0075606C">
        <w:rPr>
          <w:rFonts w:eastAsia="Arial"/>
          <w:bCs/>
          <w:lang w:val="en-US" w:eastAsia="hu-HU" w:bidi="en-US"/>
        </w:rPr>
        <w:t xml:space="preserve">-Seq data - </w:t>
      </w:r>
      <w:r w:rsidRPr="0075606C">
        <w:rPr>
          <w:rFonts w:eastAsia="Arial"/>
          <w:bCs/>
          <w:lang w:val="en-US" w:eastAsia="hu-HU" w:bidi="en-US"/>
        </w:rPr>
        <w:t xml:space="preserve">we applied stringent criteria, particularly for 5′-truncated transcripts, to minimize false positives without overlooking potentially </w:t>
      </w:r>
      <w:r w:rsidR="008E66E0" w:rsidRPr="0075606C">
        <w:rPr>
          <w:rFonts w:eastAsia="Arial"/>
          <w:bCs/>
          <w:lang w:val="en-US" w:eastAsia="hu-HU" w:bidi="en-US"/>
        </w:rPr>
        <w:t>functional</w:t>
      </w:r>
      <w:r w:rsidRPr="0075606C">
        <w:rPr>
          <w:rFonts w:eastAsia="Arial"/>
          <w:bCs/>
          <w:lang w:val="en-US" w:eastAsia="hu-HU" w:bidi="en-US"/>
        </w:rPr>
        <w:t xml:space="preserve"> low-abundance isoforms. Additionally, we performed a peak analysis on TSS clusters identified from the CAGE</w:t>
      </w:r>
      <w:r w:rsidR="000706D7" w:rsidRPr="0075606C">
        <w:rPr>
          <w:rFonts w:eastAsia="Arial"/>
          <w:bCs/>
          <w:lang w:val="en-US" w:eastAsia="hu-HU" w:bidi="en-US"/>
        </w:rPr>
        <w:t xml:space="preserve"> data (CAGEfightR), refining 5′-</w:t>
      </w:r>
      <w:r w:rsidRPr="0075606C">
        <w:rPr>
          <w:rFonts w:eastAsia="Arial"/>
          <w:bCs/>
          <w:lang w:val="en-US" w:eastAsia="hu-HU" w:bidi="en-US"/>
        </w:rPr>
        <w:t>boundaries using dcDNA</w:t>
      </w:r>
      <w:r w:rsidR="00D94003" w:rsidRPr="0075606C">
        <w:rPr>
          <w:rFonts w:eastAsia="Arial"/>
          <w:bCs/>
          <w:lang w:val="en-US" w:eastAsia="hu-HU" w:bidi="en-US"/>
        </w:rPr>
        <w:t>-Seq</w:t>
      </w:r>
      <w:r w:rsidRPr="0075606C">
        <w:rPr>
          <w:rFonts w:eastAsia="Arial"/>
          <w:bCs/>
          <w:lang w:val="en-US" w:eastAsia="hu-HU" w:bidi="en-US"/>
        </w:rPr>
        <w:t xml:space="preserve"> read counts. Together, these measures provide a robust, flexible strategy for accurately annotating viral transcripts under current methodological and computational constraints. </w:t>
      </w:r>
    </w:p>
    <w:p w14:paraId="5C543941" w14:textId="264BDD78" w:rsidR="0031603D" w:rsidRPr="0075606C" w:rsidRDefault="0031603D" w:rsidP="00573600">
      <w:pPr>
        <w:pStyle w:val="NormlWeb"/>
        <w:spacing w:before="0" w:beforeAutospacing="0" w:after="120" w:afterAutospacing="0"/>
        <w:jc w:val="both"/>
        <w:rPr>
          <w:rFonts w:eastAsia="Arial"/>
          <w:lang w:val="hu-HU"/>
        </w:rPr>
      </w:pPr>
      <w:r w:rsidRPr="0075606C">
        <w:rPr>
          <w:rFonts w:eastAsia="Arial"/>
          <w:lang w:val="en-US"/>
        </w:rPr>
        <w:t xml:space="preserve">In this work, we integrated dcDNA-Seq and CAGE-Seq data to create a comprehensive, time-resolved map of the EHV-1 transcriptome. By leveraging the strengths of each method - CAGE-Seq for high-resolution TSS identification and dcDNA-Seq for capturing full-length transcripts - we validated previously excluded transcripts and identified a substantial number </w:t>
      </w:r>
      <w:r w:rsidR="00BE1507" w:rsidRPr="0075606C">
        <w:rPr>
          <w:rFonts w:eastAsia="Arial"/>
          <w:lang w:val="en-US"/>
        </w:rPr>
        <w:t xml:space="preserve">of new isoforms. We </w:t>
      </w:r>
      <w:r w:rsidRPr="0075606C">
        <w:rPr>
          <w:rFonts w:eastAsia="Arial"/>
          <w:lang w:val="en-US"/>
        </w:rPr>
        <w:t>documented dynamic patterns of isoform switching, highlighting the</w:t>
      </w:r>
      <w:r w:rsidR="003A5386" w:rsidRPr="0075606C">
        <w:rPr>
          <w:rFonts w:eastAsia="Arial"/>
          <w:lang w:val="en-US"/>
        </w:rPr>
        <w:t xml:space="preserve"> complexity of EHV-1 transcriptome </w:t>
      </w:r>
      <w:r w:rsidRPr="0075606C">
        <w:rPr>
          <w:rFonts w:eastAsia="Arial"/>
          <w:lang w:val="en-US"/>
        </w:rPr>
        <w:t xml:space="preserve">beyond previous understanding. This integrated approach also enabled us to cluster genes into </w:t>
      </w:r>
      <w:r w:rsidRPr="0075606C">
        <w:rPr>
          <w:rFonts w:eastAsia="Arial"/>
          <w:i/>
          <w:lang w:val="en-US"/>
        </w:rPr>
        <w:t>de novo</w:t>
      </w:r>
      <w:r w:rsidRPr="0075606C">
        <w:rPr>
          <w:rFonts w:eastAsia="Arial"/>
          <w:lang w:val="en-US"/>
        </w:rPr>
        <w:t xml:space="preserve"> kinetic classes, revealing overlapping temporal waves of expression that </w:t>
      </w:r>
      <w:r w:rsidR="00BE1507" w:rsidRPr="0075606C">
        <w:rPr>
          <w:rFonts w:eastAsia="Arial"/>
          <w:lang w:val="en-US"/>
        </w:rPr>
        <w:t>go beyond</w:t>
      </w:r>
      <w:r w:rsidRPr="0075606C">
        <w:rPr>
          <w:rFonts w:eastAsia="Arial"/>
          <w:lang w:val="en-US"/>
        </w:rPr>
        <w:t xml:space="preserve"> the traditional IE/E/L framework.</w:t>
      </w:r>
    </w:p>
    <w:p w14:paraId="5D3AC327" w14:textId="0DF0964D" w:rsidR="0031603D" w:rsidRPr="0075606C" w:rsidRDefault="0031603D" w:rsidP="00573600">
      <w:pPr>
        <w:pStyle w:val="NormlWeb"/>
        <w:spacing w:before="0" w:beforeAutospacing="0" w:after="120" w:afterAutospacing="0"/>
        <w:jc w:val="both"/>
        <w:rPr>
          <w:rFonts w:eastAsia="Arial"/>
          <w:lang w:val="en-US"/>
        </w:rPr>
      </w:pPr>
      <w:r w:rsidRPr="0075606C">
        <w:rPr>
          <w:rFonts w:eastAsia="Arial"/>
          <w:lang w:val="en-US"/>
        </w:rPr>
        <w:t>The implications of our findings are significant for understanding the regulatory strategies of EHV-1. The presence of numerous transcript isoforms and intricate splicing dynamics suggests that the virus employs multiple layers of</w:t>
      </w:r>
      <w:r w:rsidR="00C656B9" w:rsidRPr="0075606C">
        <w:rPr>
          <w:rFonts w:eastAsia="Arial"/>
          <w:lang w:val="en-US"/>
        </w:rPr>
        <w:t xml:space="preserve"> transcriptional and</w:t>
      </w:r>
      <w:r w:rsidRPr="0075606C">
        <w:rPr>
          <w:rFonts w:eastAsia="Arial"/>
          <w:lang w:val="en-US"/>
        </w:rPr>
        <w:t xml:space="preserve"> post-transcriptional control. Temporal shifts in isoform prevalence, along with alternative TSSs and TESs, indicate that EHV-1 enables the virus to respond flexibly to host conditions, optimize resource utilization, and orchestrate the production of viral components for efficient replication and spread. </w:t>
      </w:r>
    </w:p>
    <w:p w14:paraId="7112884D" w14:textId="1DF8BD85" w:rsidR="0024071F" w:rsidRPr="0075606C" w:rsidRDefault="000532CD" w:rsidP="00573600">
      <w:pPr>
        <w:pStyle w:val="NormlWeb"/>
        <w:spacing w:before="0" w:beforeAutospacing="0" w:after="120" w:afterAutospacing="0"/>
        <w:jc w:val="both"/>
        <w:rPr>
          <w:lang w:val="en-US"/>
        </w:rPr>
      </w:pPr>
      <w:r w:rsidRPr="0075606C">
        <w:rPr>
          <w:lang w:val="en-US"/>
        </w:rPr>
        <w:t>We believe that the significance of these isoforms arises not only from their coding capacity but also from their ability to physically inhibit the transcription of other genes through the process of transcriptional interference</w:t>
      </w:r>
      <w:r w:rsidR="008E66E0" w:rsidRPr="0075606C">
        <w:rPr>
          <w:vertAlign w:val="superscript"/>
          <w:lang w:val="en-US"/>
        </w:rPr>
        <w:t xml:space="preserve"> </w:t>
      </w:r>
      <w:r w:rsidR="008E66E0" w:rsidRPr="0075606C">
        <w:rPr>
          <w:lang w:val="en-US"/>
        </w:rPr>
        <w:fldChar w:fldCharType="begin"/>
      </w:r>
      <w:r w:rsidR="008E66E0" w:rsidRPr="0075606C">
        <w:rPr>
          <w:lang w:val="en-US"/>
        </w:rPr>
        <w:instrText xml:space="preserve"> ADDIN ZOTERO_ITEM CSL_CITATION {"citationID":"BE0Geak4","properties":{"formattedCitation":"[11]","plainCitation":"[11]","noteIndex":0},"citationItems":[{"id":320,"uris":["http://zotero.org/users/local/SrvbCAEb/items/TXHFEIBJ"],"itemData":{"id":320,"type":"article-journal","abstract":"Long-read sequencing (LRS) has become increasingly popular due to its strengths in de novo assembly and in resolving complex DNA regions as well as in determining full-length RNA molecules. Two important LRS technologies have been developed during the past few years, including single-molecule, real-time sequencing by Pacific Biosciences, and nanopore sequencing by Oxford Nanopore Technologies. Although current LRS methods produce lower coverage, and are more error prone than short-read sequencing, these methods continue to be superior in identifying transcript isoforms including multispliced RNAs and transcript-length variants as well as overlapping transcripts and alternative polycistronic RNA molecules. Viruses have small, compact genomes and therefore these organisms are ideal subjects for transcriptome analysis with the relatively low-throughput LRS techniques. Recent LRS studies have multiplied the number of previously known transcripts and have revealed complex networks of transcriptional overlaps in the examined viruses.","container-title":"Trends in Microbiology","DOI":"10.1016/j.tim.2019.01.010","ISSN":"0966-842X","issue":"7","journalAbbreviation":"Trends in Microbiology","page":"578-592","source":"ScienceDirect","title":"Long-Read Sequencing – A Powerful Tool in Viral Transcriptome Research","volume":"27","author":[{"family":"Boldogkői","given":"Zsolt"},{"family":"Moldován","given":"Norbert"},{"family":"Balázs","given":"Zsolt"},{"family":"Snyder","given":"Michael"},{"family":"Tombácz","given":"Dóra"}],"issued":{"date-parts":[["2019",7,1]]}}}],"schema":"https://github.com/citation-style-language/schema/raw/master/csl-citation.json"} </w:instrText>
      </w:r>
      <w:r w:rsidR="008E66E0" w:rsidRPr="0075606C">
        <w:rPr>
          <w:lang w:val="en-US"/>
        </w:rPr>
        <w:fldChar w:fldCharType="separate"/>
      </w:r>
      <w:bookmarkStart w:id="37" w:name="_GoBack"/>
      <w:r w:rsidR="008E66E0" w:rsidRPr="0075606C">
        <w:rPr>
          <w:lang w:val="en-US"/>
        </w:rPr>
        <w:t>[</w:t>
      </w:r>
      <w:bookmarkEnd w:id="37"/>
      <w:r w:rsidR="008E66E0" w:rsidRPr="0075606C">
        <w:rPr>
          <w:lang w:val="en-US"/>
        </w:rPr>
        <w:t>11]</w:t>
      </w:r>
      <w:r w:rsidR="008E66E0" w:rsidRPr="0075606C">
        <w:rPr>
          <w:lang w:val="en-US"/>
        </w:rPr>
        <w:fldChar w:fldCharType="end"/>
      </w:r>
      <w:r w:rsidRPr="0075606C">
        <w:rPr>
          <w:lang w:val="en-US"/>
        </w:rPr>
        <w:t>. For instanc</w:t>
      </w:r>
      <w:r w:rsidR="00010030" w:rsidRPr="0075606C">
        <w:rPr>
          <w:lang w:val="en-US"/>
        </w:rPr>
        <w:t>e, the early increase in the 5'-</w:t>
      </w:r>
      <w:r w:rsidRPr="0075606C">
        <w:rPr>
          <w:lang w:val="en-US"/>
        </w:rPr>
        <w:t xml:space="preserve">truncated isoform of </w:t>
      </w:r>
      <w:r w:rsidR="001C33C7" w:rsidRPr="0075606C">
        <w:rPr>
          <w:rStyle w:val="Kiemels2"/>
          <w:b w:val="0"/>
          <w:lang w:val="en-US"/>
        </w:rPr>
        <w:t>ORF</w:t>
      </w:r>
      <w:r w:rsidRPr="0075606C">
        <w:rPr>
          <w:rStyle w:val="Kiemels2"/>
          <w:b w:val="0"/>
          <w:lang w:val="en-US"/>
        </w:rPr>
        <w:t>11</w:t>
      </w:r>
      <w:r w:rsidRPr="0075606C">
        <w:rPr>
          <w:lang w:val="en-US"/>
        </w:rPr>
        <w:t xml:space="preserve"> could indicate a regulatory mechanism to quickly produce a necessary protein without the full-length transcript, while the later increase may reflect a need for the complete protein function in later stages. On the other hand, the steady increase in </w:t>
      </w:r>
      <w:r w:rsidR="001C33C7" w:rsidRPr="0075606C">
        <w:rPr>
          <w:rStyle w:val="Kiemels2"/>
          <w:b w:val="0"/>
          <w:lang w:val="en-US"/>
        </w:rPr>
        <w:t>ORF</w:t>
      </w:r>
      <w:r w:rsidRPr="0075606C">
        <w:rPr>
          <w:rStyle w:val="Kiemels2"/>
          <w:b w:val="0"/>
          <w:lang w:val="en-US"/>
        </w:rPr>
        <w:t>40</w:t>
      </w:r>
      <w:r w:rsidRPr="0075606C">
        <w:rPr>
          <w:lang w:val="en-US"/>
        </w:rPr>
        <w:t xml:space="preserve"> AT isoforms</w:t>
      </w:r>
      <w:r w:rsidR="000D74C0" w:rsidRPr="0075606C">
        <w:rPr>
          <w:lang w:val="en-US"/>
        </w:rPr>
        <w:t xml:space="preserve"> (TES variants)</w:t>
      </w:r>
      <w:r w:rsidRPr="0075606C">
        <w:rPr>
          <w:lang w:val="en-US"/>
        </w:rPr>
        <w:t xml:space="preserve"> suggests a role in interfering with the transcription initiation of its adjacent gene, the CTO, which is the most</w:t>
      </w:r>
      <w:r w:rsidR="00BE1507" w:rsidRPr="0075606C">
        <w:rPr>
          <w:lang w:val="en-US"/>
        </w:rPr>
        <w:t xml:space="preserve"> abundant non-coding transcript</w:t>
      </w:r>
      <w:r w:rsidRPr="0075606C">
        <w:rPr>
          <w:lang w:val="en-US"/>
        </w:rPr>
        <w:t>.</w:t>
      </w:r>
    </w:p>
    <w:p w14:paraId="12DF48AA" w14:textId="3D3D2200" w:rsidR="0031603D" w:rsidRPr="00E24243" w:rsidRDefault="0031603D" w:rsidP="00573600">
      <w:pPr>
        <w:spacing w:after="120" w:line="240" w:lineRule="auto"/>
        <w:jc w:val="both"/>
        <w:rPr>
          <w:rFonts w:ascii="Times New Roman" w:hAnsi="Times New Roman" w:cs="Times New Roman"/>
          <w:b/>
          <w:sz w:val="28"/>
          <w:lang w:val="en-US"/>
        </w:rPr>
      </w:pPr>
      <w:r w:rsidRPr="0075606C">
        <w:rPr>
          <w:rFonts w:ascii="Times New Roman" w:hAnsi="Times New Roman" w:cs="Times New Roman"/>
          <w:sz w:val="24"/>
          <w:lang w:val="en-US"/>
        </w:rPr>
        <w:t xml:space="preserve">Taken together, our results emphasize that EHV-1 gene regulation is governed by a sophisticated and </w:t>
      </w:r>
      <w:r w:rsidR="00752A46" w:rsidRPr="0075606C">
        <w:rPr>
          <w:rFonts w:ascii="Times New Roman" w:hAnsi="Times New Roman" w:cs="Times New Roman"/>
          <w:sz w:val="24"/>
          <w:lang w:val="en-US"/>
        </w:rPr>
        <w:t>multi-layered</w:t>
      </w:r>
      <w:r w:rsidRPr="0075606C">
        <w:rPr>
          <w:rFonts w:ascii="Times New Roman" w:hAnsi="Times New Roman" w:cs="Times New Roman"/>
          <w:sz w:val="24"/>
          <w:lang w:val="en-US"/>
        </w:rPr>
        <w:t xml:space="preserve"> transcriptional program. By delineating the full complement of viral transcripts </w:t>
      </w:r>
      <w:r w:rsidRPr="00E24243">
        <w:rPr>
          <w:rFonts w:ascii="Times New Roman" w:hAnsi="Times New Roman" w:cs="Times New Roman"/>
          <w:sz w:val="24"/>
          <w:lang w:val="en-US"/>
        </w:rPr>
        <w:t>and their temporal patterns</w:t>
      </w:r>
      <w:r w:rsidR="00CA02F5" w:rsidRPr="00E24243">
        <w:rPr>
          <w:rFonts w:ascii="Times New Roman" w:eastAsia="Times New Roman" w:hAnsi="Times New Roman" w:cs="Times New Roman"/>
          <w:sz w:val="24"/>
          <w:szCs w:val="24"/>
          <w:lang w:val="en-US" w:eastAsia="en-GB"/>
        </w:rPr>
        <w:t xml:space="preserve"> - </w:t>
      </w:r>
      <w:r w:rsidRPr="00E24243">
        <w:rPr>
          <w:rFonts w:ascii="Times New Roman" w:hAnsi="Times New Roman" w:cs="Times New Roman"/>
          <w:sz w:val="24"/>
          <w:lang w:val="en-US"/>
        </w:rPr>
        <w:t>including isoform switching</w:t>
      </w:r>
      <w:r w:rsidR="00CA02F5" w:rsidRPr="00E24243">
        <w:rPr>
          <w:rFonts w:ascii="Times New Roman" w:eastAsia="Times New Roman" w:hAnsi="Times New Roman" w:cs="Times New Roman"/>
          <w:sz w:val="24"/>
          <w:szCs w:val="24"/>
          <w:lang w:val="en-US" w:eastAsia="en-GB"/>
        </w:rPr>
        <w:t xml:space="preserve"> </w:t>
      </w:r>
      <w:r w:rsidR="00F33112" w:rsidRPr="00E24243">
        <w:rPr>
          <w:rFonts w:ascii="Times New Roman" w:eastAsia="Times New Roman" w:hAnsi="Times New Roman" w:cs="Times New Roman"/>
          <w:sz w:val="24"/>
          <w:szCs w:val="24"/>
          <w:lang w:val="en-US" w:eastAsia="en-GB"/>
        </w:rPr>
        <w:t>–</w:t>
      </w:r>
      <w:r w:rsidR="00CA02F5" w:rsidRPr="00E24243">
        <w:rPr>
          <w:rFonts w:ascii="Times New Roman" w:eastAsia="Times New Roman" w:hAnsi="Times New Roman" w:cs="Times New Roman"/>
          <w:sz w:val="24"/>
          <w:szCs w:val="24"/>
          <w:lang w:val="en-US" w:eastAsia="en-GB"/>
        </w:rPr>
        <w:t xml:space="preserve"> </w:t>
      </w:r>
      <w:r w:rsidR="00F33112" w:rsidRPr="00E24243">
        <w:rPr>
          <w:rFonts w:ascii="Times New Roman" w:hAnsi="Times New Roman" w:cs="Times New Roman"/>
          <w:sz w:val="24"/>
          <w:lang w:val="en-US"/>
        </w:rPr>
        <w:t>our data</w:t>
      </w:r>
      <w:r w:rsidRPr="00E24243">
        <w:rPr>
          <w:rFonts w:ascii="Times New Roman" w:hAnsi="Times New Roman" w:cs="Times New Roman"/>
          <w:sz w:val="24"/>
          <w:lang w:val="en-US"/>
        </w:rPr>
        <w:t xml:space="preserve"> provide a </w:t>
      </w:r>
      <w:r w:rsidR="00CA02F5" w:rsidRPr="00E24243">
        <w:rPr>
          <w:rFonts w:ascii="Times New Roman" w:eastAsia="Times New Roman" w:hAnsi="Times New Roman" w:cs="Times New Roman"/>
          <w:sz w:val="24"/>
          <w:szCs w:val="24"/>
          <w:lang w:val="en-US" w:eastAsia="en-GB"/>
        </w:rPr>
        <w:t xml:space="preserve">solid </w:t>
      </w:r>
      <w:r w:rsidRPr="00E24243">
        <w:rPr>
          <w:rFonts w:ascii="Times New Roman" w:hAnsi="Times New Roman" w:cs="Times New Roman"/>
          <w:sz w:val="24"/>
          <w:lang w:val="en-US"/>
        </w:rPr>
        <w:t xml:space="preserve">foundation for future studies to unravel the molecular mechanisms underlying viral replication and pathogenesis. </w:t>
      </w:r>
    </w:p>
    <w:p w14:paraId="7A26DAC8" w14:textId="77777777" w:rsidR="00CA02F5" w:rsidRPr="00E24243" w:rsidRDefault="00CA02F5" w:rsidP="00573600">
      <w:pPr>
        <w:spacing w:after="120" w:line="240" w:lineRule="auto"/>
        <w:jc w:val="both"/>
        <w:rPr>
          <w:rFonts w:ascii="Times New Roman" w:eastAsia="Georgia" w:hAnsi="Times New Roman" w:cs="Times New Roman"/>
          <w:bCs/>
          <w:sz w:val="24"/>
          <w:szCs w:val="24"/>
          <w:lang w:val="en-US"/>
        </w:rPr>
      </w:pPr>
    </w:p>
    <w:p w14:paraId="7C66402E" w14:textId="79B92D01" w:rsidR="009D7FCD" w:rsidRPr="00E24243" w:rsidRDefault="009418A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E24243">
        <w:rPr>
          <w:rFonts w:ascii="Times New Roman" w:hAnsi="Times New Roman" w:cs="Times New Roman"/>
          <w:b/>
          <w:sz w:val="28"/>
          <w:lang w:val="en-US"/>
        </w:rPr>
        <w:t xml:space="preserve">Data availability: </w:t>
      </w:r>
    </w:p>
    <w:p w14:paraId="2271C16B" w14:textId="7EA433DA" w:rsidR="009418A2" w:rsidRPr="00E24243" w:rsidRDefault="009418A2" w:rsidP="00573600">
      <w:pPr>
        <w:spacing w:after="120" w:line="240" w:lineRule="auto"/>
        <w:jc w:val="both"/>
        <w:rPr>
          <w:rFonts w:ascii="Times New Roman" w:hAnsi="Times New Roman" w:cs="Times New Roman"/>
          <w:sz w:val="24"/>
          <w:lang w:val="en-US"/>
        </w:rPr>
      </w:pPr>
      <w:r w:rsidRPr="00E24243">
        <w:rPr>
          <w:rFonts w:ascii="Times New Roman" w:hAnsi="Times New Roman" w:cs="Times New Roman"/>
          <w:sz w:val="24"/>
          <w:lang w:val="en-US"/>
        </w:rPr>
        <w:t>The sequencing datasets generated in this study are available at the European Nucleotide Archive under the accession: PRJEB52190 and PRJEB6233.</w:t>
      </w:r>
    </w:p>
    <w:p w14:paraId="30E8A48F" w14:textId="7197B999" w:rsidR="007C3DFE" w:rsidRDefault="005B7006" w:rsidP="00573600">
      <w:pPr>
        <w:spacing w:after="120" w:line="240" w:lineRule="auto"/>
        <w:jc w:val="both"/>
        <w:rPr>
          <w:rStyle w:val="Hiperhivatkozs"/>
          <w:rFonts w:ascii="Times New Roman" w:hAnsi="Times New Roman" w:cs="Times New Roman"/>
          <w:sz w:val="24"/>
          <w:lang w:val="en-US"/>
        </w:rPr>
      </w:pPr>
      <w:r w:rsidRPr="00E24243">
        <w:rPr>
          <w:rFonts w:ascii="Times New Roman" w:hAnsi="Times New Roman" w:cs="Times New Roman"/>
          <w:sz w:val="24"/>
          <w:lang w:val="en-US"/>
        </w:rPr>
        <w:t xml:space="preserve">The R codes used to perform the analysis and generate the plots are available at: </w:t>
      </w:r>
      <w:hyperlink r:id="rId12" w:history="1">
        <w:r w:rsidR="00255C4E" w:rsidRPr="008814E3">
          <w:rPr>
            <w:rStyle w:val="Hiperhivatkozs"/>
            <w:rFonts w:ascii="Times New Roman" w:hAnsi="Times New Roman" w:cs="Times New Roman"/>
            <w:sz w:val="24"/>
            <w:lang w:val="en-US"/>
          </w:rPr>
          <w:t>https://github.com/Balays/EHV-1-dynamic</w:t>
        </w:r>
      </w:hyperlink>
    </w:p>
    <w:p w14:paraId="64B81FEF" w14:textId="77777777" w:rsidR="005B59C1" w:rsidRPr="008814E3" w:rsidRDefault="005B59C1" w:rsidP="00573600">
      <w:pPr>
        <w:spacing w:after="120" w:line="240" w:lineRule="auto"/>
        <w:jc w:val="both"/>
        <w:rPr>
          <w:rFonts w:ascii="Times New Roman" w:hAnsi="Times New Roman" w:cs="Times New Roman"/>
          <w:color w:val="7030A0"/>
          <w:sz w:val="24"/>
          <w:lang w:val="en-US"/>
        </w:rPr>
      </w:pPr>
    </w:p>
    <w:p w14:paraId="13EB02D0" w14:textId="780F4B87" w:rsidR="005B59C1" w:rsidRPr="008814E3" w:rsidDel="00F75805" w:rsidRDefault="005B59C1" w:rsidP="00573600">
      <w:pPr>
        <w:spacing w:after="120" w:line="240" w:lineRule="auto"/>
        <w:jc w:val="both"/>
        <w:rPr>
          <w:moveFrom w:id="38" w:author="Tombácz Dóra" w:date="2025-02-20T20:58:00Z"/>
          <w:rFonts w:ascii="Times New Roman" w:hAnsi="Times New Roman" w:cs="Times New Roman"/>
          <w:b/>
          <w:sz w:val="24"/>
          <w:lang w:val="en-US"/>
        </w:rPr>
      </w:pPr>
      <w:moveFromRangeStart w:id="39" w:author="Tombácz Dóra" w:date="2025-02-20T20:58:00Z" w:name="move190977508"/>
      <w:moveFrom w:id="40" w:author="Tombácz Dóra" w:date="2025-02-20T20:58:00Z">
        <w:r w:rsidRPr="008814E3" w:rsidDel="00F75805">
          <w:rPr>
            <w:rFonts w:ascii="Times New Roman" w:hAnsi="Times New Roman" w:cs="Times New Roman"/>
            <w:b/>
            <w:sz w:val="24"/>
            <w:lang w:val="en-US"/>
          </w:rPr>
          <w:t>Ethics statement</w:t>
        </w:r>
      </w:moveFrom>
    </w:p>
    <w:p w14:paraId="39D79990" w14:textId="2573E6B6" w:rsidR="005B59C1" w:rsidRPr="008814E3" w:rsidDel="00F75805" w:rsidRDefault="005B59C1" w:rsidP="00573600">
      <w:pPr>
        <w:spacing w:after="120" w:line="240" w:lineRule="auto"/>
        <w:jc w:val="both"/>
        <w:rPr>
          <w:moveFrom w:id="41" w:author="Tombácz Dóra" w:date="2025-02-20T20:58:00Z"/>
          <w:rFonts w:ascii="Times New Roman" w:hAnsi="Times New Roman" w:cs="Times New Roman"/>
          <w:sz w:val="24"/>
          <w:lang w:val="en-US"/>
        </w:rPr>
      </w:pPr>
      <w:moveFrom w:id="42" w:author="Tombácz Dóra" w:date="2025-02-20T20:58:00Z">
        <w:r w:rsidRPr="008814E3" w:rsidDel="00F75805">
          <w:rPr>
            <w:rFonts w:ascii="Times New Roman" w:hAnsi="Times New Roman" w:cs="Times New Roman"/>
            <w:sz w:val="24"/>
            <w:lang w:val="en-US"/>
          </w:rPr>
          <w:t>Ethics approval is "Not Applicable," as no animal experiments were performed.</w:t>
        </w:r>
      </w:moveFrom>
    </w:p>
    <w:moveFromRangeEnd w:id="39"/>
    <w:p w14:paraId="27D2407D" w14:textId="661F13A1" w:rsidR="00255C4E" w:rsidRPr="008814E3" w:rsidDel="00F75805" w:rsidRDefault="00255C4E" w:rsidP="00573600">
      <w:pPr>
        <w:spacing w:after="120" w:line="240" w:lineRule="auto"/>
        <w:jc w:val="both"/>
        <w:rPr>
          <w:del w:id="43" w:author="Tombácz Dóra" w:date="2025-02-20T20:58:00Z"/>
          <w:rFonts w:ascii="Times New Roman" w:hAnsi="Times New Roman" w:cs="Times New Roman"/>
          <w:color w:val="7030A0"/>
          <w:sz w:val="24"/>
          <w:lang w:val="en-US"/>
        </w:rPr>
      </w:pPr>
    </w:p>
    <w:p w14:paraId="230905D2" w14:textId="77777777" w:rsidR="005D6F09" w:rsidRPr="008814E3" w:rsidRDefault="005D6F09" w:rsidP="005D6F09">
      <w:pPr>
        <w:pStyle w:val="Cmsor2"/>
        <w:keepNext w:val="0"/>
        <w:keepLines w:val="0"/>
        <w:shd w:val="clear" w:color="auto" w:fill="FFFFFF"/>
        <w:spacing w:before="0" w:line="240" w:lineRule="auto"/>
        <w:jc w:val="both"/>
        <w:rPr>
          <w:rFonts w:ascii="Times New Roman" w:hAnsi="Times New Roman" w:cs="Times New Roman"/>
          <w:color w:val="020202"/>
          <w:lang w:val="en-US"/>
        </w:rPr>
      </w:pPr>
      <w:r w:rsidRPr="008814E3">
        <w:rPr>
          <w:rFonts w:ascii="Times New Roman" w:hAnsi="Times New Roman" w:cs="Times New Roman"/>
          <w:b/>
          <w:color w:val="020202"/>
          <w:sz w:val="28"/>
          <w:lang w:val="en-US"/>
        </w:rPr>
        <w:t>References</w:t>
      </w:r>
    </w:p>
    <w:p w14:paraId="2C310B9A"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Style w:val="Hiperhivatkozs"/>
          <w:rFonts w:ascii="Times New Roman" w:hAnsi="Times New Roman" w:cs="Times New Roman"/>
          <w:color w:val="auto"/>
          <w:sz w:val="24"/>
          <w:lang w:val="en-US"/>
        </w:rPr>
        <w:fldChar w:fldCharType="begin"/>
      </w:r>
      <w:r w:rsidRPr="00E24243">
        <w:rPr>
          <w:rStyle w:val="Hiperhivatkozs"/>
          <w:rFonts w:ascii="Times New Roman" w:hAnsi="Times New Roman" w:cs="Times New Roman"/>
          <w:color w:val="auto"/>
          <w:sz w:val="24"/>
          <w:szCs w:val="24"/>
          <w:lang w:val="en-US"/>
        </w:rPr>
        <w:instrText xml:space="preserve"> ADDIN ZOTERO_BIBL {"uncited":[],"omitted":[],"custom":[]} CSL_BIBLIOGRAPHY </w:instrText>
      </w:r>
      <w:r w:rsidRPr="00E24243">
        <w:rPr>
          <w:rStyle w:val="Hiperhivatkozs"/>
          <w:rFonts w:ascii="Times New Roman" w:hAnsi="Times New Roman" w:cs="Times New Roman"/>
          <w:color w:val="auto"/>
          <w:sz w:val="24"/>
          <w:lang w:val="en-US"/>
        </w:rPr>
        <w:fldChar w:fldCharType="separate"/>
      </w:r>
      <w:r w:rsidRPr="00E24243">
        <w:rPr>
          <w:rFonts w:ascii="Times New Roman" w:hAnsi="Times New Roman" w:cs="Times New Roman"/>
          <w:sz w:val="24"/>
          <w:lang w:val="en-US"/>
        </w:rPr>
        <w:t xml:space="preserve">1. </w:t>
      </w:r>
      <w:r w:rsidRPr="00E24243">
        <w:rPr>
          <w:rFonts w:ascii="Times New Roman" w:hAnsi="Times New Roman" w:cs="Times New Roman"/>
          <w:sz w:val="24"/>
          <w:lang w:val="en-US"/>
        </w:rPr>
        <w:tab/>
        <w:t xml:space="preserve">O’Callaghan DHR. Encyclopedia of Virology. Academic Press, Harcourt Brace &amp; Company. 1994;5. </w:t>
      </w:r>
    </w:p>
    <w:p w14:paraId="7096E344"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 </w:t>
      </w:r>
      <w:r w:rsidRPr="00E24243">
        <w:rPr>
          <w:rFonts w:ascii="Times New Roman" w:hAnsi="Times New Roman" w:cs="Times New Roman"/>
          <w:sz w:val="24"/>
          <w:lang w:val="en-US"/>
        </w:rPr>
        <w:tab/>
        <w:t>Carroll CL, Westbury HA. Isolation of equine herpesvirus 1 from the brain of a horse affected with paresis. Aust Vet J. 1985;62: 345–346. doi:10.1111/j.1751-0813.1985.tb07660.x</w:t>
      </w:r>
    </w:p>
    <w:p w14:paraId="67999D1D" w14:textId="77777777" w:rsidR="005D6F09" w:rsidRPr="00E24243" w:rsidRDefault="005D6F09" w:rsidP="005D6F09">
      <w:pPr>
        <w:pStyle w:val="Irodalomjegyzk"/>
        <w:spacing w:after="120"/>
        <w:jc w:val="both"/>
        <w:rPr>
          <w:rFonts w:ascii="Times New Roman" w:hAnsi="Times New Roman" w:cs="Times New Roman"/>
          <w:sz w:val="24"/>
          <w:lang w:val="de-DE"/>
        </w:rPr>
      </w:pPr>
      <w:r w:rsidRPr="00E24243">
        <w:rPr>
          <w:rFonts w:ascii="Times New Roman" w:hAnsi="Times New Roman" w:cs="Times New Roman"/>
          <w:sz w:val="24"/>
          <w:lang w:val="en-US"/>
        </w:rPr>
        <w:t xml:space="preserve">3. </w:t>
      </w:r>
      <w:r w:rsidRPr="00E24243">
        <w:rPr>
          <w:rFonts w:ascii="Times New Roman" w:hAnsi="Times New Roman" w:cs="Times New Roman"/>
          <w:sz w:val="24"/>
          <w:lang w:val="en-US"/>
        </w:rPr>
        <w:tab/>
        <w:t xml:space="preserve">Webster RG, Granoff A. Equine Herpesvirus in Encyclopedia of Virology. </w:t>
      </w:r>
      <w:r w:rsidRPr="00E24243">
        <w:rPr>
          <w:rFonts w:ascii="Times New Roman" w:hAnsi="Times New Roman" w:cs="Times New Roman"/>
          <w:sz w:val="24"/>
          <w:lang w:val="de-DE"/>
        </w:rPr>
        <w:t xml:space="preserve">1994. </w:t>
      </w:r>
    </w:p>
    <w:p w14:paraId="0B2D53A8"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de-DE"/>
        </w:rPr>
        <w:t xml:space="preserve">4. </w:t>
      </w:r>
      <w:r w:rsidRPr="00E24243">
        <w:rPr>
          <w:rFonts w:ascii="Times New Roman" w:hAnsi="Times New Roman" w:cs="Times New Roman"/>
          <w:sz w:val="24"/>
          <w:lang w:val="de-DE"/>
        </w:rPr>
        <w:tab/>
        <w:t xml:space="preserve">Roizmann B, Desrosiers RC, Fleckenstein B, Lopez C, Minson AC, Studdert MJ. </w:t>
      </w:r>
      <w:r w:rsidRPr="00E24243">
        <w:rPr>
          <w:rFonts w:ascii="Times New Roman" w:hAnsi="Times New Roman" w:cs="Times New Roman"/>
          <w:sz w:val="24"/>
          <w:lang w:val="en-US"/>
        </w:rPr>
        <w:t>The family Herpesviridae: an update. The Herpesvirus Study Group of the International Committee on Taxonomy of Viruses. Arch Virol. 1992;123: 425–449. doi:10.1007/BF01317276</w:t>
      </w:r>
    </w:p>
    <w:p w14:paraId="64EEF9A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5. </w:t>
      </w:r>
      <w:r w:rsidRPr="00E24243">
        <w:rPr>
          <w:rFonts w:ascii="Times New Roman" w:hAnsi="Times New Roman" w:cs="Times New Roman"/>
          <w:sz w:val="24"/>
          <w:lang w:val="en-US"/>
        </w:rPr>
        <w:tab/>
        <w:t>Telford EA, Watson MS, McBride K, Davison AJ. The DNA sequence of equine herpesvirus-1. Virology. 1992;189: 304–316. doi:10.1016/0042-6822(92)90706-u</w:t>
      </w:r>
    </w:p>
    <w:p w14:paraId="3EEC0FD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6. </w:t>
      </w:r>
      <w:r w:rsidRPr="00E24243">
        <w:rPr>
          <w:rFonts w:ascii="Times New Roman" w:hAnsi="Times New Roman" w:cs="Times New Roman"/>
          <w:sz w:val="24"/>
          <w:lang w:val="en-US"/>
        </w:rPr>
        <w:tab/>
        <w:t xml:space="preserve">Allen, G., Kydd, J., Slater, J., and Smith, K. Equid herpesvirus 1 and equid herpesvirus 4 infections. Infect Dis Livest 2. 2004; 829–859. </w:t>
      </w:r>
    </w:p>
    <w:p w14:paraId="0127E62D"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7. </w:t>
      </w:r>
      <w:r w:rsidRPr="00E24243">
        <w:rPr>
          <w:rFonts w:ascii="Times New Roman" w:hAnsi="Times New Roman" w:cs="Times New Roman"/>
          <w:sz w:val="24"/>
          <w:lang w:val="en-US"/>
        </w:rPr>
        <w:tab/>
        <w:t>Paillot R, Case R, Ross J, Newton R, Nugent J. Equine Herpes Virus-1: Virus, Immunity and Vaccines. The Open Veterinary Science Journal. 2008;2. https://benthamopen.com/ABSTRACT/TOVSJ-2-68</w:t>
      </w:r>
    </w:p>
    <w:p w14:paraId="72B5FBA0"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8. </w:t>
      </w:r>
      <w:r w:rsidRPr="00E24243">
        <w:rPr>
          <w:rFonts w:ascii="Times New Roman" w:hAnsi="Times New Roman" w:cs="Times New Roman"/>
          <w:sz w:val="24"/>
          <w:lang w:val="en-US"/>
        </w:rPr>
        <w:tab/>
        <w:t>Caughman GB, Staczek J, O’Callaghan DJ. Equine herpesvirus type 1 infected cell polypeptides: evidence for immediate early/early/late regulation of viral gene expression. Virology. 1985;145: 49–61. doi:10.1016/0042-6822(85)90200-4</w:t>
      </w:r>
    </w:p>
    <w:p w14:paraId="4A831A91"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9. </w:t>
      </w:r>
      <w:r w:rsidRPr="00E24243">
        <w:rPr>
          <w:rFonts w:ascii="Times New Roman" w:hAnsi="Times New Roman" w:cs="Times New Roman"/>
          <w:sz w:val="24"/>
          <w:lang w:val="en-US"/>
        </w:rPr>
        <w:tab/>
        <w:t>Kim SK, Jang HK, Albrecht RA, Derbigny WA, Zhang Y, O’Callaghan DJ. Interaction of the equine herpesvirus 1 EICP0 protein with the immediate-early (IE) protein, TFIIB, and TBP may mediate the antagonism between the IE and EICP0 proteins. J Virol. 2003;77: 2675–2685. doi:10.1128/jvi.77.4.2675-2685.2003</w:t>
      </w:r>
    </w:p>
    <w:p w14:paraId="229F123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10. </w:t>
      </w:r>
      <w:r w:rsidRPr="00E24243">
        <w:rPr>
          <w:rFonts w:ascii="Times New Roman" w:hAnsi="Times New Roman" w:cs="Times New Roman"/>
          <w:sz w:val="24"/>
          <w:lang w:val="en-US"/>
        </w:rPr>
        <w:tab/>
        <w:t>Gray WL, Baumann RP, Robertson AT, Caughman GB, O’Callaghan DJ, Staczek J. Regulation of equine herpesvirus type 1 gene expression: characterization of immediate early, early, and late transcription. Virology. 1987;158: 79–87. doi:10.1016/0042-6822(87)90240-6</w:t>
      </w:r>
    </w:p>
    <w:p w14:paraId="4B8A337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11. </w:t>
      </w:r>
      <w:r w:rsidRPr="00E24243">
        <w:rPr>
          <w:rFonts w:ascii="Times New Roman" w:hAnsi="Times New Roman" w:cs="Times New Roman"/>
          <w:sz w:val="24"/>
          <w:lang w:val="en-US"/>
        </w:rPr>
        <w:tab/>
        <w:t>Boldogkői Z, Moldován N, Balázs Z, Snyder M, Tombácz D. Long-Read Sequencing – A Powerful Tool in Viral Transcriptome Research. Trends in Microbiology. 2019;27: 578–592. doi:10.1016/j.tim.2019.01.010</w:t>
      </w:r>
    </w:p>
    <w:p w14:paraId="0FE4A57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lastRenderedPageBreak/>
        <w:t xml:space="preserve">12. </w:t>
      </w:r>
      <w:r w:rsidRPr="00E24243">
        <w:rPr>
          <w:rFonts w:ascii="Times New Roman" w:hAnsi="Times New Roman" w:cs="Times New Roman"/>
          <w:sz w:val="24"/>
          <w:lang w:val="en-US"/>
        </w:rPr>
        <w:tab/>
        <w:t>Laver T, Harrison J, O’Neill PA, Moore K, Farbos A, Paszkiewicz K, et al. Assessing the performance of the Oxford Nanopore Technologies MinION. Biomol Detect Quantif. 2015;3: 1–8. doi:10.1016/j.bdq.2015.02.001</w:t>
      </w:r>
    </w:p>
    <w:p w14:paraId="51AC5BCF"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13. </w:t>
      </w:r>
      <w:r w:rsidRPr="00E24243">
        <w:rPr>
          <w:rFonts w:ascii="Times New Roman" w:hAnsi="Times New Roman" w:cs="Times New Roman"/>
          <w:sz w:val="24"/>
          <w:lang w:val="en-US"/>
        </w:rPr>
        <w:tab/>
        <w:t>Rhoads A, Au KF. PacBio Sequencing and Its Applications. Genomics Proteomics Bioinformatics. 2015;13: 278–289. doi:10.1016/j.gpb.2015.08.002</w:t>
      </w:r>
    </w:p>
    <w:p w14:paraId="5C4AFA0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14. </w:t>
      </w:r>
      <w:r w:rsidRPr="00E24243">
        <w:rPr>
          <w:rFonts w:ascii="Times New Roman" w:hAnsi="Times New Roman" w:cs="Times New Roman"/>
          <w:sz w:val="24"/>
          <w:lang w:val="en-US"/>
        </w:rPr>
        <w:tab/>
        <w:t>Irimia M, Weatheritt RJ, Ellis JD, Parikshak NN, Gonatopoulos-Pournatzis T, Babor M, et al. A highly conserved program of neuronal microexons is misregulated in autistic brains. Cell. 2014;159: 1511–1523. doi:10.1016/j.cell.2014.11.035</w:t>
      </w:r>
    </w:p>
    <w:p w14:paraId="4366B29D"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15. </w:t>
      </w:r>
      <w:r w:rsidRPr="00E24243">
        <w:rPr>
          <w:rFonts w:ascii="Times New Roman" w:hAnsi="Times New Roman" w:cs="Times New Roman"/>
          <w:sz w:val="24"/>
          <w:lang w:val="en-US"/>
        </w:rPr>
        <w:tab/>
        <w:t>Tombácz D, Csabai Z, Oláh P, Balázs Z, Likó I, Zsigmond L, et al. Full-Length Isoform Sequencing Reveals Novel Transcripts and Substantial Transcriptional Overlaps in a Herpesvirus. PLOS ONE. 2016;11: e0162868. doi:10.1371/journal.pone.0162868</w:t>
      </w:r>
    </w:p>
    <w:p w14:paraId="55DF033B"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16. </w:t>
      </w:r>
      <w:r w:rsidRPr="00E24243">
        <w:rPr>
          <w:rFonts w:ascii="Times New Roman" w:hAnsi="Times New Roman" w:cs="Times New Roman"/>
          <w:sz w:val="24"/>
          <w:lang w:val="en-US"/>
        </w:rPr>
        <w:tab/>
        <w:t>Moldován N, Tombácz D, Szűcs A, Csabai Z, Snyder M, Boldogkői Z. Multi-Platform Sequencing Approach Reveals a Novel Transcriptome Profile in Pseudorabies Virus. Frontiers in Microbiology. 2018;8. https://www.frontiersin.org/articles/10.3389/fmicb.2017.02708</w:t>
      </w:r>
    </w:p>
    <w:p w14:paraId="678BD23C"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17. </w:t>
      </w:r>
      <w:r w:rsidRPr="00E24243">
        <w:rPr>
          <w:rFonts w:ascii="Times New Roman" w:hAnsi="Times New Roman" w:cs="Times New Roman"/>
          <w:sz w:val="24"/>
          <w:lang w:val="en-US"/>
        </w:rPr>
        <w:tab/>
        <w:t>Tombácz D, Moldován N, Balázs Z, Gulyás G, Csabai Z, Boldogkői M, et al. Multiple Long-Read Sequencing Survey of Herpes Simplex Virus Dynamic Transcriptome. Front Genet. 2019;10: 834. doi:10.3389/fgene.2019.00834</w:t>
      </w:r>
    </w:p>
    <w:p w14:paraId="7A0D45E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18. </w:t>
      </w:r>
      <w:r w:rsidRPr="00E24243">
        <w:rPr>
          <w:rFonts w:ascii="Times New Roman" w:hAnsi="Times New Roman" w:cs="Times New Roman"/>
          <w:sz w:val="24"/>
          <w:lang w:val="en-US"/>
        </w:rPr>
        <w:tab/>
        <w:t>Balázs Z, Tombácz D, Csabai Z, Moldován N, Snyder M, Boldogkői Z. Template-switching artifacts resemble alternative polyadenylation. BMC Genomics. 2019;20: 824. doi:10.1186/s12864-019-6199-7</w:t>
      </w:r>
    </w:p>
    <w:p w14:paraId="6A3F7D4A"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19. </w:t>
      </w:r>
      <w:r w:rsidRPr="00E24243">
        <w:rPr>
          <w:rFonts w:ascii="Times New Roman" w:hAnsi="Times New Roman" w:cs="Times New Roman"/>
          <w:sz w:val="24"/>
          <w:lang w:val="en-US"/>
        </w:rPr>
        <w:tab/>
        <w:t>Torma G, Tombácz D, Moldován N, Fülöp Á, Prazsák I, Csabai Z, et al. Dual isoform sequencing reveals complex transcriptomic and epitranscriptomic landscapes of a prototype baculovirus. Sci Rep. 2022;12: 1291. doi:10.1038/s41598-022-05457-8</w:t>
      </w:r>
    </w:p>
    <w:p w14:paraId="20B6801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20. </w:t>
      </w:r>
      <w:r w:rsidRPr="00E24243">
        <w:rPr>
          <w:rFonts w:ascii="Times New Roman" w:hAnsi="Times New Roman" w:cs="Times New Roman"/>
          <w:sz w:val="24"/>
          <w:lang w:val="en-US"/>
        </w:rPr>
        <w:tab/>
        <w:t>O’Grady T, Wang X, Höner zu Bentrup K, Baddoo M, Concha M, Flemington EK. Global transcript structure resolution of high gene density genomes through multi-platform data integration. Nucleic Acids Research. 2016;44: e145. doi:10.1093/nar/gkw629</w:t>
      </w:r>
    </w:p>
    <w:p w14:paraId="145C9DAB"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21. </w:t>
      </w:r>
      <w:r w:rsidRPr="00E24243">
        <w:rPr>
          <w:rFonts w:ascii="Times New Roman" w:hAnsi="Times New Roman" w:cs="Times New Roman"/>
          <w:sz w:val="24"/>
          <w:lang w:val="en-US"/>
        </w:rPr>
        <w:tab/>
        <w:t>Balázs Z, Tombácz D, Szűcs A, Snyder M, Boldogkői Z. Long-read sequencing of the human cytomegalovirus transcriptome with the Pacific Biosciences RSII platform. Sci Data. 2017;4: 170194. doi:10.1038/sdata.2017.194</w:t>
      </w:r>
    </w:p>
    <w:p w14:paraId="40195C26"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22. </w:t>
      </w:r>
      <w:r w:rsidRPr="00E24243">
        <w:rPr>
          <w:rFonts w:ascii="Times New Roman" w:hAnsi="Times New Roman" w:cs="Times New Roman"/>
          <w:sz w:val="24"/>
          <w:lang w:val="en-US"/>
        </w:rPr>
        <w:tab/>
        <w:t>Prazsák I, Moldován N, Balázs Z, Tombácz D, Megyeri K, Szűcs A, et al. Long-read sequencing uncovers a complex transcriptome topology in varicella zoster virus. BMC Genomics. 2018;19: 873. doi:10.1186/s12864-018-5267-8</w:t>
      </w:r>
    </w:p>
    <w:p w14:paraId="27F0EC08"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23. </w:t>
      </w:r>
      <w:r w:rsidRPr="00E24243">
        <w:rPr>
          <w:rFonts w:ascii="Times New Roman" w:hAnsi="Times New Roman" w:cs="Times New Roman"/>
          <w:sz w:val="24"/>
          <w:lang w:val="en-US"/>
        </w:rPr>
        <w:tab/>
        <w:t>Moldován N, Torma G, Gulyás G, Hornyák Á, Zádori Z, Jefferson VA, et al. Time-course profiling of bovine alphaherpesvirus 1.1 transcriptome using multiplatform sequencing. Sci Rep. 2020;10: 20496. doi:10.1038/s41598-020-77520-1</w:t>
      </w:r>
    </w:p>
    <w:p w14:paraId="609BBAA8"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24. </w:t>
      </w:r>
      <w:r w:rsidRPr="00E24243">
        <w:rPr>
          <w:rFonts w:ascii="Times New Roman" w:hAnsi="Times New Roman" w:cs="Times New Roman"/>
          <w:sz w:val="24"/>
          <w:lang w:val="en-US"/>
        </w:rPr>
        <w:tab/>
        <w:t>Depledge DP, Srinivas KP, Sadaoka T, Bready D, Mori Y, Placantonakis DG, et al. Direct RNA sequencing on nanopore arrays redefines the transcriptional complexity of a viral pathogen. Nat Commun. 2019;10: 754. doi:10.1038/s41467-019-08734-9</w:t>
      </w:r>
    </w:p>
    <w:p w14:paraId="5154B15F"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25. </w:t>
      </w:r>
      <w:r w:rsidRPr="00E24243">
        <w:rPr>
          <w:rFonts w:ascii="Times New Roman" w:hAnsi="Times New Roman" w:cs="Times New Roman"/>
          <w:sz w:val="24"/>
          <w:lang w:val="en-US"/>
        </w:rPr>
        <w:tab/>
        <w:t>Whisnant AW, Jürges CS, Hennig T, Wyler E, Prusty B, Rutkowski AJ, et al. Integrative functional genomics decodes herpes simplex virus 1. Nat Commun. 2020;11: 2038. doi:10.1038/s41467-020-15992-5</w:t>
      </w:r>
    </w:p>
    <w:p w14:paraId="39256A6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26. </w:t>
      </w:r>
      <w:r w:rsidRPr="00E24243">
        <w:rPr>
          <w:rFonts w:ascii="Times New Roman" w:hAnsi="Times New Roman" w:cs="Times New Roman"/>
          <w:sz w:val="24"/>
          <w:lang w:val="en-US"/>
        </w:rPr>
        <w:tab/>
        <w:t>Braspenning SE, Sadaoka T, Breuer J, Verjans GMGM, Ouwendijk WJD, Depledge DP. Decoding the Architecture of the Varicella-Zoster Virus Transcriptome. mBio. 2020;11: e01568-20. doi:10.1128/mBio.01568-20</w:t>
      </w:r>
    </w:p>
    <w:p w14:paraId="6B6F7935"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lastRenderedPageBreak/>
        <w:t xml:space="preserve">27. </w:t>
      </w:r>
      <w:r w:rsidRPr="00E24243">
        <w:rPr>
          <w:rFonts w:ascii="Times New Roman" w:hAnsi="Times New Roman" w:cs="Times New Roman"/>
          <w:sz w:val="24"/>
          <w:lang w:val="en-US"/>
        </w:rPr>
        <w:tab/>
        <w:t>Rozman B, Nachshon A, Levi Samia R, Lavi M, Schwartz M, Stern-Ginossar N. Temporal dynamics of HCMV gene expression in lytic and latent infections. Cell Reports. 2022;39: 110653. doi:10.1016/j.celrep.2022.110653</w:t>
      </w:r>
    </w:p>
    <w:p w14:paraId="2E89E24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28. </w:t>
      </w:r>
      <w:r w:rsidRPr="00E24243">
        <w:rPr>
          <w:rFonts w:ascii="Times New Roman" w:hAnsi="Times New Roman" w:cs="Times New Roman"/>
          <w:sz w:val="24"/>
          <w:lang w:val="en-US"/>
        </w:rPr>
        <w:tab/>
        <w:t>Tombácz D, Torma G, Gulyás G, Fülöp Á, Dörmő Á, Prazsák I, et al. Hybrid sequencing discloses unique aspects of the transcriptomic architecture in equid alphaherpesvirus 1. Heliyon. 2023;9: e17716. doi:10.1016/j.heliyon.2023.e17716</w:t>
      </w:r>
    </w:p>
    <w:p w14:paraId="7AB9EF7D"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29. </w:t>
      </w:r>
      <w:r w:rsidRPr="00E24243">
        <w:rPr>
          <w:rFonts w:ascii="Times New Roman" w:hAnsi="Times New Roman" w:cs="Times New Roman"/>
          <w:sz w:val="24"/>
          <w:lang w:val="en-US"/>
        </w:rPr>
        <w:tab/>
        <w:t>Torma G, Tombácz D, Csabai Z, Almsarrhad IAA, Nagy GÁ, Kakuk B, et al. Identification of herpesvirus transcripts from genomic regions around the replication origins. Sci Rep. 2023;13: 16395. doi:10.1038/s41598-023-43344-y</w:t>
      </w:r>
    </w:p>
    <w:p w14:paraId="4A2595BB"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30. </w:t>
      </w:r>
      <w:r w:rsidRPr="00E24243">
        <w:rPr>
          <w:rFonts w:ascii="Times New Roman" w:hAnsi="Times New Roman" w:cs="Times New Roman"/>
          <w:sz w:val="24"/>
          <w:lang w:val="en-US"/>
        </w:rPr>
        <w:tab/>
        <w:t>Li H. Minimap2: pairwise alignment for nucleotide sequences. Birol I, editor. Bioinformatics. 2018;34: 3094–3100. doi:10.1093/bioinformatics/bty191</w:t>
      </w:r>
    </w:p>
    <w:p w14:paraId="1EEE0293"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31. </w:t>
      </w:r>
      <w:r w:rsidRPr="00E24243">
        <w:rPr>
          <w:rFonts w:ascii="Times New Roman" w:hAnsi="Times New Roman" w:cs="Times New Roman"/>
          <w:sz w:val="24"/>
          <w:lang w:val="en-US"/>
        </w:rPr>
        <w:tab/>
        <w:t xml:space="preserve">Morgan M, Pagès H, Obenchain V, H. N. Rsamtools: Binary alignment (BAM), FASTA, variant call (BCF), and tabix file import. 2022. </w:t>
      </w:r>
    </w:p>
    <w:p w14:paraId="2BE57A80"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32. </w:t>
      </w:r>
      <w:r w:rsidRPr="00E24243">
        <w:rPr>
          <w:rFonts w:ascii="Times New Roman" w:hAnsi="Times New Roman" w:cs="Times New Roman"/>
          <w:sz w:val="24"/>
          <w:lang w:val="en-US"/>
        </w:rPr>
        <w:tab/>
        <w:t>Barrett T, Dowle M, Srinivasan A, Gorecki J, Chirico M, Hocking T, et al. data.table: Extension of “data.frame.” 2024. https://cran.r-project.org/web/packages/data.table/index.html</w:t>
      </w:r>
    </w:p>
    <w:p w14:paraId="1D9943B7" w14:textId="77777777" w:rsidR="005D6F09" w:rsidRPr="00E24243" w:rsidRDefault="005D6F09" w:rsidP="005D6F09">
      <w:pPr>
        <w:pStyle w:val="Irodalomjegyzk"/>
        <w:spacing w:after="120"/>
        <w:jc w:val="both"/>
        <w:rPr>
          <w:rFonts w:ascii="Times New Roman" w:hAnsi="Times New Roman" w:cs="Times New Roman"/>
          <w:sz w:val="24"/>
          <w:lang w:val="en-US"/>
        </w:rPr>
      </w:pPr>
      <w:r w:rsidRPr="00E24243">
        <w:rPr>
          <w:rFonts w:ascii="Times New Roman" w:hAnsi="Times New Roman" w:cs="Times New Roman"/>
          <w:sz w:val="24"/>
          <w:lang w:val="en-US"/>
        </w:rPr>
        <w:t xml:space="preserve">33. </w:t>
      </w:r>
      <w:r w:rsidRPr="00E24243">
        <w:rPr>
          <w:rFonts w:ascii="Times New Roman" w:hAnsi="Times New Roman" w:cs="Times New Roman"/>
          <w:sz w:val="24"/>
          <w:lang w:val="en-US"/>
        </w:rPr>
        <w:tab/>
        <w:t>Gentleman RC, Carey VJ, Bates DM, Bolstad B, Dettling M, Dudoit S, et al. Bioconductor: open software development for computational biology and bioinformatics. Genome Biology. 2004;5: R80. doi:10.1186/gb-2004-5-10-r80</w:t>
      </w:r>
    </w:p>
    <w:p w14:paraId="1BC77456"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34</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Dobin A, Davis CA, Schlesinger F, Drenkow J, Zaleski C, Jha S, et al. STAR: ultrafast universal RNA-seq aligner. Bioinformatics. 2013;29: 15–21. doi:10.1093/bioinformatics/bts635</w:t>
      </w:r>
    </w:p>
    <w:p w14:paraId="4DC6CB34"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35</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Thodberg M, Thieffry A, Vitting-Seerup K, Andersson R, Sandelin A. CAGEfightR: analysis of 5′-end data using R/Bioconductor. BMC Bioinformatics. 2019;20: 487. doi:10.1186/s12859-019-3029-5</w:t>
      </w:r>
    </w:p>
    <w:p w14:paraId="5E6E5A10"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36</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Pertea G, Pertea M. GFF Utilities: GffRead and GffCompare. F1000Res. 2020;9: ISCB Comm J-304. doi:10.12688/f1000research.23297.2</w:t>
      </w:r>
    </w:p>
    <w:p w14:paraId="4A81FF4A" w14:textId="77777777" w:rsidR="005D6F09"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37</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Lawrence M, Gentleman R, Carey V. rtracklayer: an R package for interfacing with genome browsers. Bioinformatics. 2009;25: 1841–1842. doi:10.1093/bioinformatics/btp328</w:t>
      </w:r>
    </w:p>
    <w:p w14:paraId="782B8DCD" w14:textId="77777777" w:rsidR="005D6F09" w:rsidRPr="006B7760" w:rsidRDefault="005D6F09" w:rsidP="005D6F09">
      <w:pPr>
        <w:pStyle w:val="Irodalomjegyzk"/>
        <w:spacing w:after="120"/>
        <w:jc w:val="both"/>
        <w:rPr>
          <w:rFonts w:ascii="Times New Roman" w:hAnsi="Times New Roman" w:cs="Times New Roman"/>
          <w:color w:val="0070C0"/>
          <w:sz w:val="24"/>
          <w:lang w:val="en-US"/>
        </w:rPr>
      </w:pPr>
      <w:r w:rsidRPr="006B7760">
        <w:rPr>
          <w:rFonts w:ascii="Times New Roman" w:hAnsi="Times New Roman" w:cs="Times New Roman"/>
          <w:color w:val="0070C0"/>
          <w:sz w:val="24"/>
          <w:lang w:val="en-US"/>
        </w:rPr>
        <w:t xml:space="preserve">38. </w:t>
      </w:r>
      <w:r w:rsidRPr="006B7760">
        <w:rPr>
          <w:rFonts w:ascii="Times New Roman" w:hAnsi="Times New Roman" w:cs="Times New Roman"/>
          <w:color w:val="0070C0"/>
          <w:sz w:val="24"/>
          <w:lang w:val="en-US"/>
        </w:rPr>
        <w:tab/>
        <w:t>Abebe JS, Alwie Y, Fuhrmann E, Leins J, Mai J, Verstraten R, Schreiner S, Wilson AC, Depledge DP.2024.Nanopore guided annotation of transcriptome architectures. mSystems9:e00505-24.https://doi.org/10.1128/msystems.00505-24</w:t>
      </w:r>
    </w:p>
    <w:p w14:paraId="39EBDC19" w14:textId="77777777" w:rsidR="005D6F09" w:rsidRPr="00E24243" w:rsidRDefault="005D6F09" w:rsidP="005D6F09">
      <w:pPr>
        <w:pStyle w:val="Irodalomjegyzk"/>
        <w:spacing w:after="120"/>
        <w:jc w:val="both"/>
        <w:rPr>
          <w:rFonts w:ascii="Times New Roman" w:hAnsi="Times New Roman" w:cs="Times New Roman"/>
          <w:sz w:val="24"/>
          <w:lang w:val="de-DE"/>
        </w:rPr>
      </w:pPr>
      <w:r>
        <w:rPr>
          <w:rFonts w:ascii="Times New Roman" w:hAnsi="Times New Roman" w:cs="Times New Roman"/>
          <w:sz w:val="24"/>
          <w:lang w:val="en-US"/>
        </w:rPr>
        <w:t>39.</w:t>
      </w:r>
      <w:r>
        <w:rPr>
          <w:rFonts w:ascii="Times New Roman" w:hAnsi="Times New Roman" w:cs="Times New Roman"/>
          <w:sz w:val="24"/>
          <w:lang w:val="en-US"/>
        </w:rPr>
        <w:tab/>
      </w:r>
      <w:r w:rsidRPr="00E24243">
        <w:rPr>
          <w:rFonts w:ascii="Times New Roman" w:hAnsi="Times New Roman" w:cs="Times New Roman"/>
          <w:sz w:val="24"/>
          <w:lang w:val="en-US"/>
        </w:rPr>
        <w:t xml:space="preserve">Suzuki R, Terada Y, Shimodaira H (2019). pvclust: Hierarchical Clustering with P-Values via Multiscale Bootstrap Resampling. </w:t>
      </w:r>
      <w:r w:rsidRPr="00E24243">
        <w:rPr>
          <w:rFonts w:ascii="Times New Roman" w:hAnsi="Times New Roman" w:cs="Times New Roman"/>
          <w:sz w:val="24"/>
          <w:lang w:val="de-DE"/>
        </w:rPr>
        <w:t>R package version 2.2-0, https://CRAN.R-project.org/package=pvclust.</w:t>
      </w:r>
    </w:p>
    <w:p w14:paraId="286770D8" w14:textId="77777777" w:rsidR="005D6F09" w:rsidRPr="001F1F70" w:rsidRDefault="005D6F09" w:rsidP="005D6F09">
      <w:pPr>
        <w:pStyle w:val="Irodalomjegyzk"/>
        <w:spacing w:after="120"/>
        <w:jc w:val="both"/>
        <w:rPr>
          <w:rFonts w:ascii="Times New Roman" w:hAnsi="Times New Roman" w:cs="Times New Roman"/>
          <w:color w:val="0070C0"/>
          <w:sz w:val="24"/>
          <w:lang w:val="de-DE"/>
        </w:rPr>
      </w:pPr>
      <w:r w:rsidRPr="001F1F70">
        <w:rPr>
          <w:rFonts w:ascii="Times New Roman" w:hAnsi="Times New Roman" w:cs="Times New Roman"/>
          <w:color w:val="0070C0"/>
          <w:sz w:val="24"/>
          <w:lang w:val="en-US"/>
        </w:rPr>
        <w:t>40.</w:t>
      </w:r>
      <w:r w:rsidRPr="001F1F70">
        <w:rPr>
          <w:rFonts w:ascii="Times New Roman" w:hAnsi="Times New Roman" w:cs="Times New Roman"/>
          <w:color w:val="0070C0"/>
          <w:sz w:val="24"/>
          <w:lang w:val="en-US"/>
        </w:rPr>
        <w:tab/>
        <w:t>Ahlmann-Eltze C (2019). tidygenomics: Tidy Verbs for Dealing with Genomic Data Frames. R package version 0.1.2,  https://CRAN.R-project.org/package=tidygenomics.</w:t>
      </w:r>
    </w:p>
    <w:p w14:paraId="2360C611"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41</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Tombácz D, Tóth JS, Petrovszki P, Boldogkői Z. Whole-genome analysis of pseudorabies virus gene expression by real-time quantitative RT-PCR assay. BMC Genomics. 2009;10: 491. doi:10.1186/1471-2164-10-491</w:t>
      </w:r>
    </w:p>
    <w:p w14:paraId="529B4B79"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42</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Gawad C, Koh W, Quake SR. Single-cell genome sequencing: current state of the science. Nat Rev Genet. 2016;17: 175–188. doi:10.1038/nrg.2015.16</w:t>
      </w:r>
    </w:p>
    <w:p w14:paraId="2AAB3DDF" w14:textId="77777777" w:rsidR="005D6F09" w:rsidRPr="00791172" w:rsidRDefault="005D6F09" w:rsidP="005D6F09">
      <w:pPr>
        <w:pStyle w:val="Irodalomjegyzk"/>
        <w:spacing w:after="120"/>
        <w:jc w:val="both"/>
        <w:rPr>
          <w:rFonts w:ascii="Times New Roman" w:hAnsi="Times New Roman" w:cs="Times New Roman"/>
          <w:sz w:val="24"/>
          <w:lang w:val="es-ES"/>
        </w:rPr>
      </w:pPr>
      <w:r>
        <w:rPr>
          <w:rFonts w:ascii="Times New Roman" w:hAnsi="Times New Roman" w:cs="Times New Roman"/>
          <w:sz w:val="24"/>
          <w:lang w:val="en-US"/>
        </w:rPr>
        <w:t>43</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r>
      <w:r w:rsidRPr="00E24243">
        <w:rPr>
          <w:rFonts w:ascii="Times New Roman" w:hAnsi="Times New Roman" w:cs="Times New Roman"/>
          <w:sz w:val="24"/>
          <w:szCs w:val="24"/>
          <w:lang w:val="en-US"/>
        </w:rPr>
        <w:t xml:space="preserve">Trotman JB, Schoenberg DR. A recap of RNA recapping. </w:t>
      </w:r>
      <w:r w:rsidRPr="00791172">
        <w:rPr>
          <w:rFonts w:ascii="Times New Roman" w:hAnsi="Times New Roman" w:cs="Times New Roman"/>
          <w:sz w:val="24"/>
          <w:szCs w:val="24"/>
          <w:lang w:val="es-ES"/>
        </w:rPr>
        <w:t>WIREs RNA. 2019; 10:e1504. https://doi.org/10.1002/wrna.1504</w:t>
      </w:r>
    </w:p>
    <w:p w14:paraId="0671507C"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s-ES"/>
        </w:rPr>
        <w:lastRenderedPageBreak/>
        <w:t>44</w:t>
      </w:r>
      <w:r w:rsidRPr="00791172">
        <w:rPr>
          <w:rFonts w:ascii="Times New Roman" w:hAnsi="Times New Roman" w:cs="Times New Roman"/>
          <w:sz w:val="24"/>
          <w:lang w:val="es-ES"/>
        </w:rPr>
        <w:t xml:space="preserve">. </w:t>
      </w:r>
      <w:r w:rsidRPr="00791172">
        <w:rPr>
          <w:rFonts w:ascii="Times New Roman" w:hAnsi="Times New Roman" w:cs="Times New Roman"/>
          <w:sz w:val="24"/>
          <w:lang w:val="es-ES"/>
        </w:rPr>
        <w:tab/>
        <w:t xml:space="preserve">Prazsák I, Moldován N, Balázs Z, Tombácz D, Megyeri K, Szűcs A, et al. </w:t>
      </w:r>
      <w:r w:rsidRPr="00E24243">
        <w:rPr>
          <w:rFonts w:ascii="Times New Roman" w:hAnsi="Times New Roman" w:cs="Times New Roman"/>
          <w:sz w:val="24"/>
          <w:lang w:val="en-US"/>
        </w:rPr>
        <w:t>Long-read sequencing uncovers a complex transcriptome topology in varicella zoster virus. BMC Genomics. 2018;19: 873. doi:10.1186/s12864-018-5267-8</w:t>
      </w:r>
    </w:p>
    <w:p w14:paraId="44294890"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45</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Tombácz D, Torma G, Gulyás G, Moldován N, Snyder M, Boldogkői Z. Meta-analytic approach for transcriptome profiling of herpes simplex virus type 1. Sci Data. 2020;7: 223. doi:10.1038/s41597-020-0558-8</w:t>
      </w:r>
    </w:p>
    <w:p w14:paraId="7ED199E5"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46</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Torma G, Tombácz D, Csabai Z, Göbhardter D, Deim Z, Snyder M, et al. An Integrated Sequencing Approach for Updating the Pseudorabies Virus Transcriptome. Pathogens. 2021;10: 242. doi:10.3390/pathogens10020242</w:t>
      </w:r>
    </w:p>
    <w:p w14:paraId="4A09E160"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47</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Tombácz D, Sharon D, Szűcs A, Moldován N, Snyder M, Boldogkői Z. Transcriptome-wide survey of pseudorabies virus using next- and third-generation sequencing platforms. Sci Data. 2018;5: 180119. doi:10.1038/sdata.2018.119</w:t>
      </w:r>
    </w:p>
    <w:p w14:paraId="7817EB06"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48</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Calvo-Roitberg E, Daniels RF, Pai AA. Challenges in identifying mRNA transcript starts and ends from long-read sequencing data. bioRxiv. 2023; 2023.07.26.550536. doi:10.1101/2023.07.26.550536</w:t>
      </w:r>
    </w:p>
    <w:p w14:paraId="48A04C80" w14:textId="77777777" w:rsidR="005D6F09" w:rsidRPr="00791172" w:rsidRDefault="005D6F09" w:rsidP="005D6F09">
      <w:pPr>
        <w:pStyle w:val="Irodalomjegyzk"/>
        <w:spacing w:after="120"/>
        <w:jc w:val="both"/>
        <w:rPr>
          <w:rFonts w:ascii="Times New Roman" w:hAnsi="Times New Roman" w:cs="Times New Roman"/>
          <w:sz w:val="24"/>
          <w:lang w:val="es-ES"/>
        </w:rPr>
      </w:pPr>
      <w:r>
        <w:rPr>
          <w:rFonts w:ascii="Times New Roman" w:hAnsi="Times New Roman" w:cs="Times New Roman"/>
          <w:sz w:val="24"/>
          <w:lang w:val="en-US"/>
        </w:rPr>
        <w:t>49</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 xml:space="preserve">Trotman JB, Schoenberg DR. A recap of RNA recapping. </w:t>
      </w:r>
      <w:r w:rsidRPr="00791172">
        <w:rPr>
          <w:rFonts w:ascii="Times New Roman" w:hAnsi="Times New Roman" w:cs="Times New Roman"/>
          <w:sz w:val="24"/>
          <w:lang w:val="es-ES"/>
        </w:rPr>
        <w:t>WIREs RNA. 2019;10: e1504. doi:10.1002/wrna.1504</w:t>
      </w:r>
    </w:p>
    <w:p w14:paraId="48A3A623"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50</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Stacey SN, Jordan D, Williamson AJ, Brown M, Coote JH, Arrand JR. Leaky scanning is the predominant mechanism for translation of human papillomavirus type 16 E7 oncoprotein from E6/E7 bicistronic mRNA. J Virol. 2000;74: 7284–7297. doi:10.1128/jvi.74.16.7284-7297.2000</w:t>
      </w:r>
    </w:p>
    <w:p w14:paraId="49296C2C"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en-US"/>
        </w:rPr>
        <w:t>51</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Vilela C, McCarthy JEG. Regulation of fungal gene expression via short open reading frames in the mRNA 5’untranslated region. Mol Microbiol. 2003;49: 859–867. doi:10.1046/j.1365-2958.2003.03622.x</w:t>
      </w:r>
    </w:p>
    <w:p w14:paraId="5527BD8F" w14:textId="77777777" w:rsidR="005D6F09" w:rsidRPr="00E24243" w:rsidRDefault="005D6F09" w:rsidP="005D6F09">
      <w:pPr>
        <w:pStyle w:val="Irodalomjegyzk"/>
        <w:spacing w:after="120"/>
        <w:jc w:val="both"/>
        <w:rPr>
          <w:rFonts w:ascii="Times New Roman" w:hAnsi="Times New Roman" w:cs="Times New Roman"/>
          <w:sz w:val="24"/>
          <w:lang w:val="de-DE"/>
        </w:rPr>
      </w:pPr>
      <w:r>
        <w:rPr>
          <w:rFonts w:ascii="Times New Roman" w:hAnsi="Times New Roman" w:cs="Times New Roman"/>
          <w:sz w:val="24"/>
          <w:lang w:val="en-US"/>
        </w:rPr>
        <w:t>52</w:t>
      </w:r>
      <w:r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ab/>
        <w:t xml:space="preserve">Kronstad LM, Brulois KF, Jung JU, Glaunsinger BA. Dual Short Upstream Open Reading Frames Control Translation of a Herpesviral Polycistronic mRNA. </w:t>
      </w:r>
      <w:r w:rsidRPr="00E24243">
        <w:rPr>
          <w:rFonts w:ascii="Times New Roman" w:hAnsi="Times New Roman" w:cs="Times New Roman"/>
          <w:sz w:val="24"/>
          <w:lang w:val="de-DE"/>
        </w:rPr>
        <w:t>PLOS Pathogens. 2013;9: e1003156. doi:10.1371/journal.ppat.1003156</w:t>
      </w:r>
    </w:p>
    <w:p w14:paraId="709FEE2A" w14:textId="77777777" w:rsidR="005D6F09" w:rsidRPr="00E24243" w:rsidRDefault="005D6F09" w:rsidP="005D6F09">
      <w:pPr>
        <w:pStyle w:val="Irodalomjegyzk"/>
        <w:spacing w:after="120"/>
        <w:jc w:val="both"/>
        <w:rPr>
          <w:rFonts w:ascii="Times New Roman" w:hAnsi="Times New Roman" w:cs="Times New Roman"/>
          <w:sz w:val="24"/>
          <w:lang w:val="en-US"/>
        </w:rPr>
      </w:pPr>
      <w:r>
        <w:rPr>
          <w:rFonts w:ascii="Times New Roman" w:hAnsi="Times New Roman" w:cs="Times New Roman"/>
          <w:sz w:val="24"/>
          <w:lang w:val="de-DE"/>
        </w:rPr>
        <w:t>53</w:t>
      </w:r>
      <w:r w:rsidRPr="00E24243">
        <w:rPr>
          <w:rFonts w:ascii="Times New Roman" w:hAnsi="Times New Roman" w:cs="Times New Roman"/>
          <w:sz w:val="24"/>
          <w:lang w:val="de-DE"/>
        </w:rPr>
        <w:t xml:space="preserve">. </w:t>
      </w:r>
      <w:r w:rsidRPr="00E24243">
        <w:rPr>
          <w:rFonts w:ascii="Times New Roman" w:hAnsi="Times New Roman" w:cs="Times New Roman"/>
          <w:sz w:val="24"/>
          <w:lang w:val="de-DE"/>
        </w:rPr>
        <w:tab/>
        <w:t>Dong, X., Du, M.R.M., Gouil, Q. </w:t>
      </w:r>
      <w:r w:rsidRPr="00E24243">
        <w:rPr>
          <w:rFonts w:ascii="Times New Roman" w:hAnsi="Times New Roman" w:cs="Times New Roman"/>
          <w:i/>
          <w:iCs/>
          <w:sz w:val="24"/>
          <w:lang w:val="de-DE"/>
        </w:rPr>
        <w:t>et al.</w:t>
      </w:r>
      <w:r w:rsidRPr="00E24243">
        <w:rPr>
          <w:rFonts w:ascii="Times New Roman" w:hAnsi="Times New Roman" w:cs="Times New Roman"/>
          <w:sz w:val="24"/>
          <w:lang w:val="de-DE"/>
        </w:rPr>
        <w:t> </w:t>
      </w:r>
      <w:r w:rsidRPr="00E24243">
        <w:rPr>
          <w:rFonts w:ascii="Times New Roman" w:hAnsi="Times New Roman" w:cs="Times New Roman"/>
          <w:sz w:val="24"/>
          <w:lang w:val="en-US"/>
        </w:rPr>
        <w:t>Benchmarking long-read RNA-sequencing analysis tools using in silico mixtures. </w:t>
      </w:r>
      <w:r w:rsidRPr="00E24243">
        <w:rPr>
          <w:rFonts w:ascii="Times New Roman" w:hAnsi="Times New Roman" w:cs="Times New Roman"/>
          <w:i/>
          <w:iCs/>
          <w:sz w:val="24"/>
          <w:lang w:val="en-US"/>
        </w:rPr>
        <w:t>Nat Methods</w:t>
      </w:r>
      <w:r w:rsidRPr="00E24243">
        <w:rPr>
          <w:rFonts w:ascii="Times New Roman" w:hAnsi="Times New Roman" w:cs="Times New Roman"/>
          <w:sz w:val="24"/>
          <w:lang w:val="en-US"/>
        </w:rPr>
        <w:t> </w:t>
      </w:r>
      <w:r w:rsidRPr="00E24243">
        <w:rPr>
          <w:rFonts w:ascii="Times New Roman" w:hAnsi="Times New Roman" w:cs="Times New Roman"/>
          <w:b/>
          <w:bCs/>
          <w:sz w:val="24"/>
          <w:lang w:val="en-US"/>
        </w:rPr>
        <w:t>20</w:t>
      </w:r>
      <w:r w:rsidRPr="00E24243">
        <w:rPr>
          <w:rFonts w:ascii="Times New Roman" w:hAnsi="Times New Roman" w:cs="Times New Roman"/>
          <w:sz w:val="24"/>
          <w:lang w:val="en-US"/>
        </w:rPr>
        <w:t>, 1810–1821 (2023). https://doi.org/10.1038/s41592-023-02026-3</w:t>
      </w:r>
    </w:p>
    <w:p w14:paraId="14F5FB0A" w14:textId="77777777" w:rsidR="005D6F09" w:rsidRDefault="005D6F09" w:rsidP="005D6F09">
      <w:pPr>
        <w:spacing w:after="120" w:line="240" w:lineRule="auto"/>
        <w:jc w:val="both"/>
        <w:rPr>
          <w:rStyle w:val="Hiperhivatkozs"/>
          <w:rFonts w:ascii="Times New Roman" w:hAnsi="Times New Roman" w:cs="Times New Roman"/>
          <w:color w:val="auto"/>
          <w:sz w:val="24"/>
          <w:lang w:val="en-US"/>
        </w:rPr>
      </w:pPr>
      <w:r w:rsidRPr="00E24243">
        <w:rPr>
          <w:rStyle w:val="Hiperhivatkozs"/>
          <w:rFonts w:ascii="Times New Roman" w:hAnsi="Times New Roman" w:cs="Times New Roman"/>
          <w:color w:val="auto"/>
          <w:sz w:val="24"/>
          <w:lang w:val="en-US"/>
        </w:rPr>
        <w:fldChar w:fldCharType="end"/>
      </w:r>
    </w:p>
    <w:p w14:paraId="650C7034" w14:textId="39BFFA66" w:rsidR="00056444" w:rsidRPr="00E24243" w:rsidRDefault="00142A6E" w:rsidP="005D6F09">
      <w:pPr>
        <w:spacing w:after="120" w:line="240" w:lineRule="auto"/>
        <w:jc w:val="both"/>
        <w:rPr>
          <w:rFonts w:ascii="Times New Roman" w:hAnsi="Times New Roman" w:cs="Times New Roman"/>
          <w:sz w:val="24"/>
          <w:lang w:val="en-US"/>
        </w:rPr>
      </w:pPr>
      <w:r w:rsidRPr="00E24243">
        <w:rPr>
          <w:rFonts w:ascii="Times New Roman" w:hAnsi="Times New Roman" w:cs="Times New Roman"/>
          <w:b/>
          <w:sz w:val="24"/>
          <w:lang w:val="en-US"/>
        </w:rPr>
        <w:t>Author Contributions:</w:t>
      </w:r>
      <w:r w:rsidRPr="00E24243">
        <w:rPr>
          <w:rFonts w:ascii="Times New Roman" w:hAnsi="Times New Roman" w:cs="Times New Roman"/>
          <w:sz w:val="24"/>
          <w:lang w:val="en-US"/>
        </w:rPr>
        <w:t xml:space="preserve"> Conceptualization, D.T</w:t>
      </w:r>
      <w:r w:rsidR="00056444" w:rsidRPr="00E24243">
        <w:rPr>
          <w:rFonts w:ascii="Times New Roman" w:hAnsi="Times New Roman" w:cs="Times New Roman"/>
          <w:sz w:val="24"/>
          <w:lang w:val="en-US"/>
        </w:rPr>
        <w:t xml:space="preserve">. </w:t>
      </w:r>
      <w:r w:rsidRPr="00E24243">
        <w:rPr>
          <w:rFonts w:ascii="Times New Roman" w:hAnsi="Times New Roman" w:cs="Times New Roman"/>
          <w:sz w:val="24"/>
          <w:lang w:val="en-US"/>
        </w:rPr>
        <w:t xml:space="preserve">and Z.B.; </w:t>
      </w:r>
      <w:r w:rsidR="0002647A" w:rsidRPr="00E24243">
        <w:rPr>
          <w:rFonts w:ascii="Times New Roman" w:hAnsi="Times New Roman" w:cs="Times New Roman"/>
          <w:sz w:val="24"/>
          <w:lang w:val="en-US"/>
        </w:rPr>
        <w:t xml:space="preserve">library preparation: ZC; </w:t>
      </w:r>
      <w:r w:rsidR="00056444" w:rsidRPr="00E24243">
        <w:rPr>
          <w:rFonts w:ascii="Times New Roman" w:hAnsi="Times New Roman" w:cs="Times New Roman"/>
          <w:sz w:val="24"/>
          <w:lang w:val="en-US"/>
        </w:rPr>
        <w:t>CAGE-Seq</w:t>
      </w:r>
      <w:r w:rsidRPr="00E24243">
        <w:rPr>
          <w:rFonts w:ascii="Times New Roman" w:hAnsi="Times New Roman" w:cs="Times New Roman"/>
          <w:sz w:val="24"/>
          <w:lang w:val="en-US"/>
        </w:rPr>
        <w:t xml:space="preserve">, D.T.; </w:t>
      </w:r>
      <w:r w:rsidR="00056444" w:rsidRPr="00E24243">
        <w:rPr>
          <w:rFonts w:ascii="Times New Roman" w:hAnsi="Times New Roman" w:cs="Times New Roman"/>
          <w:sz w:val="24"/>
          <w:lang w:val="en-US"/>
        </w:rPr>
        <w:t xml:space="preserve">dcRNA-Seq: </w:t>
      </w:r>
      <w:r w:rsidRPr="00E24243">
        <w:rPr>
          <w:rFonts w:ascii="Times New Roman" w:hAnsi="Times New Roman" w:cs="Times New Roman"/>
          <w:sz w:val="24"/>
          <w:lang w:val="en-US"/>
        </w:rPr>
        <w:t xml:space="preserve">D.T., </w:t>
      </w:r>
      <w:r w:rsidR="00F3658B" w:rsidRPr="00E24243">
        <w:rPr>
          <w:rFonts w:ascii="Times New Roman" w:hAnsi="Times New Roman" w:cs="Times New Roman"/>
          <w:sz w:val="24"/>
          <w:lang w:val="en-US"/>
        </w:rPr>
        <w:t xml:space="preserve">Á.D.; </w:t>
      </w:r>
      <w:r w:rsidR="00DF3532" w:rsidRPr="00E24243">
        <w:rPr>
          <w:rFonts w:ascii="Times New Roman" w:hAnsi="Times New Roman" w:cs="Times New Roman"/>
          <w:sz w:val="24"/>
          <w:lang w:val="en-US"/>
        </w:rPr>
        <w:t>Bioinformatic</w:t>
      </w:r>
      <w:r w:rsidR="00F3658B" w:rsidRPr="00E24243">
        <w:rPr>
          <w:rFonts w:ascii="Times New Roman" w:hAnsi="Times New Roman" w:cs="Times New Roman"/>
          <w:sz w:val="24"/>
          <w:lang w:val="en-US"/>
        </w:rPr>
        <w:t xml:space="preserve"> analysis, G.T., </w:t>
      </w:r>
      <w:r w:rsidRPr="00E24243">
        <w:rPr>
          <w:rFonts w:ascii="Times New Roman" w:hAnsi="Times New Roman" w:cs="Times New Roman"/>
          <w:sz w:val="24"/>
          <w:lang w:val="en-US"/>
        </w:rPr>
        <w:t>B.K.,</w:t>
      </w:r>
      <w:r w:rsidR="00CA2BE9" w:rsidRPr="00E24243">
        <w:rPr>
          <w:rFonts w:ascii="Times New Roman" w:hAnsi="Times New Roman" w:cs="Times New Roman"/>
          <w:sz w:val="24"/>
          <w:lang w:val="en-US"/>
        </w:rPr>
        <w:t xml:space="preserve"> </w:t>
      </w:r>
      <w:r w:rsidR="00DF3532" w:rsidRPr="00E24243">
        <w:rPr>
          <w:rFonts w:ascii="Times New Roman" w:hAnsi="Times New Roman" w:cs="Times New Roman"/>
          <w:sz w:val="24"/>
          <w:lang w:val="en-US"/>
        </w:rPr>
        <w:t>Á.F</w:t>
      </w:r>
      <w:r w:rsidR="0002647A" w:rsidRPr="00E24243">
        <w:rPr>
          <w:rFonts w:ascii="Times New Roman" w:hAnsi="Times New Roman" w:cs="Times New Roman"/>
          <w:sz w:val="24"/>
          <w:lang w:val="en-US"/>
        </w:rPr>
        <w:t>, GG</w:t>
      </w:r>
      <w:r w:rsidR="00DF3532" w:rsidRPr="00E24243">
        <w:rPr>
          <w:rFonts w:ascii="Times New Roman" w:hAnsi="Times New Roman" w:cs="Times New Roman"/>
          <w:sz w:val="24"/>
          <w:lang w:val="en-US"/>
        </w:rPr>
        <w:t>.</w:t>
      </w:r>
      <w:r w:rsidRPr="00E24243">
        <w:rPr>
          <w:rFonts w:ascii="Times New Roman" w:hAnsi="Times New Roman" w:cs="Times New Roman"/>
          <w:sz w:val="24"/>
          <w:lang w:val="en-US"/>
        </w:rPr>
        <w:t xml:space="preserve"> Writing the original draft, D.T., and Z.B.; Visualization, G.T., B.K. and D.T; Supervision, Z.B.; </w:t>
      </w:r>
      <w:r w:rsidR="00E30F84" w:rsidRPr="00E24243">
        <w:rPr>
          <w:rFonts w:ascii="Times New Roman" w:hAnsi="Times New Roman" w:cs="Times New Roman"/>
          <w:sz w:val="24"/>
          <w:lang w:val="en-US"/>
        </w:rPr>
        <w:t>Writing the manuscript: Z.B.,</w:t>
      </w:r>
      <w:r w:rsidR="00CA2BE9" w:rsidRPr="00E24243">
        <w:rPr>
          <w:rFonts w:ascii="Times New Roman" w:hAnsi="Times New Roman" w:cs="Times New Roman"/>
          <w:sz w:val="24"/>
          <w:lang w:val="en-US"/>
        </w:rPr>
        <w:t xml:space="preserve"> B.K., D.T. </w:t>
      </w:r>
      <w:r w:rsidRPr="00E24243">
        <w:rPr>
          <w:rFonts w:ascii="Times New Roman" w:hAnsi="Times New Roman" w:cs="Times New Roman"/>
          <w:sz w:val="24"/>
          <w:lang w:val="en-US"/>
        </w:rPr>
        <w:t>All authors have read and agreed to the published version of the manuscript.</w:t>
      </w:r>
    </w:p>
    <w:p w14:paraId="418AABD3" w14:textId="14C209C7" w:rsidR="00FA56CA" w:rsidRPr="008814E3" w:rsidDel="00F75805" w:rsidRDefault="00142A6E" w:rsidP="00573600">
      <w:pPr>
        <w:spacing w:after="120" w:line="240" w:lineRule="auto"/>
        <w:jc w:val="both"/>
        <w:rPr>
          <w:del w:id="44" w:author="Tombácz Dóra" w:date="2025-02-20T20:56:00Z"/>
          <w:rFonts w:ascii="Times New Roman" w:hAnsi="Times New Roman" w:cs="Times New Roman"/>
          <w:sz w:val="24"/>
          <w:lang w:val="en-US"/>
        </w:rPr>
      </w:pPr>
      <w:del w:id="45" w:author="Tombácz Dóra" w:date="2025-02-20T20:56:00Z">
        <w:r w:rsidRPr="00E24243" w:rsidDel="00F75805">
          <w:rPr>
            <w:rFonts w:ascii="Times New Roman" w:hAnsi="Times New Roman" w:cs="Times New Roman"/>
            <w:b/>
            <w:sz w:val="24"/>
            <w:lang w:val="en-US"/>
          </w:rPr>
          <w:delText>Funding</w:delText>
        </w:r>
        <w:r w:rsidRPr="00E24243" w:rsidDel="00F75805">
          <w:rPr>
            <w:rFonts w:ascii="Times New Roman" w:hAnsi="Times New Roman" w:cs="Times New Roman"/>
            <w:sz w:val="24"/>
            <w:lang w:val="en-US"/>
          </w:rPr>
          <w:delText>: This study was supported by the National Research, Development and Innovation Office grant: K 1</w:delText>
        </w:r>
        <w:r w:rsidR="009C5946" w:rsidRPr="00E24243" w:rsidDel="00F75805">
          <w:rPr>
            <w:rFonts w:ascii="Times New Roman" w:hAnsi="Times New Roman" w:cs="Times New Roman"/>
            <w:sz w:val="24"/>
            <w:lang w:val="en-US"/>
          </w:rPr>
          <w:delText>42674</w:delText>
        </w:r>
        <w:r w:rsidRPr="00E24243" w:rsidDel="00F75805">
          <w:rPr>
            <w:rFonts w:ascii="Times New Roman" w:hAnsi="Times New Roman" w:cs="Times New Roman"/>
            <w:sz w:val="24"/>
            <w:lang w:val="en-US"/>
          </w:rPr>
          <w:delText xml:space="preserve"> to ZB and FK 1</w:delText>
        </w:r>
        <w:r w:rsidR="009C5946" w:rsidRPr="00E24243" w:rsidDel="00F75805">
          <w:rPr>
            <w:rFonts w:ascii="Times New Roman" w:hAnsi="Times New Roman" w:cs="Times New Roman"/>
            <w:sz w:val="24"/>
            <w:lang w:val="en-US"/>
          </w:rPr>
          <w:delText>42676</w:delText>
        </w:r>
        <w:r w:rsidRPr="00E24243" w:rsidDel="00F75805">
          <w:rPr>
            <w:rFonts w:ascii="Times New Roman" w:hAnsi="Times New Roman" w:cs="Times New Roman"/>
            <w:sz w:val="24"/>
            <w:lang w:val="en-US"/>
          </w:rPr>
          <w:delText xml:space="preserve"> to DT. The APC charge was covered by the University of Szeged Open Access Fund: </w:delText>
        </w:r>
        <w:r w:rsidR="009D36B3" w:rsidRPr="00E24243" w:rsidDel="00F75805">
          <w:rPr>
            <w:rFonts w:ascii="Times New Roman" w:hAnsi="Times New Roman" w:cs="Times New Roman"/>
            <w:sz w:val="24"/>
            <w:lang w:val="en-US"/>
          </w:rPr>
          <w:delText>7214</w:delText>
        </w:r>
        <w:r w:rsidRPr="00E24243" w:rsidDel="00F75805">
          <w:rPr>
            <w:rFonts w:ascii="Times New Roman" w:hAnsi="Times New Roman" w:cs="Times New Roman"/>
            <w:sz w:val="24"/>
            <w:lang w:val="en-US"/>
          </w:rPr>
          <w:delText xml:space="preserve">. The funders had no role in study design, data collection and interpretation, or the decision </w:delText>
        </w:r>
        <w:r w:rsidRPr="008814E3" w:rsidDel="00F75805">
          <w:rPr>
            <w:rFonts w:ascii="Times New Roman" w:hAnsi="Times New Roman" w:cs="Times New Roman"/>
            <w:sz w:val="24"/>
            <w:lang w:val="en-US"/>
          </w:rPr>
          <w:delText>to submit the work for publication.</w:delText>
        </w:r>
      </w:del>
    </w:p>
    <w:p w14:paraId="3C018363" w14:textId="77777777" w:rsidR="006D3EDA" w:rsidRPr="008814E3" w:rsidRDefault="006D3EDA" w:rsidP="00573600">
      <w:pPr>
        <w:spacing w:after="120" w:line="240" w:lineRule="auto"/>
        <w:jc w:val="both"/>
        <w:rPr>
          <w:rFonts w:ascii="Times New Roman" w:hAnsi="Times New Roman" w:cs="Times New Roman"/>
          <w:sz w:val="24"/>
          <w:lang w:val="en-US"/>
        </w:rPr>
      </w:pPr>
    </w:p>
    <w:p w14:paraId="16D38AF7" w14:textId="331AB198" w:rsidR="00142A6E" w:rsidRPr="008814E3" w:rsidDel="00F75805" w:rsidRDefault="00142A6E" w:rsidP="00573600">
      <w:pPr>
        <w:spacing w:after="120" w:line="240" w:lineRule="auto"/>
        <w:jc w:val="both"/>
        <w:rPr>
          <w:del w:id="46" w:author="Tombácz Dóra" w:date="2025-02-20T20:56:00Z"/>
          <w:rFonts w:ascii="Times New Roman" w:hAnsi="Times New Roman" w:cs="Times New Roman"/>
          <w:sz w:val="24"/>
          <w:lang w:val="en-US"/>
        </w:rPr>
      </w:pPr>
      <w:del w:id="47" w:author="Tombácz Dóra" w:date="2025-02-20T20:56:00Z">
        <w:r w:rsidRPr="008814E3" w:rsidDel="00F75805">
          <w:rPr>
            <w:rFonts w:ascii="Times New Roman" w:hAnsi="Times New Roman" w:cs="Times New Roman"/>
            <w:b/>
            <w:sz w:val="24"/>
            <w:lang w:val="en-US"/>
          </w:rPr>
          <w:delText>Conflicts of Interest</w:delText>
        </w:r>
        <w:r w:rsidRPr="008814E3" w:rsidDel="00F75805">
          <w:rPr>
            <w:rFonts w:ascii="Times New Roman" w:hAnsi="Times New Roman" w:cs="Times New Roman"/>
            <w:sz w:val="24"/>
            <w:lang w:val="en-US"/>
          </w:rPr>
          <w:delText>: The authors declare no conflict of interest.</w:delText>
        </w:r>
      </w:del>
    </w:p>
    <w:p w14:paraId="56B97DDD" w14:textId="77777777" w:rsidR="00054036" w:rsidRPr="008814E3" w:rsidRDefault="00054036" w:rsidP="00573600">
      <w:pPr>
        <w:spacing w:after="120" w:line="240" w:lineRule="auto"/>
        <w:jc w:val="both"/>
        <w:rPr>
          <w:rFonts w:ascii="Times New Roman" w:hAnsi="Times New Roman" w:cs="Times New Roman"/>
          <w:color w:val="0070C0"/>
          <w:sz w:val="24"/>
          <w:lang w:val="en-US"/>
        </w:rPr>
      </w:pPr>
    </w:p>
    <w:p w14:paraId="173431F9" w14:textId="0B54DACA" w:rsidR="00541032" w:rsidRPr="008814E3" w:rsidRDefault="00541032" w:rsidP="00573600">
      <w:pPr>
        <w:pStyle w:val="Cmsor2"/>
        <w:keepNext w:val="0"/>
        <w:keepLines w:val="0"/>
        <w:shd w:val="clear" w:color="auto" w:fill="FFFFFF"/>
        <w:spacing w:before="0" w:line="240" w:lineRule="auto"/>
        <w:jc w:val="both"/>
        <w:rPr>
          <w:rFonts w:ascii="Times New Roman" w:hAnsi="Times New Roman" w:cs="Times New Roman"/>
          <w:b/>
          <w:color w:val="020202"/>
          <w:sz w:val="28"/>
          <w:lang w:val="en-US"/>
        </w:rPr>
      </w:pPr>
      <w:r w:rsidRPr="008814E3">
        <w:rPr>
          <w:rFonts w:ascii="Times New Roman" w:hAnsi="Times New Roman" w:cs="Times New Roman"/>
          <w:b/>
          <w:color w:val="020202"/>
          <w:sz w:val="28"/>
          <w:lang w:val="en-US"/>
        </w:rPr>
        <w:t>Legends to Figures</w:t>
      </w:r>
    </w:p>
    <w:p w14:paraId="486DE936" w14:textId="0D681B45" w:rsidR="00541032" w:rsidRPr="008814E3" w:rsidRDefault="00541032" w:rsidP="00573600">
      <w:pPr>
        <w:spacing w:after="120" w:line="240" w:lineRule="auto"/>
        <w:jc w:val="both"/>
        <w:rPr>
          <w:rFonts w:ascii="Times New Roman" w:hAnsi="Times New Roman" w:cs="Times New Roman"/>
          <w:b/>
          <w:sz w:val="24"/>
          <w:lang w:val="en-US"/>
        </w:rPr>
      </w:pPr>
      <w:r w:rsidRPr="008814E3">
        <w:rPr>
          <w:rFonts w:ascii="Times New Roman" w:hAnsi="Times New Roman" w:cs="Times New Roman"/>
          <w:b/>
          <w:sz w:val="24"/>
          <w:lang w:val="en-US"/>
        </w:rPr>
        <w:lastRenderedPageBreak/>
        <w:t xml:space="preserve">Figure 1. Kinetics of </w:t>
      </w:r>
      <w:r w:rsidR="006D3EDA" w:rsidRPr="008814E3">
        <w:rPr>
          <w:rFonts w:ascii="Times New Roman" w:hAnsi="Times New Roman" w:cs="Times New Roman"/>
          <w:b/>
          <w:sz w:val="24"/>
          <w:lang w:val="en-US"/>
        </w:rPr>
        <w:t>t</w:t>
      </w:r>
      <w:r w:rsidRPr="008814E3">
        <w:rPr>
          <w:rFonts w:ascii="Times New Roman" w:hAnsi="Times New Roman" w:cs="Times New Roman"/>
          <w:b/>
          <w:sz w:val="24"/>
          <w:lang w:val="en-US"/>
        </w:rPr>
        <w:t xml:space="preserve">ranscription </w:t>
      </w:r>
      <w:r w:rsidR="006D3EDA" w:rsidRPr="008814E3">
        <w:rPr>
          <w:rFonts w:ascii="Times New Roman" w:hAnsi="Times New Roman" w:cs="Times New Roman"/>
          <w:b/>
          <w:sz w:val="24"/>
          <w:lang w:val="en-US"/>
        </w:rPr>
        <w:t>start s</w:t>
      </w:r>
      <w:r w:rsidRPr="008814E3">
        <w:rPr>
          <w:rFonts w:ascii="Times New Roman" w:hAnsi="Times New Roman" w:cs="Times New Roman"/>
          <w:b/>
          <w:sz w:val="24"/>
          <w:lang w:val="en-US"/>
        </w:rPr>
        <w:t xml:space="preserve">ites of EHV-1 </w:t>
      </w:r>
      <w:r w:rsidR="006D3EDA" w:rsidRPr="008814E3">
        <w:rPr>
          <w:rFonts w:ascii="Times New Roman" w:hAnsi="Times New Roman" w:cs="Times New Roman"/>
          <w:b/>
          <w:sz w:val="24"/>
          <w:lang w:val="en-US"/>
        </w:rPr>
        <w:t>d</w:t>
      </w:r>
      <w:r w:rsidRPr="008814E3">
        <w:rPr>
          <w:rFonts w:ascii="Times New Roman" w:hAnsi="Times New Roman" w:cs="Times New Roman"/>
          <w:b/>
          <w:sz w:val="24"/>
          <w:lang w:val="en-US"/>
        </w:rPr>
        <w:t xml:space="preserve">etected by dcDNA-Seq and </w:t>
      </w:r>
      <w:r w:rsidR="006D3EDA" w:rsidRPr="008814E3">
        <w:rPr>
          <w:rFonts w:ascii="Times New Roman" w:hAnsi="Times New Roman" w:cs="Times New Roman"/>
          <w:b/>
          <w:sz w:val="24"/>
          <w:lang w:val="en-US"/>
        </w:rPr>
        <w:t>v</w:t>
      </w:r>
      <w:r w:rsidRPr="008814E3">
        <w:rPr>
          <w:rFonts w:ascii="Times New Roman" w:hAnsi="Times New Roman" w:cs="Times New Roman"/>
          <w:b/>
          <w:sz w:val="24"/>
          <w:lang w:val="en-US"/>
        </w:rPr>
        <w:t xml:space="preserve">alidated by CAGE-Seq. </w:t>
      </w:r>
    </w:p>
    <w:p w14:paraId="3B988898" w14:textId="549FD8CC" w:rsidR="00541032" w:rsidRPr="001A12EC" w:rsidRDefault="00541032" w:rsidP="00573600">
      <w:pPr>
        <w:spacing w:after="120" w:line="240" w:lineRule="auto"/>
        <w:jc w:val="both"/>
        <w:rPr>
          <w:rFonts w:ascii="Times New Roman" w:hAnsi="Times New Roman" w:cs="Times New Roman"/>
          <w:sz w:val="24"/>
          <w:lang w:val="en-US"/>
        </w:rPr>
      </w:pPr>
      <w:r w:rsidRPr="008814E3">
        <w:rPr>
          <w:rFonts w:ascii="Times New Roman" w:hAnsi="Times New Roman" w:cs="Times New Roman"/>
          <w:sz w:val="24"/>
          <w:lang w:val="en-US"/>
        </w:rPr>
        <w:t>The time-course experiment utilizing dcDNA-Seq spanned 8 timepoints, ranging from 1 hour to 24 hours. TSSs were identified through LRS analysis and confirmed via CAGE-Seq. For each nucleotide, we counted the number of reads beginning</w:t>
      </w:r>
      <w:r w:rsidR="00010030">
        <w:rPr>
          <w:rFonts w:ascii="Times New Roman" w:hAnsi="Times New Roman" w:cs="Times New Roman"/>
          <w:sz w:val="24"/>
          <w:lang w:val="en-US"/>
        </w:rPr>
        <w:t xml:space="preserve"> at that position with their 5'-</w:t>
      </w:r>
      <w:r w:rsidRPr="008814E3">
        <w:rPr>
          <w:rFonts w:ascii="Times New Roman" w:hAnsi="Times New Roman" w:cs="Times New Roman"/>
          <w:sz w:val="24"/>
          <w:lang w:val="en-US"/>
        </w:rPr>
        <w:t>ends. We included only those reads that had clear directionality, which was determined</w:t>
      </w:r>
      <w:r w:rsidR="00010030">
        <w:rPr>
          <w:rFonts w:ascii="Times New Roman" w:hAnsi="Times New Roman" w:cs="Times New Roman"/>
          <w:sz w:val="24"/>
          <w:lang w:val="en-US"/>
        </w:rPr>
        <w:t xml:space="preserve"> by the presence of 5'-or 3'-</w:t>
      </w:r>
      <w:r w:rsidRPr="008814E3">
        <w:rPr>
          <w:rFonts w:ascii="Times New Roman" w:hAnsi="Times New Roman" w:cs="Times New Roman"/>
          <w:sz w:val="24"/>
          <w:lang w:val="en-US"/>
        </w:rPr>
        <w:t xml:space="preserve">adapters. </w:t>
      </w:r>
      <w:r w:rsidRPr="001A12EC">
        <w:rPr>
          <w:rFonts w:ascii="Times New Roman" w:hAnsi="Times New Roman" w:cs="Times New Roman"/>
          <w:sz w:val="24"/>
          <w:lang w:val="en-US"/>
        </w:rPr>
        <w:t>Data from all three replicates were combined.</w:t>
      </w:r>
    </w:p>
    <w:p w14:paraId="65BD1019" w14:textId="3BF8CAFA"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 xml:space="preserve">We then grouped the TSS signal strength values into 50-nt segments to illustrate the distribution of TSSs. The y-axis of the graph was automatically scaled to accommodate up to 500 read counts. </w:t>
      </w:r>
      <w:r w:rsidR="00BE3FE9" w:rsidRPr="001A12EC">
        <w:rPr>
          <w:rFonts w:ascii="Times New Roman" w:hAnsi="Times New Roman" w:cs="Times New Roman"/>
          <w:sz w:val="24"/>
          <w:lang w:val="en-US"/>
        </w:rPr>
        <w:t>An image with lower-</w:t>
      </w:r>
      <w:r w:rsidRPr="001A12EC">
        <w:rPr>
          <w:rFonts w:ascii="Times New Roman" w:hAnsi="Times New Roman" w:cs="Times New Roman"/>
          <w:sz w:val="24"/>
          <w:lang w:val="en-US"/>
        </w:rPr>
        <w:t xml:space="preserve">resolution details </w:t>
      </w:r>
      <w:r w:rsidR="00CE6496" w:rsidRPr="001A12EC">
        <w:rPr>
          <w:rFonts w:ascii="Times New Roman" w:hAnsi="Times New Roman" w:cs="Times New Roman"/>
          <w:sz w:val="24"/>
          <w:lang w:val="en-US"/>
        </w:rPr>
        <w:t>is available</w:t>
      </w:r>
      <w:r w:rsidRPr="001A12EC">
        <w:rPr>
          <w:rFonts w:ascii="Times New Roman" w:hAnsi="Times New Roman" w:cs="Times New Roman"/>
          <w:sz w:val="24"/>
          <w:lang w:val="en-US"/>
        </w:rPr>
        <w:t xml:space="preserve"> in </w:t>
      </w:r>
      <w:r w:rsidR="004764C8" w:rsidRPr="001A12EC">
        <w:rPr>
          <w:rFonts w:ascii="Times New Roman" w:hAnsi="Times New Roman" w:cs="Times New Roman"/>
          <w:b/>
          <w:sz w:val="24"/>
          <w:lang w:val="en-US"/>
        </w:rPr>
        <w:t>Supplementary Figure 2</w:t>
      </w:r>
      <w:r w:rsidRPr="001A12EC">
        <w:rPr>
          <w:rFonts w:ascii="Times New Roman" w:hAnsi="Times New Roman" w:cs="Times New Roman"/>
          <w:sz w:val="24"/>
          <w:lang w:val="en-US"/>
        </w:rPr>
        <w:t>. In the representation, genes are indicated by arrows, and the distribution of T</w:t>
      </w:r>
      <w:r w:rsidR="00EC547B" w:rsidRPr="001A12EC">
        <w:rPr>
          <w:rFonts w:ascii="Times New Roman" w:hAnsi="Times New Roman" w:cs="Times New Roman"/>
          <w:sz w:val="24"/>
          <w:lang w:val="en-US"/>
        </w:rPr>
        <w:t>SSs is shown in different color</w:t>
      </w:r>
      <w:r w:rsidRPr="001A12EC">
        <w:rPr>
          <w:rFonts w:ascii="Times New Roman" w:hAnsi="Times New Roman" w:cs="Times New Roman"/>
          <w:sz w:val="24"/>
          <w:lang w:val="en-US"/>
        </w:rPr>
        <w:t>: red for the positive strand and blue for the negative strand. The bottom row of the image displays the CAGE-Seq counts.</w:t>
      </w:r>
    </w:p>
    <w:p w14:paraId="51FC9E5F" w14:textId="405444D9" w:rsidR="00541032" w:rsidRPr="001A12EC" w:rsidRDefault="00541032" w:rsidP="00573600">
      <w:pPr>
        <w:spacing w:after="120" w:line="240" w:lineRule="auto"/>
        <w:jc w:val="both"/>
        <w:rPr>
          <w:rFonts w:ascii="Times New Roman" w:hAnsi="Times New Roman" w:cs="Times New Roman"/>
          <w:b/>
          <w:sz w:val="24"/>
          <w:lang w:val="en-US"/>
        </w:rPr>
      </w:pPr>
      <w:r w:rsidRPr="001A12EC">
        <w:rPr>
          <w:rFonts w:ascii="Times New Roman" w:hAnsi="Times New Roman" w:cs="Times New Roman"/>
          <w:b/>
          <w:sz w:val="24"/>
          <w:lang w:val="en-US"/>
        </w:rPr>
        <w:t xml:space="preserve">Figure 2. Kinetics of </w:t>
      </w:r>
      <w:r w:rsidR="006D3EDA" w:rsidRPr="001A12EC">
        <w:rPr>
          <w:rFonts w:ascii="Times New Roman" w:hAnsi="Times New Roman" w:cs="Times New Roman"/>
          <w:b/>
          <w:sz w:val="24"/>
          <w:lang w:val="en-US"/>
        </w:rPr>
        <w:t>t</w:t>
      </w:r>
      <w:r w:rsidRPr="001A12EC">
        <w:rPr>
          <w:rFonts w:ascii="Times New Roman" w:hAnsi="Times New Roman" w:cs="Times New Roman"/>
          <w:b/>
          <w:sz w:val="24"/>
          <w:lang w:val="en-US"/>
        </w:rPr>
        <w:t xml:space="preserve">ranscription </w:t>
      </w:r>
      <w:r w:rsidR="006D3EDA" w:rsidRPr="001A12EC">
        <w:rPr>
          <w:rFonts w:ascii="Times New Roman" w:hAnsi="Times New Roman" w:cs="Times New Roman"/>
          <w:b/>
          <w:sz w:val="24"/>
          <w:lang w:val="en-US"/>
        </w:rPr>
        <w:t>e</w:t>
      </w:r>
      <w:r w:rsidRPr="001A12EC">
        <w:rPr>
          <w:rFonts w:ascii="Times New Roman" w:hAnsi="Times New Roman" w:cs="Times New Roman"/>
          <w:b/>
          <w:sz w:val="24"/>
          <w:lang w:val="en-US"/>
        </w:rPr>
        <w:t xml:space="preserve">nd </w:t>
      </w:r>
      <w:r w:rsidR="006D3EDA" w:rsidRPr="001A12EC">
        <w:rPr>
          <w:rFonts w:ascii="Times New Roman" w:hAnsi="Times New Roman" w:cs="Times New Roman"/>
          <w:b/>
          <w:sz w:val="24"/>
          <w:lang w:val="en-US"/>
        </w:rPr>
        <w:t>s</w:t>
      </w:r>
      <w:r w:rsidRPr="001A12EC">
        <w:rPr>
          <w:rFonts w:ascii="Times New Roman" w:hAnsi="Times New Roman" w:cs="Times New Roman"/>
          <w:b/>
          <w:sz w:val="24"/>
          <w:lang w:val="en-US"/>
        </w:rPr>
        <w:t xml:space="preserve">ites of EHV-1 </w:t>
      </w:r>
      <w:r w:rsidR="006D3EDA" w:rsidRPr="001A12EC">
        <w:rPr>
          <w:rFonts w:ascii="Times New Roman" w:hAnsi="Times New Roman" w:cs="Times New Roman"/>
          <w:b/>
          <w:sz w:val="24"/>
          <w:lang w:val="en-US"/>
        </w:rPr>
        <w:t>d</w:t>
      </w:r>
      <w:r w:rsidRPr="001A12EC">
        <w:rPr>
          <w:rFonts w:ascii="Times New Roman" w:hAnsi="Times New Roman" w:cs="Times New Roman"/>
          <w:b/>
          <w:sz w:val="24"/>
          <w:lang w:val="en-US"/>
        </w:rPr>
        <w:t xml:space="preserve">etected by dcDNA-Seq and </w:t>
      </w:r>
      <w:r w:rsidR="006D3EDA" w:rsidRPr="001A12EC">
        <w:rPr>
          <w:rFonts w:ascii="Times New Roman" w:hAnsi="Times New Roman" w:cs="Times New Roman"/>
          <w:b/>
          <w:sz w:val="24"/>
          <w:lang w:val="en-US"/>
        </w:rPr>
        <w:t>v</w:t>
      </w:r>
      <w:r w:rsidRPr="001A12EC">
        <w:rPr>
          <w:rFonts w:ascii="Times New Roman" w:hAnsi="Times New Roman" w:cs="Times New Roman"/>
          <w:b/>
          <w:sz w:val="24"/>
          <w:lang w:val="en-US"/>
        </w:rPr>
        <w:t>alidated by dRNA-Seq.</w:t>
      </w:r>
    </w:p>
    <w:p w14:paraId="635493F4" w14:textId="00254C94"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The time-course study covered 8 intervals, from 1 to 24 hours. The TESs were detected using oligo(dT) priming-based dcDNA sequencing, which subsequently were confirmed with dRNA-Seq. We counted the reads initiating from each nu</w:t>
      </w:r>
      <w:r w:rsidR="00010030" w:rsidRPr="001A12EC">
        <w:rPr>
          <w:rFonts w:ascii="Times New Roman" w:hAnsi="Times New Roman" w:cs="Times New Roman"/>
          <w:sz w:val="24"/>
          <w:lang w:val="en-US"/>
        </w:rPr>
        <w:t>cleotide position with their 3'-</w:t>
      </w:r>
      <w:r w:rsidRPr="001A12EC">
        <w:rPr>
          <w:rFonts w:ascii="Times New Roman" w:hAnsi="Times New Roman" w:cs="Times New Roman"/>
          <w:sz w:val="24"/>
          <w:lang w:val="en-US"/>
        </w:rPr>
        <w:t>ends, focusing only on those with clear directional cues identified by the presence of 5'</w:t>
      </w:r>
      <w:r w:rsidR="00010030" w:rsidRPr="001A12EC">
        <w:rPr>
          <w:rFonts w:ascii="Times New Roman" w:hAnsi="Times New Roman" w:cs="Times New Roman"/>
          <w:sz w:val="24"/>
          <w:lang w:val="en-US"/>
        </w:rPr>
        <w:t>-</w:t>
      </w:r>
      <w:r w:rsidRPr="001A12EC">
        <w:rPr>
          <w:rFonts w:ascii="Times New Roman" w:hAnsi="Times New Roman" w:cs="Times New Roman"/>
          <w:sz w:val="24"/>
          <w:lang w:val="en-US"/>
        </w:rPr>
        <w:t xml:space="preserve"> or 3'</w:t>
      </w:r>
      <w:r w:rsidR="00010030" w:rsidRPr="001A12EC">
        <w:rPr>
          <w:rFonts w:ascii="Times New Roman" w:hAnsi="Times New Roman" w:cs="Times New Roman"/>
          <w:sz w:val="24"/>
          <w:lang w:val="en-US"/>
        </w:rPr>
        <w:t>-</w:t>
      </w:r>
      <w:r w:rsidRPr="001A12EC">
        <w:rPr>
          <w:rFonts w:ascii="Times New Roman" w:hAnsi="Times New Roman" w:cs="Times New Roman"/>
          <w:sz w:val="24"/>
          <w:lang w:val="en-US"/>
        </w:rPr>
        <w:t>adapters. Data from all three dcDNA-Seq replicates were merged.</w:t>
      </w:r>
    </w:p>
    <w:p w14:paraId="3EBCD1A1" w14:textId="4A309BD5" w:rsidR="00541032" w:rsidRPr="001A12EC" w:rsidRDefault="00541032"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The aggregated read counts were then summed into 50-nt blocks to illustrate the TES distributions. The graph's y-axis was set to automatically adjust, sup</w:t>
      </w:r>
      <w:r w:rsidR="00CC7596" w:rsidRPr="001A12EC">
        <w:rPr>
          <w:rFonts w:ascii="Times New Roman" w:hAnsi="Times New Roman" w:cs="Times New Roman"/>
          <w:sz w:val="24"/>
          <w:lang w:val="en-US"/>
        </w:rPr>
        <w:t xml:space="preserve">porting up to 500 read counts. </w:t>
      </w:r>
      <w:r w:rsidR="00561D05" w:rsidRPr="001A12EC">
        <w:rPr>
          <w:rFonts w:ascii="Times New Roman" w:hAnsi="Times New Roman" w:cs="Times New Roman"/>
          <w:sz w:val="24"/>
          <w:lang w:val="en-US"/>
        </w:rPr>
        <w:t xml:space="preserve">An image with a lower-resolution view is available in </w:t>
      </w:r>
      <w:r w:rsidR="004764C8" w:rsidRPr="001A12EC">
        <w:rPr>
          <w:rFonts w:ascii="Times New Roman" w:hAnsi="Times New Roman" w:cs="Times New Roman"/>
          <w:b/>
          <w:sz w:val="24"/>
          <w:lang w:val="en-US"/>
        </w:rPr>
        <w:t>Supplementary Figure 5</w:t>
      </w:r>
      <w:r w:rsidRPr="001A12EC">
        <w:rPr>
          <w:rFonts w:ascii="Times New Roman" w:hAnsi="Times New Roman" w:cs="Times New Roman"/>
          <w:sz w:val="24"/>
          <w:lang w:val="en-US"/>
        </w:rPr>
        <w:t xml:space="preserve">. </w:t>
      </w:r>
      <w:r w:rsidR="00561D05" w:rsidRPr="001A12EC">
        <w:rPr>
          <w:rFonts w:ascii="Times New Roman" w:hAnsi="Times New Roman" w:cs="Times New Roman"/>
          <w:sz w:val="24"/>
          <w:lang w:val="en-US"/>
        </w:rPr>
        <w:t>The diagram</w:t>
      </w:r>
      <w:r w:rsidRPr="001A12EC">
        <w:rPr>
          <w:rFonts w:ascii="Times New Roman" w:hAnsi="Times New Roman" w:cs="Times New Roman"/>
          <w:sz w:val="24"/>
          <w:lang w:val="en-US"/>
        </w:rPr>
        <w:t xml:space="preserve"> mark</w:t>
      </w:r>
      <w:r w:rsidR="00561D05" w:rsidRPr="001A12EC">
        <w:rPr>
          <w:rFonts w:ascii="Times New Roman" w:hAnsi="Times New Roman" w:cs="Times New Roman"/>
          <w:sz w:val="24"/>
          <w:lang w:val="en-US"/>
        </w:rPr>
        <w:t>s</w:t>
      </w:r>
      <w:r w:rsidRPr="001A12EC">
        <w:rPr>
          <w:rFonts w:ascii="Times New Roman" w:hAnsi="Times New Roman" w:cs="Times New Roman"/>
          <w:sz w:val="24"/>
          <w:lang w:val="en-US"/>
        </w:rPr>
        <w:t xml:space="preserve"> genes with arrows and color-code</w:t>
      </w:r>
      <w:r w:rsidR="00EC547B" w:rsidRPr="001A12EC">
        <w:rPr>
          <w:rFonts w:ascii="Times New Roman" w:hAnsi="Times New Roman" w:cs="Times New Roman"/>
          <w:sz w:val="24"/>
          <w:lang w:val="en-US"/>
        </w:rPr>
        <w:t>s</w:t>
      </w:r>
      <w:r w:rsidRPr="001A12EC">
        <w:rPr>
          <w:rFonts w:ascii="Times New Roman" w:hAnsi="Times New Roman" w:cs="Times New Roman"/>
          <w:sz w:val="24"/>
          <w:lang w:val="en-US"/>
        </w:rPr>
        <w:t xml:space="preserve"> the TSS distribution, using red for the positive strand and blue for the negative strand. </w:t>
      </w:r>
    </w:p>
    <w:p w14:paraId="191D304A" w14:textId="0D1ED9D4" w:rsidR="00255C4E" w:rsidRPr="001A12EC" w:rsidRDefault="00255C4E" w:rsidP="00573600">
      <w:pPr>
        <w:spacing w:after="120" w:line="240" w:lineRule="auto"/>
        <w:jc w:val="both"/>
        <w:rPr>
          <w:rFonts w:ascii="Times New Roman" w:hAnsi="Times New Roman" w:cs="Times New Roman"/>
          <w:b/>
          <w:sz w:val="24"/>
          <w:lang w:val="en-US"/>
        </w:rPr>
      </w:pPr>
      <w:r w:rsidRPr="001A12EC">
        <w:rPr>
          <w:rFonts w:ascii="Times New Roman" w:hAnsi="Times New Roman" w:cs="Times New Roman"/>
          <w:b/>
          <w:sz w:val="24"/>
          <w:lang w:val="en-US"/>
        </w:rPr>
        <w:t>Figure 3</w:t>
      </w:r>
      <w:r w:rsidR="006D3EDA" w:rsidRPr="001A12EC">
        <w:rPr>
          <w:rFonts w:ascii="Times New Roman" w:hAnsi="Times New Roman" w:cs="Times New Roman"/>
          <w:b/>
          <w:sz w:val="24"/>
          <w:lang w:val="en-US"/>
        </w:rPr>
        <w:t>. Kinetic profiling of c</w:t>
      </w:r>
      <w:r w:rsidRPr="001A12EC">
        <w:rPr>
          <w:rFonts w:ascii="Times New Roman" w:hAnsi="Times New Roman" w:cs="Times New Roman"/>
          <w:b/>
          <w:sz w:val="24"/>
          <w:lang w:val="en-US"/>
        </w:rPr>
        <w:t xml:space="preserve">anonical </w:t>
      </w:r>
      <w:r w:rsidR="006D3EDA" w:rsidRPr="001A12EC">
        <w:rPr>
          <w:rFonts w:ascii="Times New Roman" w:hAnsi="Times New Roman" w:cs="Times New Roman"/>
          <w:b/>
          <w:sz w:val="24"/>
          <w:lang w:val="en-US"/>
        </w:rPr>
        <w:t>EHV-1 transcripts using total viral read counts for n</w:t>
      </w:r>
      <w:r w:rsidRPr="001A12EC">
        <w:rPr>
          <w:rFonts w:ascii="Times New Roman" w:hAnsi="Times New Roman" w:cs="Times New Roman"/>
          <w:b/>
          <w:sz w:val="24"/>
          <w:lang w:val="en-US"/>
        </w:rPr>
        <w:t>ormalization</w:t>
      </w:r>
      <w:r w:rsidR="006D3EDA" w:rsidRPr="001A12EC">
        <w:rPr>
          <w:rFonts w:ascii="Times New Roman" w:hAnsi="Times New Roman" w:cs="Times New Roman"/>
          <w:b/>
          <w:sz w:val="24"/>
          <w:lang w:val="en-US"/>
        </w:rPr>
        <w:t xml:space="preserve"> according to kinetic c</w:t>
      </w:r>
      <w:r w:rsidRPr="001A12EC">
        <w:rPr>
          <w:rFonts w:ascii="Times New Roman" w:hAnsi="Times New Roman" w:cs="Times New Roman"/>
          <w:b/>
          <w:sz w:val="24"/>
          <w:lang w:val="en-US"/>
        </w:rPr>
        <w:t>lasses</w:t>
      </w:r>
    </w:p>
    <w:p w14:paraId="0FD23BB6" w14:textId="4AE51F1D" w:rsidR="00255C4E" w:rsidRPr="0075606C" w:rsidRDefault="00255C4E" w:rsidP="00573600">
      <w:pPr>
        <w:spacing w:after="120" w:line="240" w:lineRule="auto"/>
        <w:jc w:val="both"/>
        <w:rPr>
          <w:rFonts w:ascii="Times New Roman" w:hAnsi="Times New Roman" w:cs="Times New Roman"/>
          <w:sz w:val="24"/>
          <w:lang w:val="en-US"/>
        </w:rPr>
      </w:pPr>
      <w:r w:rsidRPr="001A12EC">
        <w:rPr>
          <w:rFonts w:ascii="Times New Roman" w:hAnsi="Times New Roman" w:cs="Times New Roman"/>
          <w:sz w:val="24"/>
          <w:lang w:val="en-US"/>
        </w:rPr>
        <w:t xml:space="preserve">This figure illustrates the kinetic profiling of canonical EHV-1 transcripts, utilizing the total viral read counts </w:t>
      </w:r>
      <w:r w:rsidRPr="0075606C">
        <w:rPr>
          <w:rFonts w:ascii="Times New Roman" w:hAnsi="Times New Roman" w:cs="Times New Roman"/>
          <w:sz w:val="24"/>
          <w:lang w:val="en-US"/>
        </w:rPr>
        <w:t>per sample for normalization. The analysis included only those reads that aligned with both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ends and the can</w:t>
      </w:r>
      <w:r w:rsidR="00010030" w:rsidRPr="0075606C">
        <w:rPr>
          <w:rFonts w:ascii="Times New Roman" w:hAnsi="Times New Roman" w:cs="Times New Roman"/>
          <w:sz w:val="24"/>
          <w:lang w:val="en-US"/>
        </w:rPr>
        <w:t>onical TES of genes at their 3'-</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nucleotide</w:t>
      </w:r>
      <w:r w:rsidRPr="0075606C">
        <w:rPr>
          <w:rFonts w:ascii="Times New Roman" w:hAnsi="Times New Roman" w:cs="Times New Roman"/>
          <w:sz w:val="24"/>
          <w:lang w:val="en-US"/>
        </w:rPr>
        <w:t xml:space="preserve"> for both alignments). This method aggregated the counts of canonical transcripts for each gene in every sample. The mean values are represented as points, and standard deviations (SD) as lines, plotted on the y-axis as the ratio of transcript abundance for each gene. The x-axis represents time post-infection (hours). The panels are color-coded based on kinetic transcription phases: blue for immediate early (IE), orange for early (E), green for late (L), and red for unknown phases. This provides a visual distinction among different transcriptional dynamics throughout the infection.</w:t>
      </w:r>
    </w:p>
    <w:p w14:paraId="57190A3C" w14:textId="13B8EEDC" w:rsidR="00AC14ED" w:rsidRPr="0075606C" w:rsidRDefault="00AC14ED"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b/>
          <w:sz w:val="24"/>
          <w:lang w:val="en-US"/>
        </w:rPr>
        <w:t xml:space="preserve">Figure </w:t>
      </w:r>
      <w:r w:rsidR="00255C4E" w:rsidRPr="0075606C">
        <w:rPr>
          <w:rFonts w:ascii="Times New Roman" w:hAnsi="Times New Roman" w:cs="Times New Roman"/>
          <w:b/>
          <w:sz w:val="24"/>
          <w:lang w:val="en-US"/>
        </w:rPr>
        <w:t>4</w:t>
      </w:r>
      <w:r w:rsidR="00DF530A" w:rsidRPr="0075606C">
        <w:rPr>
          <w:rFonts w:ascii="Times New Roman" w:hAnsi="Times New Roman" w:cs="Times New Roman"/>
          <w:b/>
          <w:sz w:val="24"/>
          <w:lang w:val="en-US"/>
        </w:rPr>
        <w:t>. Dynamics of t</w:t>
      </w:r>
      <w:r w:rsidRPr="0075606C">
        <w:rPr>
          <w:rFonts w:ascii="Times New Roman" w:hAnsi="Times New Roman" w:cs="Times New Roman"/>
          <w:b/>
          <w:sz w:val="24"/>
          <w:lang w:val="en-US"/>
        </w:rPr>
        <w:t xml:space="preserve">ranscript </w:t>
      </w:r>
      <w:r w:rsidR="00DF530A" w:rsidRPr="0075606C">
        <w:rPr>
          <w:rFonts w:ascii="Times New Roman" w:hAnsi="Times New Roman" w:cs="Times New Roman"/>
          <w:b/>
          <w:sz w:val="24"/>
          <w:lang w:val="en-US"/>
        </w:rPr>
        <w:t>isoform u</w:t>
      </w:r>
      <w:r w:rsidR="00182309" w:rsidRPr="0075606C">
        <w:rPr>
          <w:rFonts w:ascii="Times New Roman" w:hAnsi="Times New Roman" w:cs="Times New Roman"/>
          <w:b/>
          <w:sz w:val="24"/>
          <w:lang w:val="en-US"/>
        </w:rPr>
        <w:t xml:space="preserve">sage </w:t>
      </w:r>
      <w:r w:rsidR="00DF530A" w:rsidRPr="0075606C">
        <w:rPr>
          <w:rFonts w:ascii="Times New Roman" w:hAnsi="Times New Roman" w:cs="Times New Roman"/>
          <w:b/>
          <w:sz w:val="24"/>
          <w:lang w:val="en-US"/>
        </w:rPr>
        <w:t>in s</w:t>
      </w:r>
      <w:r w:rsidRPr="0075606C">
        <w:rPr>
          <w:rFonts w:ascii="Times New Roman" w:hAnsi="Times New Roman" w:cs="Times New Roman"/>
          <w:b/>
          <w:sz w:val="24"/>
          <w:lang w:val="en-US"/>
        </w:rPr>
        <w:t>plice</w:t>
      </w:r>
      <w:r w:rsidR="00182309" w:rsidRPr="0075606C">
        <w:rPr>
          <w:rFonts w:ascii="Times New Roman" w:hAnsi="Times New Roman" w:cs="Times New Roman"/>
          <w:b/>
          <w:sz w:val="24"/>
          <w:lang w:val="en-US"/>
        </w:rPr>
        <w:t>-containing</w:t>
      </w:r>
      <w:r w:rsidR="00DF530A" w:rsidRPr="0075606C">
        <w:rPr>
          <w:rFonts w:ascii="Times New Roman" w:hAnsi="Times New Roman" w:cs="Times New Roman"/>
          <w:b/>
          <w:sz w:val="24"/>
          <w:lang w:val="en-US"/>
        </w:rPr>
        <w:t xml:space="preserve"> EHV-1 genes over the course of i</w:t>
      </w:r>
      <w:r w:rsidRPr="0075606C">
        <w:rPr>
          <w:rFonts w:ascii="Times New Roman" w:hAnsi="Times New Roman" w:cs="Times New Roman"/>
          <w:b/>
          <w:sz w:val="24"/>
          <w:lang w:val="en-US"/>
        </w:rPr>
        <w:t xml:space="preserve">nfection </w:t>
      </w:r>
    </w:p>
    <w:p w14:paraId="0C7FC911" w14:textId="1DE45BB4" w:rsidR="001D1AE3" w:rsidRPr="0075606C" w:rsidRDefault="00AC14ED"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presents the splicing dynami</w:t>
      </w:r>
      <w:r w:rsidR="00307A5C" w:rsidRPr="0075606C">
        <w:rPr>
          <w:rFonts w:ascii="Times New Roman" w:hAnsi="Times New Roman" w:cs="Times New Roman"/>
          <w:sz w:val="24"/>
          <w:lang w:val="en-US"/>
        </w:rPr>
        <w:t>cs within EHV-1 for the genes (</w:t>
      </w:r>
      <w:r w:rsidR="001556DD" w:rsidRPr="0075606C">
        <w:rPr>
          <w:rFonts w:ascii="Times New Roman" w:hAnsi="Times New Roman" w:cs="Times New Roman"/>
          <w:sz w:val="24"/>
          <w:lang w:val="en-US"/>
        </w:rPr>
        <w:t>A</w:t>
      </w:r>
      <w:r w:rsidR="00307A5C"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38</w:t>
      </w:r>
      <w:r w:rsidR="001556DD" w:rsidRPr="0075606C">
        <w:rPr>
          <w:rFonts w:ascii="Times New Roman" w:hAnsi="Times New Roman" w:cs="Times New Roman"/>
          <w:sz w:val="24"/>
          <w:lang w:val="en-US"/>
        </w:rPr>
        <w:t>, (B) ORF8, (C</w:t>
      </w:r>
      <w:r w:rsidR="00307A5C"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 xml:space="preserve">ORF9, </w:t>
      </w:r>
      <w:r w:rsidR="001556DD" w:rsidRPr="0075606C">
        <w:rPr>
          <w:rFonts w:ascii="Times New Roman" w:hAnsi="Times New Roman" w:cs="Times New Roman"/>
          <w:sz w:val="24"/>
          <w:lang w:val="en-US"/>
        </w:rPr>
        <w:t>(D</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NOIR</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w:t>
      </w:r>
      <w:r w:rsidR="001556DD" w:rsidRPr="0075606C">
        <w:rPr>
          <w:rFonts w:ascii="Times New Roman" w:hAnsi="Times New Roman" w:cs="Times New Roman"/>
          <w:sz w:val="24"/>
          <w:lang w:val="en-US"/>
        </w:rPr>
        <w:t>E</w:t>
      </w:r>
      <w:r w:rsidR="001D1AE3" w:rsidRPr="0075606C">
        <w:rPr>
          <w:rFonts w:ascii="Times New Roman" w:hAnsi="Times New Roman" w:cs="Times New Roman"/>
          <w:sz w:val="24"/>
          <w:lang w:val="en-US"/>
        </w:rPr>
        <w:t>)</w:t>
      </w:r>
      <w:r w:rsidR="007B50EC" w:rsidRPr="0075606C">
        <w:rPr>
          <w:rFonts w:ascii="Times New Roman" w:hAnsi="Times New Roman" w:cs="Times New Roman"/>
          <w:sz w:val="24"/>
          <w:lang w:val="en-US"/>
        </w:rPr>
        <w:t xml:space="preserve"> ORF58 and (</w:t>
      </w:r>
      <w:r w:rsidR="001556DD" w:rsidRPr="0075606C">
        <w:rPr>
          <w:rFonts w:ascii="Times New Roman" w:hAnsi="Times New Roman" w:cs="Times New Roman"/>
          <w:sz w:val="24"/>
          <w:lang w:val="en-US"/>
        </w:rPr>
        <w:t>F</w:t>
      </w:r>
      <w:r w:rsidR="007B50EC" w:rsidRPr="0075606C">
        <w:rPr>
          <w:rFonts w:ascii="Times New Roman" w:hAnsi="Times New Roman" w:cs="Times New Roman"/>
          <w:sz w:val="24"/>
          <w:lang w:val="en-US"/>
        </w:rPr>
        <w:t>) ORF53</w:t>
      </w:r>
      <w:r w:rsidRPr="0075606C">
        <w:rPr>
          <w:rFonts w:ascii="Times New Roman" w:hAnsi="Times New Roman" w:cs="Times New Roman"/>
          <w:sz w:val="24"/>
          <w:lang w:val="en-US"/>
        </w:rPr>
        <w:t xml:space="preserve">. </w:t>
      </w:r>
      <w:r w:rsidR="001D1AE3"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w:t>
      </w:r>
      <w:r w:rsidR="002E4D90" w:rsidRPr="0075606C">
        <w:rPr>
          <w:rFonts w:ascii="Times New Roman" w:hAnsi="Times New Roman" w:cs="Times New Roman"/>
          <w:sz w:val="24"/>
          <w:lang w:val="en-US"/>
        </w:rPr>
        <w:t xml:space="preserve"> nucleotides</w:t>
      </w:r>
      <w:r w:rsidR="001D1AE3" w:rsidRPr="0075606C">
        <w:rPr>
          <w:rFonts w:ascii="Times New Roman" w:hAnsi="Times New Roman" w:cs="Times New Roman"/>
          <w:sz w:val="24"/>
          <w:lang w:val="en-US"/>
        </w:rPr>
        <w:t xml:space="preserve"> for the start and end positions of transcripts. Asterisks indicate the CAGE-Seq significance level for each reference transcript. </w:t>
      </w:r>
      <w:r w:rsidRPr="0075606C">
        <w:rPr>
          <w:rFonts w:ascii="Times New Roman" w:hAnsi="Times New Roman" w:cs="Times New Roman"/>
          <w:sz w:val="24"/>
          <w:lang w:val="en-US"/>
        </w:rPr>
        <w:t xml:space="preserve">On the left side of each plot, the temporal trends of these transcript </w:t>
      </w:r>
      <w:r w:rsidR="00182309" w:rsidRPr="0075606C">
        <w:rPr>
          <w:rFonts w:ascii="Times New Roman" w:hAnsi="Times New Roman" w:cs="Times New Roman"/>
          <w:sz w:val="24"/>
          <w:lang w:val="en-US"/>
        </w:rPr>
        <w:t xml:space="preserve">isoforms </w:t>
      </w:r>
      <w:r w:rsidRPr="0075606C">
        <w:rPr>
          <w:rFonts w:ascii="Times New Roman" w:hAnsi="Times New Roman" w:cs="Times New Roman"/>
          <w:sz w:val="24"/>
          <w:lang w:val="en-US"/>
        </w:rPr>
        <w:t xml:space="preserve">are depicted, with averages and standard </w:t>
      </w:r>
      <w:r w:rsidRPr="0075606C">
        <w:rPr>
          <w:rFonts w:ascii="Times New Roman" w:hAnsi="Times New Roman" w:cs="Times New Roman"/>
          <w:sz w:val="24"/>
          <w:lang w:val="en-US"/>
        </w:rPr>
        <w:lastRenderedPageBreak/>
        <w:t xml:space="preserve">deviations (SD) calculated for each time point post-infection, based on read count data from the dcDNA-Seq. </w:t>
      </w:r>
      <w:r w:rsidR="001D1AE3" w:rsidRPr="0075606C">
        <w:rPr>
          <w:rFonts w:ascii="Times New Roman" w:hAnsi="Times New Roman" w:cs="Times New Roman"/>
          <w:sz w:val="24"/>
          <w:lang w:val="en-US"/>
        </w:rPr>
        <w:t xml:space="preserve">Each data point is linked by lines to demonstrate the progression over time. </w:t>
      </w:r>
      <w:r w:rsidR="00182309" w:rsidRPr="0075606C">
        <w:rPr>
          <w:rFonts w:ascii="Times New Roman" w:hAnsi="Times New Roman" w:cs="Times New Roman"/>
          <w:sz w:val="24"/>
          <w:lang w:val="en-US"/>
        </w:rPr>
        <w:t>The transcript isoforms, are color-coded according to their dist</w:t>
      </w:r>
      <w:r w:rsidR="00EC547B" w:rsidRPr="0075606C">
        <w:rPr>
          <w:rFonts w:ascii="Times New Roman" w:hAnsi="Times New Roman" w:cs="Times New Roman"/>
          <w:sz w:val="24"/>
          <w:lang w:val="en-US"/>
        </w:rPr>
        <w:t>inct isoforms, with these color</w:t>
      </w:r>
      <w:r w:rsidR="00182309"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the isoform ratio calculation. </w:t>
      </w:r>
    </w:p>
    <w:p w14:paraId="28FF2668" w14:textId="7D1C50C0" w:rsidR="00182309" w:rsidRPr="0075606C" w:rsidRDefault="0018230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Figure 5. </w:t>
      </w:r>
      <w:r w:rsidR="00DF530A" w:rsidRPr="0075606C">
        <w:rPr>
          <w:rFonts w:ascii="Times New Roman" w:hAnsi="Times New Roman" w:cs="Times New Roman"/>
          <w:b/>
          <w:sz w:val="24"/>
          <w:lang w:val="en-US"/>
        </w:rPr>
        <w:t>Kinetic profiling of canonical EHV-1 transcripts using total viral read counts for n</w:t>
      </w:r>
      <w:r w:rsidRPr="0075606C">
        <w:rPr>
          <w:rFonts w:ascii="Times New Roman" w:hAnsi="Times New Roman" w:cs="Times New Roman"/>
          <w:b/>
          <w:sz w:val="24"/>
          <w:lang w:val="en-US"/>
        </w:rPr>
        <w:t>ormalization</w:t>
      </w:r>
      <w:r w:rsidR="00DF530A" w:rsidRPr="0075606C">
        <w:rPr>
          <w:rFonts w:ascii="Times New Roman" w:hAnsi="Times New Roman" w:cs="Times New Roman"/>
          <w:b/>
          <w:sz w:val="24"/>
          <w:lang w:val="en-US"/>
        </w:rPr>
        <w:t xml:space="preserve"> according to </w:t>
      </w:r>
      <w:r w:rsidR="00DF530A" w:rsidRPr="0075606C">
        <w:rPr>
          <w:rFonts w:ascii="Times New Roman" w:hAnsi="Times New Roman" w:cs="Times New Roman"/>
          <w:b/>
          <w:i/>
          <w:sz w:val="24"/>
          <w:lang w:val="en-US"/>
        </w:rPr>
        <w:t>de novo</w:t>
      </w:r>
      <w:r w:rsidR="00DF530A" w:rsidRPr="0075606C">
        <w:rPr>
          <w:rFonts w:ascii="Times New Roman" w:hAnsi="Times New Roman" w:cs="Times New Roman"/>
          <w:b/>
          <w:sz w:val="24"/>
          <w:lang w:val="en-US"/>
        </w:rPr>
        <w:t xml:space="preserve"> kinetic c</w:t>
      </w:r>
      <w:r w:rsidRPr="0075606C">
        <w:rPr>
          <w:rFonts w:ascii="Times New Roman" w:hAnsi="Times New Roman" w:cs="Times New Roman"/>
          <w:b/>
          <w:sz w:val="24"/>
          <w:lang w:val="en-US"/>
        </w:rPr>
        <w:t>lusters</w:t>
      </w:r>
    </w:p>
    <w:p w14:paraId="5C447860" w14:textId="5918AA4B" w:rsidR="001D1AE3" w:rsidRPr="0075606C" w:rsidRDefault="0018230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transcripts, utilizing the total viral read counts per sample for normalization. The analysis included only those reads that aligned with both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ends and the can</w:t>
      </w:r>
      <w:r w:rsidR="00010030" w:rsidRPr="0075606C">
        <w:rPr>
          <w:rFonts w:ascii="Times New Roman" w:hAnsi="Times New Roman" w:cs="Times New Roman"/>
          <w:sz w:val="24"/>
          <w:lang w:val="en-US"/>
        </w:rPr>
        <w:t>onical TES of genes at their 3'-</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 xml:space="preserve">nucleotides </w:t>
      </w:r>
      <w:r w:rsidRPr="0075606C">
        <w:rPr>
          <w:rFonts w:ascii="Times New Roman" w:hAnsi="Times New Roman" w:cs="Times New Roman"/>
          <w:sz w:val="24"/>
          <w:lang w:val="en-US"/>
        </w:rPr>
        <w:t xml:space="preserve">for both alignments). This method aggregated the counts of canonical transcripts for each gene in every sample. The mean values are represented as points, and standard deviations (SD) as lines, plotted on the y-axis as the ratio of transcript abundance for each gene. The x-axis represents time post-infection (hours). Each cluster is colored according to its </w:t>
      </w:r>
      <w:r w:rsidR="00231016" w:rsidRPr="0075606C">
        <w:rPr>
          <w:rFonts w:ascii="Times New Roman" w:hAnsi="Times New Roman" w:cs="Times New Roman"/>
          <w:i/>
          <w:sz w:val="24"/>
          <w:lang w:val="en-US"/>
        </w:rPr>
        <w:t xml:space="preserve">de </w:t>
      </w:r>
      <w:r w:rsidRPr="0075606C">
        <w:rPr>
          <w:rFonts w:ascii="Times New Roman" w:hAnsi="Times New Roman" w:cs="Times New Roman"/>
          <w:i/>
          <w:sz w:val="24"/>
          <w:lang w:val="en-US"/>
        </w:rPr>
        <w:t>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abundance throughout the infection.</w:t>
      </w:r>
    </w:p>
    <w:p w14:paraId="7AFC83DE" w14:textId="2E8273ED" w:rsidR="00182309" w:rsidRPr="0075606C" w:rsidRDefault="0018230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Figure 6</w:t>
      </w:r>
      <w:r w:rsidR="00DF530A" w:rsidRPr="0075606C">
        <w:rPr>
          <w:rFonts w:ascii="Times New Roman" w:hAnsi="Times New Roman" w:cs="Times New Roman"/>
          <w:b/>
          <w:sz w:val="24"/>
          <w:lang w:val="en-US"/>
        </w:rPr>
        <w:t>. Kinetics of transcript variants</w:t>
      </w:r>
      <w:r w:rsidRPr="0075606C">
        <w:rPr>
          <w:rFonts w:ascii="Times New Roman" w:hAnsi="Times New Roman" w:cs="Times New Roman"/>
          <w:b/>
          <w:sz w:val="24"/>
          <w:lang w:val="en-US"/>
        </w:rPr>
        <w:t xml:space="preserve"> </w:t>
      </w:r>
      <w:r w:rsidR="00DF530A" w:rsidRPr="0075606C">
        <w:rPr>
          <w:rFonts w:ascii="Times New Roman" w:hAnsi="Times New Roman" w:cs="Times New Roman"/>
          <w:b/>
          <w:sz w:val="24"/>
          <w:lang w:val="en-US"/>
        </w:rPr>
        <w:t>for isoform switching g</w:t>
      </w:r>
      <w:r w:rsidRPr="0075606C">
        <w:rPr>
          <w:rFonts w:ascii="Times New Roman" w:hAnsi="Times New Roman" w:cs="Times New Roman"/>
          <w:b/>
          <w:sz w:val="24"/>
          <w:lang w:val="en-US"/>
        </w:rPr>
        <w:t>enes</w:t>
      </w:r>
    </w:p>
    <w:p w14:paraId="445BC4C6" w14:textId="3E21C4E1" w:rsidR="00182309" w:rsidRPr="0075606C" w:rsidRDefault="0018230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dynamics of different transcript isoforms</w:t>
      </w:r>
      <w:r w:rsidR="001556DD" w:rsidRPr="0075606C">
        <w:rPr>
          <w:rFonts w:ascii="Times New Roman" w:hAnsi="Times New Roman" w:cs="Times New Roman"/>
          <w:sz w:val="24"/>
          <w:lang w:val="en-US"/>
        </w:rPr>
        <w:t xml:space="preserve"> for the selected EHV-1 genes (A) ORF11, (B</w:t>
      </w:r>
      <w:r w:rsidRPr="0075606C">
        <w:rPr>
          <w:rFonts w:ascii="Times New Roman" w:hAnsi="Times New Roman" w:cs="Times New Roman"/>
          <w:sz w:val="24"/>
          <w:lang w:val="en-US"/>
        </w:rPr>
        <w:t>) ORF1</w:t>
      </w:r>
      <w:r w:rsidR="001D1AE3" w:rsidRPr="0075606C">
        <w:rPr>
          <w:rFonts w:ascii="Times New Roman" w:hAnsi="Times New Roman" w:cs="Times New Roman"/>
          <w:sz w:val="24"/>
          <w:lang w:val="en-US"/>
        </w:rPr>
        <w:t>9</w:t>
      </w:r>
      <w:r w:rsidR="001556DD" w:rsidRPr="0075606C">
        <w:rPr>
          <w:rFonts w:ascii="Times New Roman" w:hAnsi="Times New Roman" w:cs="Times New Roman"/>
          <w:sz w:val="24"/>
          <w:lang w:val="en-US"/>
        </w:rPr>
        <w:t>, (C</w:t>
      </w:r>
      <w:r w:rsidRPr="0075606C">
        <w:rPr>
          <w:rFonts w:ascii="Times New Roman" w:hAnsi="Times New Roman" w:cs="Times New Roman"/>
          <w:sz w:val="24"/>
          <w:lang w:val="en-US"/>
        </w:rPr>
        <w:t>) ORF1</w:t>
      </w:r>
      <w:r w:rsidR="001D1AE3" w:rsidRPr="0075606C">
        <w:rPr>
          <w:rFonts w:ascii="Times New Roman" w:hAnsi="Times New Roman" w:cs="Times New Roman"/>
          <w:sz w:val="24"/>
          <w:lang w:val="en-US"/>
        </w:rPr>
        <w:t>3</w:t>
      </w:r>
      <w:r w:rsidR="001556DD" w:rsidRPr="0075606C">
        <w:rPr>
          <w:rFonts w:ascii="Times New Roman" w:hAnsi="Times New Roman" w:cs="Times New Roman"/>
          <w:sz w:val="24"/>
          <w:lang w:val="en-US"/>
        </w:rPr>
        <w:t>, (D</w:t>
      </w:r>
      <w:r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40</w:t>
      </w:r>
      <w:r w:rsidRPr="0075606C">
        <w:rPr>
          <w:rFonts w:ascii="Times New Roman" w:hAnsi="Times New Roman" w:cs="Times New Roman"/>
          <w:sz w:val="24"/>
          <w:lang w:val="en-US"/>
        </w:rPr>
        <w:t>, (</w:t>
      </w:r>
      <w:r w:rsidR="001556DD" w:rsidRPr="0075606C">
        <w:rPr>
          <w:rFonts w:ascii="Times New Roman" w:hAnsi="Times New Roman" w:cs="Times New Roman"/>
          <w:sz w:val="24"/>
          <w:lang w:val="en-US"/>
        </w:rPr>
        <w:t>E</w:t>
      </w:r>
      <w:r w:rsidRPr="0075606C">
        <w:rPr>
          <w:rFonts w:ascii="Times New Roman" w:hAnsi="Times New Roman" w:cs="Times New Roman"/>
          <w:sz w:val="24"/>
          <w:lang w:val="en-US"/>
        </w:rPr>
        <w:t>) ORF</w:t>
      </w:r>
      <w:r w:rsidR="001D1AE3" w:rsidRPr="0075606C">
        <w:rPr>
          <w:rFonts w:ascii="Times New Roman" w:hAnsi="Times New Roman" w:cs="Times New Roman"/>
          <w:sz w:val="24"/>
          <w:lang w:val="en-US"/>
        </w:rPr>
        <w:t>1</w:t>
      </w:r>
      <w:r w:rsidRPr="0075606C">
        <w:rPr>
          <w:rFonts w:ascii="Times New Roman" w:hAnsi="Times New Roman" w:cs="Times New Roman"/>
          <w:sz w:val="24"/>
          <w:lang w:val="en-US"/>
        </w:rPr>
        <w:t>4, and (</w:t>
      </w:r>
      <w:r w:rsidR="001556DD" w:rsidRPr="0075606C">
        <w:rPr>
          <w:rFonts w:ascii="Times New Roman" w:hAnsi="Times New Roman" w:cs="Times New Roman"/>
          <w:sz w:val="24"/>
          <w:lang w:val="en-US"/>
        </w:rPr>
        <w:t>F</w:t>
      </w:r>
      <w:r w:rsidRPr="0075606C">
        <w:rPr>
          <w:rFonts w:ascii="Times New Roman" w:hAnsi="Times New Roman" w:cs="Times New Roman"/>
          <w:sz w:val="24"/>
          <w:lang w:val="en-US"/>
        </w:rPr>
        <w:t xml:space="preserve">) ORF54. </w:t>
      </w:r>
    </w:p>
    <w:p w14:paraId="065985B4" w14:textId="2FA2AA99" w:rsidR="0034144A" w:rsidRPr="0075606C" w:rsidRDefault="001D1AE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 </w:t>
      </w:r>
      <w:r w:rsidR="002E4D90" w:rsidRPr="0075606C">
        <w:rPr>
          <w:rFonts w:ascii="Times New Roman" w:hAnsi="Times New Roman" w:cs="Times New Roman"/>
          <w:sz w:val="24"/>
          <w:lang w:val="en-US"/>
        </w:rPr>
        <w:t xml:space="preserve">nucleotides </w:t>
      </w:r>
      <w:r w:rsidRPr="0075606C">
        <w:rPr>
          <w:rFonts w:ascii="Times New Roman" w:hAnsi="Times New Roman" w:cs="Times New Roman"/>
          <w:sz w:val="24"/>
          <w:lang w:val="en-US"/>
        </w:rPr>
        <w:t xml:space="preserve">for the start and end positions of transcripts. Asterisks indicate the CAGE-Seq significance level for each reference transcript. On the left side of each plot, the temporal trends of these transcript isoforms are depicted, with averages and standard deviations (SD) calculated for each time point post-infection, based on read count data from the dcDNA-Seq. Each data point is linked by lines to demonstrate the progression over time. The transcript isoforms, are color-coded according to their distinct isoforms, with these </w:t>
      </w:r>
      <w:r w:rsidR="00EC547B" w:rsidRPr="0075606C">
        <w:rPr>
          <w:rFonts w:ascii="Times New Roman" w:hAnsi="Times New Roman" w:cs="Times New Roman"/>
          <w:sz w:val="24"/>
          <w:lang w:val="en-US"/>
        </w:rPr>
        <w:t>color</w:t>
      </w:r>
      <w:r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w:t>
      </w:r>
      <w:r w:rsidR="00837265" w:rsidRPr="0075606C">
        <w:rPr>
          <w:rFonts w:ascii="Times New Roman" w:hAnsi="Times New Roman" w:cs="Times New Roman"/>
          <w:sz w:val="24"/>
          <w:lang w:val="en-US"/>
        </w:rPr>
        <w:t xml:space="preserve">the isoform ratio calculation. </w:t>
      </w:r>
    </w:p>
    <w:p w14:paraId="22108A2D" w14:textId="77777777" w:rsidR="00837265" w:rsidRPr="0075606C" w:rsidRDefault="00837265" w:rsidP="00573600">
      <w:pPr>
        <w:spacing w:after="120" w:line="240" w:lineRule="auto"/>
        <w:rPr>
          <w:lang w:val="en-US"/>
        </w:rPr>
      </w:pPr>
    </w:p>
    <w:p w14:paraId="656D5948" w14:textId="19007F51" w:rsidR="00541032" w:rsidRPr="0075606C" w:rsidRDefault="0054103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Legends to Supplementary Figures</w:t>
      </w:r>
    </w:p>
    <w:p w14:paraId="245FBBD5" w14:textId="728E0814" w:rsidR="00787260" w:rsidRPr="0075606C" w:rsidRDefault="00787260"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S1. Comparison of replication origin-associated transcripts </w:t>
      </w:r>
    </w:p>
    <w:p w14:paraId="07B599FF" w14:textId="27202F21" w:rsidR="00787260" w:rsidRPr="0075606C" w:rsidRDefault="0078726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This illustration compares the sequences of raRNAs </w:t>
      </w:r>
      <w:r w:rsidR="001556DD" w:rsidRPr="0075606C">
        <w:rPr>
          <w:rFonts w:ascii="Times New Roman" w:hAnsi="Times New Roman" w:cs="Times New Roman"/>
          <w:sz w:val="24"/>
          <w:lang w:val="en-US"/>
        </w:rPr>
        <w:t>[(A) CTO-S; (B</w:t>
      </w:r>
      <w:r w:rsidRPr="0075606C">
        <w:rPr>
          <w:rFonts w:ascii="Times New Roman" w:hAnsi="Times New Roman" w:cs="Times New Roman"/>
          <w:sz w:val="24"/>
          <w:lang w:val="en-US"/>
        </w:rPr>
        <w:t>) NOIR] from EHV-1 with those of two PRV strains (Kaplan and MdBio).</w:t>
      </w:r>
    </w:p>
    <w:p w14:paraId="763805D4" w14:textId="5B10DEF6" w:rsidR="00BB32B5" w:rsidRPr="0075606C" w:rsidRDefault="00BB32B5" w:rsidP="00573600">
      <w:pPr>
        <w:spacing w:after="120" w:line="240" w:lineRule="auto"/>
        <w:jc w:val="both"/>
        <w:rPr>
          <w:rFonts w:ascii="Times New Roman" w:hAnsi="Times New Roman" w:cs="Times New Roman"/>
          <w:b/>
          <w:sz w:val="24"/>
          <w:szCs w:val="24"/>
          <w:lang w:val="en-US"/>
        </w:rPr>
      </w:pPr>
      <w:r w:rsidRPr="0075606C">
        <w:rPr>
          <w:rFonts w:ascii="Times New Roman" w:hAnsi="Times New Roman" w:cs="Times New Roman"/>
          <w:b/>
          <w:sz w:val="24"/>
          <w:szCs w:val="24"/>
          <w:lang w:val="en-US"/>
        </w:rPr>
        <w:t>Supplementary Figure S2: raRNAs of the OriL and OriS replication origins of EHV-1</w:t>
      </w:r>
    </w:p>
    <w:p w14:paraId="67BEE310" w14:textId="3892FFFE" w:rsidR="001F03E0" w:rsidRPr="0075606C" w:rsidRDefault="001F03E0"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szCs w:val="24"/>
          <w:lang w:val="en-US"/>
        </w:rPr>
        <w:t>The OriL (upper panel) and OriS (lower panel) replication origins of equid alphaherpesvirus 1 and the genes located in their surrounding regions are shown. In the figure, transcripts and genes from the forward strand are shown in red, while those from the reverse strand are shown in blue. The replication-associated RNA (raRNA) molecules overlapping the replication origin are highlighted in green, while the Ori site is highlighted in purple.</w:t>
      </w:r>
    </w:p>
    <w:p w14:paraId="07693DEC" w14:textId="486A59C0" w:rsidR="00BB32B5" w:rsidRPr="0075606C" w:rsidRDefault="00BB32B5" w:rsidP="00573600">
      <w:pPr>
        <w:spacing w:after="120" w:line="240" w:lineRule="auto"/>
        <w:jc w:val="both"/>
        <w:rPr>
          <w:rFonts w:ascii="Times New Roman" w:hAnsi="Times New Roman" w:cs="Times New Roman"/>
          <w:b/>
          <w:sz w:val="24"/>
          <w:szCs w:val="24"/>
          <w:lang w:val="en-US"/>
        </w:rPr>
      </w:pPr>
      <w:r w:rsidRPr="0075606C">
        <w:rPr>
          <w:rFonts w:ascii="Times New Roman" w:hAnsi="Times New Roman" w:cs="Times New Roman"/>
          <w:b/>
          <w:sz w:val="24"/>
          <w:szCs w:val="24"/>
          <w:lang w:val="en-US"/>
        </w:rPr>
        <w:lastRenderedPageBreak/>
        <w:t xml:space="preserve">Supplementary Figure S3: raRNAs of the OriL and OriS replication origins of </w:t>
      </w:r>
      <w:r w:rsidR="002B4736" w:rsidRPr="0075606C">
        <w:rPr>
          <w:rFonts w:ascii="Times New Roman" w:hAnsi="Times New Roman" w:cs="Times New Roman"/>
          <w:b/>
          <w:sz w:val="24"/>
          <w:szCs w:val="24"/>
          <w:lang w:val="en-US"/>
        </w:rPr>
        <w:t>PRV</w:t>
      </w:r>
    </w:p>
    <w:p w14:paraId="1718143E" w14:textId="77777777" w:rsidR="00221BDE" w:rsidRPr="0075606C" w:rsidRDefault="00221BDE"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szCs w:val="24"/>
          <w:lang w:val="en-US"/>
        </w:rPr>
        <w:t>The OriL (upper panel) and OriS (lower panel) replication origins of pseudorabies virus, along with the genes in their surrounding regions, are depicted. In the figure, transcripts and genes on the forward strand are displayed in red, while those on the reverse strand appear in blue. The replication-associated RNA (raRNA) molecules that overlap the replication origin are highlighted in green, while the Ori site is marked in purple.</w:t>
      </w:r>
    </w:p>
    <w:p w14:paraId="2F06FED7" w14:textId="6F6F2CD7" w:rsidR="00541032" w:rsidRPr="0075606C" w:rsidRDefault="00541032"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4</w:t>
      </w:r>
      <w:r w:rsidRPr="0075606C">
        <w:rPr>
          <w:rFonts w:ascii="Times New Roman" w:hAnsi="Times New Roman" w:cs="Times New Roman"/>
          <w:b/>
          <w:sz w:val="24"/>
          <w:lang w:val="en-US"/>
        </w:rPr>
        <w:t xml:space="preserve">. Kinetics of </w:t>
      </w:r>
      <w:r w:rsidR="00DF530A" w:rsidRPr="0075606C">
        <w:rPr>
          <w:rFonts w:ascii="Times New Roman" w:hAnsi="Times New Roman" w:cs="Times New Roman"/>
          <w:b/>
          <w:sz w:val="24"/>
          <w:lang w:val="en-US"/>
        </w:rPr>
        <w:t>t</w:t>
      </w:r>
      <w:r w:rsidRPr="0075606C">
        <w:rPr>
          <w:rFonts w:ascii="Times New Roman" w:hAnsi="Times New Roman" w:cs="Times New Roman"/>
          <w:b/>
          <w:sz w:val="24"/>
          <w:lang w:val="en-US"/>
        </w:rPr>
        <w:t xml:space="preserve">ranscription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tart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ites of EHV-1 </w:t>
      </w:r>
      <w:r w:rsidR="00DF530A" w:rsidRPr="0075606C">
        <w:rPr>
          <w:rFonts w:ascii="Times New Roman" w:hAnsi="Times New Roman" w:cs="Times New Roman"/>
          <w:b/>
          <w:sz w:val="24"/>
          <w:lang w:val="en-US"/>
        </w:rPr>
        <w:t>d</w:t>
      </w:r>
      <w:r w:rsidRPr="0075606C">
        <w:rPr>
          <w:rFonts w:ascii="Times New Roman" w:hAnsi="Times New Roman" w:cs="Times New Roman"/>
          <w:b/>
          <w:sz w:val="24"/>
          <w:lang w:val="en-US"/>
        </w:rPr>
        <w:t xml:space="preserve">etected by dcDNA-Seq and </w:t>
      </w:r>
      <w:r w:rsidR="00DF530A" w:rsidRPr="0075606C">
        <w:rPr>
          <w:rFonts w:ascii="Times New Roman" w:hAnsi="Times New Roman" w:cs="Times New Roman"/>
          <w:b/>
          <w:sz w:val="24"/>
          <w:lang w:val="en-US"/>
        </w:rPr>
        <w:t>v</w:t>
      </w:r>
      <w:r w:rsidRPr="0075606C">
        <w:rPr>
          <w:rFonts w:ascii="Times New Roman" w:hAnsi="Times New Roman" w:cs="Times New Roman"/>
          <w:b/>
          <w:sz w:val="24"/>
          <w:lang w:val="en-US"/>
        </w:rPr>
        <w:t xml:space="preserve">alidated by CAGE-Seq. </w:t>
      </w:r>
    </w:p>
    <w:p w14:paraId="396F3F71" w14:textId="314FAF4F" w:rsidR="003B32D9" w:rsidRPr="0075606C" w:rsidRDefault="003B32D9"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Similar to Figure 1</w:t>
      </w:r>
      <w:r w:rsidRPr="0075606C">
        <w:rPr>
          <w:rFonts w:ascii="Times New Roman" w:hAnsi="Times New Roman" w:cs="Times New Roman"/>
          <w:sz w:val="24"/>
          <w:lang w:val="en-US"/>
        </w:rPr>
        <w:t>, this plot shows the 5'</w:t>
      </w:r>
      <w:r w:rsidR="00010030" w:rsidRPr="0075606C">
        <w:rPr>
          <w:rFonts w:ascii="Times New Roman" w:hAnsi="Times New Roman" w:cs="Times New Roman"/>
          <w:sz w:val="24"/>
          <w:lang w:val="en-US"/>
        </w:rPr>
        <w:t>-</w:t>
      </w:r>
      <w:r w:rsidRPr="0075606C">
        <w:rPr>
          <w:rFonts w:ascii="Times New Roman" w:hAnsi="Times New Roman" w:cs="Times New Roman"/>
          <w:sz w:val="24"/>
          <w:lang w:val="en-US"/>
        </w:rPr>
        <w:t xml:space="preserve">end distribution along the viral genome for each time-point group. The mean values for each time-point group were calculated and merged into 50-nt sized bins for visualization. </w:t>
      </w:r>
      <w:r w:rsidR="00404A41" w:rsidRPr="0075606C">
        <w:rPr>
          <w:rFonts w:ascii="Times New Roman" w:hAnsi="Times New Roman" w:cs="Times New Roman"/>
          <w:sz w:val="24"/>
          <w:lang w:val="en-US"/>
        </w:rPr>
        <w:t>Each facet corresponds to a time-point group, and the y-axis scale is determined independently (scale="free_y" in ggplot).</w:t>
      </w:r>
    </w:p>
    <w:p w14:paraId="653BAF0C" w14:textId="1FEBB510" w:rsidR="00B646D0" w:rsidRPr="0075606C" w:rsidRDefault="00B646D0"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5</w:t>
      </w:r>
      <w:r w:rsidRPr="0075606C">
        <w:rPr>
          <w:rFonts w:ascii="Times New Roman" w:hAnsi="Times New Roman" w:cs="Times New Roman"/>
          <w:b/>
          <w:sz w:val="24"/>
          <w:lang w:val="en-US"/>
        </w:rPr>
        <w:t>. Kinetic profiling of canonical EHV-1 TSSs according to kinetic classes</w:t>
      </w:r>
    </w:p>
    <w:p w14:paraId="3DB74556" w14:textId="77777777" w:rsidR="00B646D0" w:rsidRPr="0075606C" w:rsidRDefault="00B646D0"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TSSs, utilizing the total viral read counts per sample for normalization. The analysis included only those reads that aligned with the canonical TSS of genes at their 5'-ends (allowing a deviation of +/- 10 nucleotides). The mean values are represented as points, and standard deviations (SD) as lines, plotted on the y-axis as the ratio of TSS abundance for each gene. The x-axis represents time post-infection (hours). The panels are color-coded based on kinetic transcription phases: blue for immediate early (IE), orange for early (E), green for late (L), and red for unknown phases. This provides a visual distinction among different TSS dynamics throughout the infection.</w:t>
      </w:r>
    </w:p>
    <w:p w14:paraId="1380F208" w14:textId="3B6F067A" w:rsidR="001D1AE3" w:rsidRPr="0075606C" w:rsidRDefault="001D1AE3"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6</w:t>
      </w:r>
      <w:r w:rsidR="00DF530A" w:rsidRPr="0075606C">
        <w:rPr>
          <w:rFonts w:ascii="Times New Roman" w:hAnsi="Times New Roman" w:cs="Times New Roman"/>
          <w:b/>
          <w:sz w:val="24"/>
          <w:lang w:val="en-US"/>
        </w:rPr>
        <w:t>. Kinetic profiling of c</w:t>
      </w:r>
      <w:r w:rsidRPr="0075606C">
        <w:rPr>
          <w:rFonts w:ascii="Times New Roman" w:hAnsi="Times New Roman" w:cs="Times New Roman"/>
          <w:b/>
          <w:sz w:val="24"/>
          <w:lang w:val="en-US"/>
        </w:rPr>
        <w:t xml:space="preserve">anonical EHV-1 TSSs </w:t>
      </w:r>
      <w:r w:rsidR="00DF530A" w:rsidRPr="0075606C">
        <w:rPr>
          <w:rFonts w:ascii="Times New Roman" w:hAnsi="Times New Roman" w:cs="Times New Roman"/>
          <w:b/>
          <w:sz w:val="24"/>
          <w:lang w:val="en-US"/>
        </w:rPr>
        <w:t>a</w:t>
      </w:r>
      <w:r w:rsidR="00231016" w:rsidRPr="0075606C">
        <w:rPr>
          <w:rFonts w:ascii="Times New Roman" w:hAnsi="Times New Roman" w:cs="Times New Roman"/>
          <w:b/>
          <w:sz w:val="24"/>
          <w:lang w:val="en-US"/>
        </w:rPr>
        <w:t xml:space="preserve">ccording to </w:t>
      </w:r>
      <w:r w:rsidR="00231016" w:rsidRPr="0075606C">
        <w:rPr>
          <w:rFonts w:ascii="Times New Roman" w:hAnsi="Times New Roman" w:cs="Times New Roman"/>
          <w:b/>
          <w:i/>
          <w:sz w:val="24"/>
          <w:lang w:val="en-US"/>
        </w:rPr>
        <w:t xml:space="preserve">de </w:t>
      </w:r>
      <w:r w:rsidR="00DF530A" w:rsidRPr="0075606C">
        <w:rPr>
          <w:rFonts w:ascii="Times New Roman" w:hAnsi="Times New Roman" w:cs="Times New Roman"/>
          <w:b/>
          <w:i/>
          <w:sz w:val="24"/>
          <w:lang w:val="en-US"/>
        </w:rPr>
        <w:t>novo</w:t>
      </w:r>
      <w:r w:rsidR="00DF530A" w:rsidRPr="0075606C">
        <w:rPr>
          <w:rFonts w:ascii="Times New Roman" w:hAnsi="Times New Roman" w:cs="Times New Roman"/>
          <w:b/>
          <w:sz w:val="24"/>
          <w:lang w:val="en-US"/>
        </w:rPr>
        <w:t xml:space="preserve"> kinetic c</w:t>
      </w:r>
      <w:r w:rsidRPr="0075606C">
        <w:rPr>
          <w:rFonts w:ascii="Times New Roman" w:hAnsi="Times New Roman" w:cs="Times New Roman"/>
          <w:b/>
          <w:sz w:val="24"/>
          <w:lang w:val="en-US"/>
        </w:rPr>
        <w:t>lusters</w:t>
      </w:r>
    </w:p>
    <w:p w14:paraId="54D1EA88" w14:textId="4869D3D7" w:rsidR="001D1AE3" w:rsidRPr="0075606C" w:rsidRDefault="001D1AE3"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TSSs, utilizing the total viral read counts per sample for normalization. The analysis included only those reads that aligned with the can</w:t>
      </w:r>
      <w:r w:rsidR="00010030" w:rsidRPr="0075606C">
        <w:rPr>
          <w:rFonts w:ascii="Times New Roman" w:hAnsi="Times New Roman" w:cs="Times New Roman"/>
          <w:sz w:val="24"/>
          <w:lang w:val="en-US"/>
        </w:rPr>
        <w:t>onical TSS of genes at their 5'-</w:t>
      </w:r>
      <w:r w:rsidRPr="0075606C">
        <w:rPr>
          <w:rFonts w:ascii="Times New Roman" w:hAnsi="Times New Roman" w:cs="Times New Roman"/>
          <w:sz w:val="24"/>
          <w:lang w:val="en-US"/>
        </w:rPr>
        <w:t xml:space="preserve">ends (allowing a deviation of +/- 10 </w:t>
      </w:r>
      <w:r w:rsidR="002E4D90" w:rsidRPr="0075606C">
        <w:rPr>
          <w:rFonts w:ascii="Times New Roman" w:hAnsi="Times New Roman" w:cs="Times New Roman"/>
          <w:sz w:val="24"/>
          <w:lang w:val="en-US"/>
        </w:rPr>
        <w:t>nucleotides</w:t>
      </w:r>
      <w:r w:rsidRPr="0075606C">
        <w:rPr>
          <w:rFonts w:ascii="Times New Roman" w:hAnsi="Times New Roman" w:cs="Times New Roman"/>
          <w:sz w:val="24"/>
          <w:lang w:val="en-US"/>
        </w:rPr>
        <w:t xml:space="preserve">). The mean values are represented as points, and standard deviations (SD) as lines, plotted on the y-axis as the ratio of TSS abundance for each gene. The x-axis represents time post-infection (hours). Each cluster is colored according to its </w:t>
      </w:r>
      <w:r w:rsidR="00231016" w:rsidRPr="0075606C">
        <w:rPr>
          <w:rFonts w:ascii="Times New Roman" w:hAnsi="Times New Roman" w:cs="Times New Roman"/>
          <w:i/>
          <w:sz w:val="24"/>
          <w:lang w:val="en-US"/>
        </w:rPr>
        <w:t xml:space="preserve">de </w:t>
      </w:r>
      <w:r w:rsidRPr="0075606C">
        <w:rPr>
          <w:rFonts w:ascii="Times New Roman" w:hAnsi="Times New Roman" w:cs="Times New Roman"/>
          <w:i/>
          <w:sz w:val="24"/>
          <w:lang w:val="en-US"/>
        </w:rPr>
        <w:t>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w:t>
      </w:r>
      <w:r w:rsidR="00CC79A6" w:rsidRPr="0075606C">
        <w:rPr>
          <w:rFonts w:ascii="Times New Roman" w:hAnsi="Times New Roman" w:cs="Times New Roman"/>
          <w:sz w:val="24"/>
          <w:lang w:val="en-US"/>
        </w:rPr>
        <w:t xml:space="preserve">TSS </w:t>
      </w:r>
      <w:r w:rsidRPr="0075606C">
        <w:rPr>
          <w:rFonts w:ascii="Times New Roman" w:hAnsi="Times New Roman" w:cs="Times New Roman"/>
          <w:sz w:val="24"/>
          <w:lang w:val="en-US"/>
        </w:rPr>
        <w:t>abundance throughout the infection.</w:t>
      </w:r>
    </w:p>
    <w:p w14:paraId="6344C065" w14:textId="0AF3F38D" w:rsidR="00541032" w:rsidRPr="0075606C" w:rsidRDefault="00541032"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BB32B5" w:rsidRPr="0075606C">
        <w:rPr>
          <w:rFonts w:ascii="Times New Roman" w:hAnsi="Times New Roman" w:cs="Times New Roman"/>
          <w:b/>
          <w:sz w:val="24"/>
          <w:lang w:val="en-US"/>
        </w:rPr>
        <w:t>S7</w:t>
      </w:r>
      <w:r w:rsidRPr="0075606C">
        <w:rPr>
          <w:rFonts w:ascii="Times New Roman" w:hAnsi="Times New Roman" w:cs="Times New Roman"/>
          <w:b/>
          <w:sz w:val="24"/>
          <w:lang w:val="en-US"/>
        </w:rPr>
        <w:t xml:space="preserve">. Kinetics of </w:t>
      </w:r>
      <w:r w:rsidR="00DF530A" w:rsidRPr="0075606C">
        <w:rPr>
          <w:rFonts w:ascii="Times New Roman" w:hAnsi="Times New Roman" w:cs="Times New Roman"/>
          <w:b/>
          <w:sz w:val="24"/>
          <w:lang w:val="en-US"/>
        </w:rPr>
        <w:t>t</w:t>
      </w:r>
      <w:r w:rsidRPr="0075606C">
        <w:rPr>
          <w:rFonts w:ascii="Times New Roman" w:hAnsi="Times New Roman" w:cs="Times New Roman"/>
          <w:b/>
          <w:sz w:val="24"/>
          <w:lang w:val="en-US"/>
        </w:rPr>
        <w:t xml:space="preserve">ranscription </w:t>
      </w:r>
      <w:r w:rsidR="00DF530A" w:rsidRPr="0075606C">
        <w:rPr>
          <w:rFonts w:ascii="Times New Roman" w:hAnsi="Times New Roman" w:cs="Times New Roman"/>
          <w:b/>
          <w:sz w:val="24"/>
          <w:lang w:val="en-US"/>
        </w:rPr>
        <w:t>e</w:t>
      </w:r>
      <w:r w:rsidRPr="0075606C">
        <w:rPr>
          <w:rFonts w:ascii="Times New Roman" w:hAnsi="Times New Roman" w:cs="Times New Roman"/>
          <w:b/>
          <w:sz w:val="24"/>
          <w:lang w:val="en-US"/>
        </w:rPr>
        <w:t xml:space="preserve">nd </w:t>
      </w:r>
      <w:r w:rsidR="00DF530A" w:rsidRPr="0075606C">
        <w:rPr>
          <w:rFonts w:ascii="Times New Roman" w:hAnsi="Times New Roman" w:cs="Times New Roman"/>
          <w:b/>
          <w:sz w:val="24"/>
          <w:lang w:val="en-US"/>
        </w:rPr>
        <w:t>s</w:t>
      </w:r>
      <w:r w:rsidRPr="0075606C">
        <w:rPr>
          <w:rFonts w:ascii="Times New Roman" w:hAnsi="Times New Roman" w:cs="Times New Roman"/>
          <w:b/>
          <w:sz w:val="24"/>
          <w:lang w:val="en-US"/>
        </w:rPr>
        <w:t xml:space="preserve">ites of EHV-1 </w:t>
      </w:r>
      <w:r w:rsidR="00DF530A" w:rsidRPr="0075606C">
        <w:rPr>
          <w:rFonts w:ascii="Times New Roman" w:hAnsi="Times New Roman" w:cs="Times New Roman"/>
          <w:b/>
          <w:sz w:val="24"/>
          <w:lang w:val="en-US"/>
        </w:rPr>
        <w:t>d</w:t>
      </w:r>
      <w:r w:rsidRPr="0075606C">
        <w:rPr>
          <w:rFonts w:ascii="Times New Roman" w:hAnsi="Times New Roman" w:cs="Times New Roman"/>
          <w:b/>
          <w:sz w:val="24"/>
          <w:lang w:val="en-US"/>
        </w:rPr>
        <w:t xml:space="preserve">etected by dcDNA-Seq and </w:t>
      </w:r>
      <w:r w:rsidR="00DF530A" w:rsidRPr="0075606C">
        <w:rPr>
          <w:rFonts w:ascii="Times New Roman" w:hAnsi="Times New Roman" w:cs="Times New Roman"/>
          <w:b/>
          <w:sz w:val="24"/>
          <w:lang w:val="en-US"/>
        </w:rPr>
        <w:t>v</w:t>
      </w:r>
      <w:r w:rsidRPr="0075606C">
        <w:rPr>
          <w:rFonts w:ascii="Times New Roman" w:hAnsi="Times New Roman" w:cs="Times New Roman"/>
          <w:b/>
          <w:sz w:val="24"/>
          <w:lang w:val="en-US"/>
        </w:rPr>
        <w:t>alidated by dRNA-Seq.</w:t>
      </w:r>
    </w:p>
    <w:p w14:paraId="59523264" w14:textId="16C8D3CD" w:rsidR="005B337E" w:rsidRPr="0075606C" w:rsidRDefault="00150D9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Similar</w:t>
      </w:r>
      <w:r w:rsidR="001559CC" w:rsidRPr="0075606C">
        <w:rPr>
          <w:rFonts w:ascii="Times New Roman" w:hAnsi="Times New Roman" w:cs="Times New Roman"/>
          <w:sz w:val="24"/>
          <w:lang w:val="en-US"/>
        </w:rPr>
        <w:t xml:space="preserve"> to Figure 2, this </w:t>
      </w:r>
      <w:r w:rsidR="003B32D9" w:rsidRPr="0075606C">
        <w:rPr>
          <w:rFonts w:ascii="Times New Roman" w:hAnsi="Times New Roman" w:cs="Times New Roman"/>
          <w:sz w:val="24"/>
          <w:lang w:val="en-US"/>
        </w:rPr>
        <w:t>plot shows the 5'</w:t>
      </w:r>
      <w:r w:rsidR="00010030" w:rsidRPr="0075606C">
        <w:rPr>
          <w:rFonts w:ascii="Times New Roman" w:hAnsi="Times New Roman" w:cs="Times New Roman"/>
          <w:sz w:val="24"/>
          <w:lang w:val="en-US"/>
        </w:rPr>
        <w:t>-</w:t>
      </w:r>
      <w:r w:rsidR="001559CC" w:rsidRPr="0075606C">
        <w:rPr>
          <w:rFonts w:ascii="Times New Roman" w:hAnsi="Times New Roman" w:cs="Times New Roman"/>
          <w:sz w:val="24"/>
          <w:lang w:val="en-US"/>
        </w:rPr>
        <w:t xml:space="preserve">end distribution along the viral genome in each time-point groups. The mean values for each time-point group was calculated and merged into 50-nt sized bins for the visualization. </w:t>
      </w:r>
      <w:r w:rsidR="009C7B78" w:rsidRPr="0075606C">
        <w:rPr>
          <w:rFonts w:ascii="Times New Roman" w:hAnsi="Times New Roman" w:cs="Times New Roman"/>
          <w:sz w:val="24"/>
          <w:lang w:val="en-US"/>
        </w:rPr>
        <w:t>Each facet represents a time-point group, with the y-axis scale set independently using scale="free_y" in ggplot.</w:t>
      </w:r>
    </w:p>
    <w:p w14:paraId="2E22AA5E" w14:textId="46D113ED" w:rsidR="00CC79A6" w:rsidRPr="0075606C" w:rsidRDefault="00CC79A6"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8</w:t>
      </w:r>
      <w:r w:rsidR="00DF530A" w:rsidRPr="0075606C">
        <w:rPr>
          <w:rFonts w:ascii="Times New Roman" w:hAnsi="Times New Roman" w:cs="Times New Roman"/>
          <w:b/>
          <w:sz w:val="24"/>
          <w:lang w:val="en-US"/>
        </w:rPr>
        <w:t>. Kinetic profiling of c</w:t>
      </w:r>
      <w:r w:rsidRPr="0075606C">
        <w:rPr>
          <w:rFonts w:ascii="Times New Roman" w:hAnsi="Times New Roman" w:cs="Times New Roman"/>
          <w:b/>
          <w:sz w:val="24"/>
          <w:lang w:val="en-US"/>
        </w:rPr>
        <w:t xml:space="preserve">anonical EHV-1 TESs </w:t>
      </w:r>
      <w:r w:rsidR="00DF530A" w:rsidRPr="0075606C">
        <w:rPr>
          <w:rFonts w:ascii="Times New Roman" w:hAnsi="Times New Roman" w:cs="Times New Roman"/>
          <w:b/>
          <w:sz w:val="24"/>
          <w:lang w:val="en-US"/>
        </w:rPr>
        <w:t>According to kinetic c</w:t>
      </w:r>
      <w:r w:rsidRPr="0075606C">
        <w:rPr>
          <w:rFonts w:ascii="Times New Roman" w:hAnsi="Times New Roman" w:cs="Times New Roman"/>
          <w:b/>
          <w:sz w:val="24"/>
          <w:lang w:val="en-US"/>
        </w:rPr>
        <w:t>lasses</w:t>
      </w:r>
    </w:p>
    <w:p w14:paraId="6E4673EF" w14:textId="6767BE96" w:rsidR="001445BA"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kinetic profiling of canonical EHV-1 TESs, utilizing the total viral read counts per sample for normalization. The analysis included only those reads that aligned with the can</w:t>
      </w:r>
      <w:r w:rsidR="00010030" w:rsidRPr="0075606C">
        <w:rPr>
          <w:rFonts w:ascii="Times New Roman" w:hAnsi="Times New Roman" w:cs="Times New Roman"/>
          <w:sz w:val="24"/>
          <w:lang w:val="en-US"/>
        </w:rPr>
        <w:t>onical TES of genes at their 5'-</w:t>
      </w:r>
      <w:r w:rsidRPr="0075606C">
        <w:rPr>
          <w:rFonts w:ascii="Times New Roman" w:hAnsi="Times New Roman" w:cs="Times New Roman"/>
          <w:sz w:val="24"/>
          <w:lang w:val="en-US"/>
        </w:rPr>
        <w:t>ends (allowing a deviation of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The mean values are represented as points, and standard deviations (SD) as lines, plotted on the y-axis as the ratio of TES abundance for each gene. The x-axis represents time post-infection (hours). The </w:t>
      </w:r>
      <w:r w:rsidRPr="0075606C">
        <w:rPr>
          <w:rFonts w:ascii="Times New Roman" w:hAnsi="Times New Roman" w:cs="Times New Roman"/>
          <w:sz w:val="24"/>
          <w:lang w:val="en-US"/>
        </w:rPr>
        <w:lastRenderedPageBreak/>
        <w:t>panels are color-coded based on kinetic transcription phases: blue for immediate early (IE), orange for early (E), green for late (L), and red for unknown phases. This provides a visual distinction among different TSS dynamics throughout the infection.</w:t>
      </w:r>
    </w:p>
    <w:p w14:paraId="60D499A9" w14:textId="74DF0AB6" w:rsidR="00403927" w:rsidRPr="0075606C" w:rsidRDefault="00403927"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Figure S</w:t>
      </w:r>
      <w:r w:rsidR="00BB32B5" w:rsidRPr="0075606C">
        <w:rPr>
          <w:rFonts w:ascii="Times New Roman" w:hAnsi="Times New Roman" w:cs="Times New Roman"/>
          <w:b/>
          <w:sz w:val="24"/>
          <w:lang w:val="en-US"/>
        </w:rPr>
        <w:t>9</w:t>
      </w:r>
      <w:r w:rsidRPr="0075606C">
        <w:rPr>
          <w:rFonts w:ascii="Times New Roman" w:hAnsi="Times New Roman" w:cs="Times New Roman"/>
          <w:b/>
          <w:sz w:val="24"/>
          <w:lang w:val="en-US"/>
        </w:rPr>
        <w:t xml:space="preserve">. Kinetic profiling of canonical EHV-1 TESs according to </w:t>
      </w:r>
      <w:r w:rsidRPr="0075606C">
        <w:rPr>
          <w:rFonts w:ascii="Times New Roman" w:hAnsi="Times New Roman" w:cs="Times New Roman"/>
          <w:b/>
          <w:i/>
          <w:sz w:val="24"/>
          <w:lang w:val="en-US"/>
        </w:rPr>
        <w:t>de novo</w:t>
      </w:r>
      <w:r w:rsidRPr="0075606C">
        <w:rPr>
          <w:rFonts w:ascii="Times New Roman" w:hAnsi="Times New Roman" w:cs="Times New Roman"/>
          <w:b/>
          <w:sz w:val="24"/>
          <w:lang w:val="en-US"/>
        </w:rPr>
        <w:t xml:space="preserve"> kinetic clusters</w:t>
      </w:r>
    </w:p>
    <w:p w14:paraId="5717C754" w14:textId="77777777" w:rsidR="00403927" w:rsidRPr="0075606C" w:rsidRDefault="00403927"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 xml:space="preserve">This figure illustrates the kinetic profiling of canonical EHV-1 TESs, utilizing the total viral read counts per sample for normalization. The analysis included only those reads that aligned with the canonical TSS of genes at their 5'-ends (allowing a deviation of +/- 10 nucleotides). The mean values are represented as points, and standard deviations (SD) as lines, plotted on the y-axis as the ratio of TES abundance for each gene. The x-axis represents time post-infection (hours). Each cluster is colored according to its </w:t>
      </w:r>
      <w:r w:rsidRPr="0075606C">
        <w:rPr>
          <w:rFonts w:ascii="Times New Roman" w:hAnsi="Times New Roman" w:cs="Times New Roman"/>
          <w:i/>
          <w:sz w:val="24"/>
          <w:lang w:val="en-US"/>
        </w:rPr>
        <w:t>de novo</w:t>
      </w:r>
      <w:r w:rsidRPr="0075606C">
        <w:rPr>
          <w:rFonts w:ascii="Times New Roman" w:hAnsi="Times New Roman" w:cs="Times New Roman"/>
          <w:sz w:val="24"/>
          <w:lang w:val="en-US"/>
        </w:rPr>
        <w:t xml:space="preserve"> kinetic cluster membership. The color-coding for the clustering is shown in the bottom right panel. This figure provides a visual distinction among different transcriptional dynamics, according to the gene’s relative TES abundance throughout the infection.</w:t>
      </w:r>
    </w:p>
    <w:p w14:paraId="4FF83770" w14:textId="557695D8" w:rsidR="00CC79A6" w:rsidRPr="0075606C" w:rsidRDefault="00CC79A6"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10</w:t>
      </w:r>
      <w:r w:rsidR="00DF530A" w:rsidRPr="0075606C">
        <w:rPr>
          <w:rFonts w:ascii="Times New Roman" w:hAnsi="Times New Roman" w:cs="Times New Roman"/>
          <w:b/>
          <w:sz w:val="24"/>
          <w:lang w:val="en-US"/>
        </w:rPr>
        <w:t>. Kinetics of transcript i</w:t>
      </w:r>
      <w:r w:rsidRPr="0075606C">
        <w:rPr>
          <w:rFonts w:ascii="Times New Roman" w:hAnsi="Times New Roman" w:cs="Times New Roman"/>
          <w:b/>
          <w:sz w:val="24"/>
          <w:lang w:val="en-US"/>
        </w:rPr>
        <w:t xml:space="preserve">soforms for </w:t>
      </w:r>
      <w:r w:rsidR="00DF530A" w:rsidRPr="0075606C">
        <w:rPr>
          <w:rFonts w:ascii="Times New Roman" w:hAnsi="Times New Roman" w:cs="Times New Roman"/>
          <w:b/>
          <w:sz w:val="24"/>
          <w:lang w:val="en-US"/>
        </w:rPr>
        <w:t>selected g</w:t>
      </w:r>
      <w:r w:rsidR="00F63839" w:rsidRPr="0075606C">
        <w:rPr>
          <w:rFonts w:ascii="Times New Roman" w:hAnsi="Times New Roman" w:cs="Times New Roman"/>
          <w:b/>
          <w:sz w:val="24"/>
          <w:lang w:val="en-US"/>
        </w:rPr>
        <w:t>enes</w:t>
      </w:r>
    </w:p>
    <w:p w14:paraId="0073A639" w14:textId="100D95EF" w:rsidR="00CC79A6"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This figure illustrates the dynamics of different transcript isoforms</w:t>
      </w:r>
      <w:r w:rsidR="001556DD" w:rsidRPr="0075606C">
        <w:rPr>
          <w:rFonts w:ascii="Times New Roman" w:hAnsi="Times New Roman" w:cs="Times New Roman"/>
          <w:sz w:val="24"/>
          <w:lang w:val="en-US"/>
        </w:rPr>
        <w:t xml:space="preserve"> for the selected EHV-1 genes (A</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23</w:t>
      </w:r>
      <w:r w:rsidR="001556DD" w:rsidRPr="0075606C">
        <w:rPr>
          <w:rFonts w:ascii="Times New Roman" w:hAnsi="Times New Roman" w:cs="Times New Roman"/>
          <w:sz w:val="24"/>
          <w:lang w:val="en-US"/>
        </w:rPr>
        <w:t>, (B</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5</w:t>
      </w:r>
      <w:r w:rsidRPr="0075606C">
        <w:rPr>
          <w:rFonts w:ascii="Times New Roman" w:hAnsi="Times New Roman" w:cs="Times New Roman"/>
          <w:sz w:val="24"/>
          <w:lang w:val="en-US"/>
        </w:rPr>
        <w:t>1, (</w:t>
      </w:r>
      <w:r w:rsidR="001556DD" w:rsidRPr="0075606C">
        <w:rPr>
          <w:rFonts w:ascii="Times New Roman" w:hAnsi="Times New Roman" w:cs="Times New Roman"/>
          <w:sz w:val="24"/>
          <w:lang w:val="en-US"/>
        </w:rPr>
        <w:t>C</w:t>
      </w:r>
      <w:r w:rsidR="00F63839" w:rsidRPr="0075606C">
        <w:rPr>
          <w:rFonts w:ascii="Times New Roman" w:hAnsi="Times New Roman" w:cs="Times New Roman"/>
          <w:sz w:val="24"/>
          <w:lang w:val="en-US"/>
        </w:rPr>
        <w:t>) ORF67</w:t>
      </w:r>
      <w:r w:rsidRPr="0075606C">
        <w:rPr>
          <w:rFonts w:ascii="Times New Roman" w:hAnsi="Times New Roman" w:cs="Times New Roman"/>
          <w:sz w:val="24"/>
          <w:lang w:val="en-US"/>
        </w:rPr>
        <w:t>, (</w:t>
      </w:r>
      <w:r w:rsidR="001556DD" w:rsidRPr="0075606C">
        <w:rPr>
          <w:rFonts w:ascii="Times New Roman" w:hAnsi="Times New Roman" w:cs="Times New Roman"/>
          <w:sz w:val="24"/>
          <w:lang w:val="en-US"/>
        </w:rPr>
        <w:t>D</w:t>
      </w:r>
      <w:r w:rsidRPr="0075606C">
        <w:rPr>
          <w:rFonts w:ascii="Times New Roman" w:hAnsi="Times New Roman" w:cs="Times New Roman"/>
          <w:sz w:val="24"/>
          <w:lang w:val="en-US"/>
        </w:rPr>
        <w:t>) ORF</w:t>
      </w:r>
      <w:r w:rsidR="00F63839" w:rsidRPr="0075606C">
        <w:rPr>
          <w:rFonts w:ascii="Times New Roman" w:hAnsi="Times New Roman" w:cs="Times New Roman"/>
          <w:sz w:val="24"/>
          <w:lang w:val="en-US"/>
        </w:rPr>
        <w:t>64.</w:t>
      </w:r>
      <w:r w:rsidRPr="0075606C">
        <w:rPr>
          <w:rFonts w:ascii="Times New Roman" w:hAnsi="Times New Roman" w:cs="Times New Roman"/>
          <w:sz w:val="24"/>
          <w:lang w:val="en-US"/>
        </w:rPr>
        <w:t xml:space="preserve"> </w:t>
      </w:r>
    </w:p>
    <w:p w14:paraId="74C47199" w14:textId="649E5CC7" w:rsidR="00F63839" w:rsidRPr="0075606C" w:rsidRDefault="00CC79A6"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for the start and end positions of transcripts. Asterisks indicate the CAGE-Seq significance level for each reference transcript. On the left side of each plot, the temporal trends of these transcript isoforms are depicted, with averages and standard deviations (SD) calculated for each time point post-infection, based on read count data from the dcDNA-Seq. Each data point is linked by lines to demonstrate the progression over time. The transcript isoforms, are color-coded according to their distinct isoforms, with these </w:t>
      </w:r>
      <w:r w:rsidR="00EC547B" w:rsidRPr="0075606C">
        <w:rPr>
          <w:rFonts w:ascii="Times New Roman" w:hAnsi="Times New Roman" w:cs="Times New Roman"/>
          <w:sz w:val="24"/>
          <w:lang w:val="en-US"/>
        </w:rPr>
        <w:t>color</w:t>
      </w:r>
      <w:r w:rsidRPr="0075606C">
        <w:rPr>
          <w:rFonts w:ascii="Times New Roman" w:hAnsi="Times New Roman" w:cs="Times New Roman"/>
          <w:sz w:val="24"/>
          <w:lang w:val="en-US"/>
        </w:rPr>
        <w:t xml:space="preserve"> matching those used for the points and lines in the left panel. The isoform counts were normalized against the total number of isoform counts for each gene in each sample to calculate the ratio of each isoform. Isoforms on the right side are colored grey, if they not originate from the given gene and thus were not included in the isoform ratio calculation. </w:t>
      </w:r>
    </w:p>
    <w:p w14:paraId="7FE94157" w14:textId="6EC3C779" w:rsidR="00F63839" w:rsidRPr="0075606C" w:rsidRDefault="00F63839"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Figure </w:t>
      </w:r>
      <w:r w:rsidR="00787260" w:rsidRPr="0075606C">
        <w:rPr>
          <w:rFonts w:ascii="Times New Roman" w:hAnsi="Times New Roman" w:cs="Times New Roman"/>
          <w:b/>
          <w:sz w:val="24"/>
          <w:lang w:val="en-US"/>
        </w:rPr>
        <w:t>S</w:t>
      </w:r>
      <w:r w:rsidR="00BB32B5" w:rsidRPr="0075606C">
        <w:rPr>
          <w:rFonts w:ascii="Times New Roman" w:hAnsi="Times New Roman" w:cs="Times New Roman"/>
          <w:b/>
          <w:sz w:val="24"/>
          <w:lang w:val="en-US"/>
        </w:rPr>
        <w:t>11</w:t>
      </w:r>
      <w:r w:rsidRPr="0075606C">
        <w:rPr>
          <w:rFonts w:ascii="Times New Roman" w:hAnsi="Times New Roman" w:cs="Times New Roman"/>
          <w:b/>
          <w:sz w:val="24"/>
          <w:lang w:val="en-US"/>
        </w:rPr>
        <w:t>.</w:t>
      </w:r>
      <w:r w:rsidR="00DF530A" w:rsidRPr="0075606C">
        <w:rPr>
          <w:rFonts w:ascii="Times New Roman" w:hAnsi="Times New Roman" w:cs="Times New Roman"/>
          <w:b/>
          <w:sz w:val="24"/>
          <w:lang w:val="en-US"/>
        </w:rPr>
        <w:t xml:space="preserve"> </w:t>
      </w:r>
      <w:r w:rsidR="008A301C" w:rsidRPr="0075606C">
        <w:rPr>
          <w:rFonts w:ascii="Times New Roman" w:hAnsi="Times New Roman" w:cs="Times New Roman"/>
          <w:b/>
          <w:i/>
          <w:sz w:val="24"/>
          <w:lang w:val="en-US"/>
        </w:rPr>
        <w:t>D</w:t>
      </w:r>
      <w:r w:rsidR="00446E78" w:rsidRPr="0075606C">
        <w:rPr>
          <w:rFonts w:ascii="Times New Roman" w:hAnsi="Times New Roman" w:cs="Times New Roman"/>
          <w:b/>
          <w:i/>
          <w:sz w:val="24"/>
          <w:lang w:val="en-US"/>
        </w:rPr>
        <w:t>e novo</w:t>
      </w:r>
      <w:r w:rsidR="00446E78" w:rsidRPr="0075606C">
        <w:rPr>
          <w:rFonts w:ascii="Times New Roman" w:hAnsi="Times New Roman" w:cs="Times New Roman"/>
          <w:b/>
          <w:sz w:val="24"/>
          <w:lang w:val="en-US"/>
        </w:rPr>
        <w:t xml:space="preserve"> clustering </w:t>
      </w:r>
      <w:r w:rsidR="00DF530A" w:rsidRPr="0075606C">
        <w:rPr>
          <w:rFonts w:ascii="Times New Roman" w:hAnsi="Times New Roman" w:cs="Times New Roman"/>
          <w:b/>
          <w:sz w:val="24"/>
          <w:lang w:val="en-US"/>
        </w:rPr>
        <w:t xml:space="preserve">of </w:t>
      </w:r>
      <w:r w:rsidR="008A301C" w:rsidRPr="0075606C">
        <w:rPr>
          <w:rFonts w:ascii="Times New Roman" w:hAnsi="Times New Roman" w:cs="Times New Roman"/>
          <w:b/>
          <w:sz w:val="24"/>
          <w:lang w:val="en-US"/>
        </w:rPr>
        <w:t xml:space="preserve">EHV-1 </w:t>
      </w:r>
      <w:r w:rsidR="00DF530A" w:rsidRPr="0075606C">
        <w:rPr>
          <w:rFonts w:ascii="Times New Roman" w:hAnsi="Times New Roman" w:cs="Times New Roman"/>
          <w:b/>
          <w:sz w:val="24"/>
          <w:lang w:val="en-US"/>
        </w:rPr>
        <w:t>g</w:t>
      </w:r>
      <w:r w:rsidRPr="0075606C">
        <w:rPr>
          <w:rFonts w:ascii="Times New Roman" w:hAnsi="Times New Roman" w:cs="Times New Roman"/>
          <w:b/>
          <w:sz w:val="24"/>
          <w:lang w:val="en-US"/>
        </w:rPr>
        <w:t>enes</w:t>
      </w:r>
    </w:p>
    <w:p w14:paraId="52B52EC8" w14:textId="1F2F9F3E" w:rsidR="001445BA" w:rsidRPr="0075606C" w:rsidRDefault="008A301C"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The clustering of EHV genes is</w:t>
      </w:r>
      <w:r w:rsidR="00F63839" w:rsidRPr="0075606C">
        <w:rPr>
          <w:rFonts w:ascii="Times New Roman" w:hAnsi="Times New Roman" w:cs="Times New Roman"/>
          <w:sz w:val="24"/>
          <w:lang w:val="en-US"/>
        </w:rPr>
        <w:t xml:space="preserve"> based on the normalized </w:t>
      </w:r>
      <w:r w:rsidR="00446E78" w:rsidRPr="0075606C">
        <w:rPr>
          <w:rFonts w:ascii="Times New Roman" w:hAnsi="Times New Roman" w:cs="Times New Roman"/>
          <w:sz w:val="24"/>
          <w:lang w:val="en-US"/>
        </w:rPr>
        <w:t>canonical</w:t>
      </w:r>
      <w:r w:rsidR="00F63839" w:rsidRPr="0075606C">
        <w:rPr>
          <w:rFonts w:ascii="Times New Roman" w:hAnsi="Times New Roman" w:cs="Times New Roman"/>
          <w:sz w:val="24"/>
          <w:lang w:val="en-US"/>
        </w:rPr>
        <w:t xml:space="preserve"> transcript counts (reads spanning from the canonic</w:t>
      </w:r>
      <w:r w:rsidR="00446E78" w:rsidRPr="0075606C">
        <w:rPr>
          <w:rFonts w:ascii="Times New Roman" w:hAnsi="Times New Roman" w:cs="Times New Roman"/>
          <w:sz w:val="24"/>
          <w:lang w:val="en-US"/>
        </w:rPr>
        <w:t>al</w:t>
      </w:r>
      <w:r w:rsidR="00F63839" w:rsidRPr="0075606C">
        <w:rPr>
          <w:rFonts w:ascii="Times New Roman" w:hAnsi="Times New Roman" w:cs="Times New Roman"/>
          <w:sz w:val="24"/>
          <w:lang w:val="en-US"/>
        </w:rPr>
        <w:t xml:space="preserve"> TSS tot the TES), compared to the traditional kinetic classification. The rows show the </w:t>
      </w:r>
      <w:r w:rsidR="00231016" w:rsidRPr="0075606C">
        <w:rPr>
          <w:rFonts w:ascii="Times New Roman" w:hAnsi="Times New Roman" w:cs="Times New Roman"/>
          <w:i/>
          <w:sz w:val="24"/>
          <w:lang w:val="en-US"/>
        </w:rPr>
        <w:t xml:space="preserve">de </w:t>
      </w:r>
      <w:r w:rsidR="00F63839" w:rsidRPr="0075606C">
        <w:rPr>
          <w:rFonts w:ascii="Times New Roman" w:hAnsi="Times New Roman" w:cs="Times New Roman"/>
          <w:i/>
          <w:sz w:val="24"/>
          <w:lang w:val="en-US"/>
        </w:rPr>
        <w:t>novo</w:t>
      </w:r>
      <w:r w:rsidR="00F63839" w:rsidRPr="0075606C">
        <w:rPr>
          <w:rFonts w:ascii="Times New Roman" w:hAnsi="Times New Roman" w:cs="Times New Roman"/>
          <w:sz w:val="24"/>
          <w:lang w:val="en-US"/>
        </w:rPr>
        <w:t xml:space="preserve"> cluster memberships, while the </w:t>
      </w:r>
      <w:r w:rsidR="00EC547B" w:rsidRPr="0075606C">
        <w:rPr>
          <w:rFonts w:ascii="Times New Roman" w:hAnsi="Times New Roman" w:cs="Times New Roman"/>
          <w:sz w:val="24"/>
          <w:lang w:val="en-US"/>
        </w:rPr>
        <w:t>color</w:t>
      </w:r>
      <w:r w:rsidR="00F63839" w:rsidRPr="0075606C">
        <w:rPr>
          <w:rFonts w:ascii="Times New Roman" w:hAnsi="Times New Roman" w:cs="Times New Roman"/>
          <w:sz w:val="24"/>
          <w:lang w:val="en-US"/>
        </w:rPr>
        <w:t xml:space="preserve"> represent the kinetic classes.</w:t>
      </w:r>
    </w:p>
    <w:p w14:paraId="325E3C76" w14:textId="7818F4B2" w:rsidR="00F63839" w:rsidRPr="0075606C" w:rsidRDefault="00F63839" w:rsidP="00573600">
      <w:pPr>
        <w:spacing w:after="120" w:line="240" w:lineRule="auto"/>
        <w:jc w:val="both"/>
        <w:rPr>
          <w:rFonts w:ascii="Times New Roman" w:hAnsi="Times New Roman" w:cs="Times New Roman"/>
          <w:i/>
          <w:sz w:val="24"/>
          <w:lang w:val="en-US"/>
        </w:rPr>
      </w:pPr>
      <w:r w:rsidRPr="0075606C">
        <w:rPr>
          <w:rFonts w:ascii="Times New Roman" w:hAnsi="Times New Roman" w:cs="Times New Roman"/>
          <w:b/>
          <w:sz w:val="24"/>
          <w:lang w:val="en-US"/>
        </w:rPr>
        <w:t xml:space="preserve">Supplementary Figure </w:t>
      </w:r>
      <w:r w:rsidR="005D14DF" w:rsidRPr="0075606C">
        <w:rPr>
          <w:rFonts w:ascii="Times New Roman" w:hAnsi="Times New Roman" w:cs="Times New Roman"/>
          <w:b/>
          <w:sz w:val="24"/>
          <w:lang w:val="en-US"/>
        </w:rPr>
        <w:t>S</w:t>
      </w:r>
      <w:r w:rsidR="00787260" w:rsidRPr="0075606C">
        <w:rPr>
          <w:rFonts w:ascii="Times New Roman" w:hAnsi="Times New Roman" w:cs="Times New Roman"/>
          <w:b/>
          <w:sz w:val="24"/>
          <w:lang w:val="en-US"/>
        </w:rPr>
        <w:t>1</w:t>
      </w:r>
      <w:r w:rsidR="00BB32B5" w:rsidRPr="0075606C">
        <w:rPr>
          <w:rFonts w:ascii="Times New Roman" w:hAnsi="Times New Roman" w:cs="Times New Roman"/>
          <w:b/>
          <w:sz w:val="24"/>
          <w:lang w:val="en-US"/>
        </w:rPr>
        <w:t>2</w:t>
      </w:r>
      <w:r w:rsidR="00DF530A" w:rsidRPr="0075606C">
        <w:rPr>
          <w:rFonts w:ascii="Times New Roman" w:hAnsi="Times New Roman" w:cs="Times New Roman"/>
          <w:b/>
          <w:sz w:val="24"/>
          <w:lang w:val="en-US"/>
        </w:rPr>
        <w:t xml:space="preserve">. Dynamics of </w:t>
      </w:r>
      <w:r w:rsidR="008A301C" w:rsidRPr="0075606C">
        <w:rPr>
          <w:rFonts w:ascii="Times New Roman" w:hAnsi="Times New Roman" w:cs="Times New Roman"/>
          <w:b/>
          <w:sz w:val="24"/>
          <w:lang w:val="en-US"/>
        </w:rPr>
        <w:t xml:space="preserve">splice </w:t>
      </w:r>
      <w:r w:rsidR="00DF530A" w:rsidRPr="0075606C">
        <w:rPr>
          <w:rFonts w:ascii="Times New Roman" w:hAnsi="Times New Roman" w:cs="Times New Roman"/>
          <w:b/>
          <w:sz w:val="24"/>
          <w:lang w:val="en-US"/>
        </w:rPr>
        <w:t>isoform</w:t>
      </w:r>
      <w:r w:rsidR="008A301C" w:rsidRPr="0075606C">
        <w:rPr>
          <w:rFonts w:ascii="Times New Roman" w:hAnsi="Times New Roman" w:cs="Times New Roman"/>
          <w:b/>
          <w:sz w:val="24"/>
          <w:lang w:val="en-US"/>
        </w:rPr>
        <w:t>s</w:t>
      </w:r>
    </w:p>
    <w:p w14:paraId="4DCDCF27" w14:textId="084D65E5" w:rsidR="00C5656D" w:rsidRPr="0075606C" w:rsidRDefault="00F63839" w:rsidP="00573600">
      <w:pPr>
        <w:spacing w:after="120" w:line="240" w:lineRule="auto"/>
        <w:jc w:val="both"/>
        <w:rPr>
          <w:rFonts w:ascii="Times New Roman" w:hAnsi="Times New Roman" w:cs="Times New Roman"/>
          <w:sz w:val="24"/>
          <w:szCs w:val="24"/>
          <w:lang w:val="en-US"/>
        </w:rPr>
      </w:pPr>
      <w:r w:rsidRPr="0075606C">
        <w:rPr>
          <w:rFonts w:ascii="Times New Roman" w:hAnsi="Times New Roman" w:cs="Times New Roman"/>
          <w:sz w:val="24"/>
          <w:lang w:val="en-US"/>
        </w:rPr>
        <w:t>This figure presents the splicing dynamics within EHV-1 for the genes (a) ORF65, (b) ORF44. The right side of each panel shows the transcript annotations, along with their parent genes and genomic locations displayed below them, with light red indicating positive-strand genes and light blue indicating negative-strand genes. The analysis focused on transcripts that matched exactly, allowing a deviation of +/- 2 nucleotides (nt) for splice junctions and +/- 10</w:t>
      </w:r>
      <w:r w:rsidR="002E4D90" w:rsidRPr="0075606C">
        <w:rPr>
          <w:rFonts w:ascii="Times New Roman" w:hAnsi="Times New Roman" w:cs="Times New Roman"/>
          <w:sz w:val="24"/>
          <w:lang w:val="en-US"/>
        </w:rPr>
        <w:t xml:space="preserve"> nucleotides</w:t>
      </w:r>
      <w:r w:rsidRPr="0075606C">
        <w:rPr>
          <w:rFonts w:ascii="Times New Roman" w:hAnsi="Times New Roman" w:cs="Times New Roman"/>
          <w:sz w:val="24"/>
          <w:lang w:val="en-US"/>
        </w:rPr>
        <w:t xml:space="preserve"> for the start and end positions of transcripts. Asterisks indicate the CAGE-Seq significance level for each reference transcript. On the left side of each plot, the temporal trends of these transcript isoforms are depicted, with averages and standard deviations (SD) calculated for each time point post-infection, based on read count data from the dcDNA-Seq. Each data point is linked by lines to demonstrate the progression over time. The transcript isoforms, are color-coded according to their distinct isoforms, with these colors matching those used for the points and lines in the left panel. The isoform counts were normalized against the total number of isoform counts for each gene in </w:t>
      </w:r>
      <w:r w:rsidRPr="0075606C">
        <w:rPr>
          <w:rFonts w:ascii="Times New Roman" w:hAnsi="Times New Roman" w:cs="Times New Roman"/>
          <w:sz w:val="24"/>
          <w:lang w:val="en-US"/>
        </w:rPr>
        <w:lastRenderedPageBreak/>
        <w:t xml:space="preserve">each sample to calculate the ratio of each isoform. Isoforms on the right side are colored grey, if they </w:t>
      </w:r>
      <w:r w:rsidR="003F7E41" w:rsidRPr="0075606C">
        <w:rPr>
          <w:rFonts w:ascii="Times New Roman" w:hAnsi="Times New Roman" w:cs="Times New Roman"/>
          <w:sz w:val="24"/>
          <w:lang w:val="en-US"/>
        </w:rPr>
        <w:t>don’t</w:t>
      </w:r>
      <w:r w:rsidR="003F7E41" w:rsidRPr="0075606C">
        <w:rPr>
          <w:rFonts w:ascii="Times New Roman" w:hAnsi="Times New Roman" w:cs="Times New Roman"/>
          <w:sz w:val="24"/>
          <w:lang w:val="en-US"/>
        </w:rPr>
        <w:tab/>
      </w:r>
      <w:r w:rsidRPr="0075606C">
        <w:rPr>
          <w:rFonts w:ascii="Times New Roman" w:hAnsi="Times New Roman" w:cs="Times New Roman"/>
          <w:sz w:val="24"/>
          <w:lang w:val="en-US"/>
        </w:rPr>
        <w:t xml:space="preserve"> originate from the given gene and thus were not included in the isoform ratio calculation. </w:t>
      </w:r>
    </w:p>
    <w:p w14:paraId="6B49BC9E" w14:textId="38AFBD2D" w:rsidR="00235613" w:rsidRPr="0075606C" w:rsidRDefault="00235613"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szCs w:val="24"/>
          <w:lang w:val="en-US"/>
        </w:rPr>
        <w:t xml:space="preserve">Supplementary </w:t>
      </w:r>
      <w:r w:rsidRPr="0075606C">
        <w:rPr>
          <w:rFonts w:ascii="Times New Roman" w:hAnsi="Times New Roman" w:cs="Times New Roman"/>
          <w:b/>
          <w:sz w:val="24"/>
          <w:lang w:val="en-US"/>
        </w:rPr>
        <w:t>Figure S1</w:t>
      </w:r>
      <w:r w:rsidR="00BB32B5" w:rsidRPr="0075606C">
        <w:rPr>
          <w:rFonts w:ascii="Times New Roman" w:hAnsi="Times New Roman" w:cs="Times New Roman"/>
          <w:b/>
          <w:sz w:val="24"/>
          <w:lang w:val="en-US"/>
        </w:rPr>
        <w:t>3</w:t>
      </w:r>
      <w:r w:rsidRPr="0075606C">
        <w:rPr>
          <w:rFonts w:ascii="Times New Roman" w:hAnsi="Times New Roman" w:cs="Times New Roman"/>
          <w:b/>
          <w:sz w:val="24"/>
          <w:lang w:val="en-US"/>
        </w:rPr>
        <w:t>. Dynamics of transcriptional overlaps</w:t>
      </w:r>
    </w:p>
    <w:p w14:paraId="06D5F675" w14:textId="77777777" w:rsidR="00235613" w:rsidRPr="0075606C" w:rsidRDefault="00235613" w:rsidP="00573600">
      <w:pPr>
        <w:pStyle w:val="Cmsor2"/>
        <w:keepNext w:val="0"/>
        <w:keepLines w:val="0"/>
        <w:shd w:val="clear" w:color="auto" w:fill="FFFFFF"/>
        <w:spacing w:before="0" w:line="240" w:lineRule="auto"/>
        <w:jc w:val="both"/>
        <w:rPr>
          <w:rFonts w:ascii="Times New Roman" w:hAnsi="Times New Roman" w:cs="Times New Roman"/>
          <w:sz w:val="24"/>
          <w:szCs w:val="22"/>
          <w:lang w:val="en-US"/>
        </w:rPr>
      </w:pPr>
      <w:r w:rsidRPr="0075606C">
        <w:rPr>
          <w:rFonts w:ascii="Times New Roman" w:hAnsi="Times New Roman" w:cs="Times New Roman"/>
          <w:sz w:val="24"/>
          <w:szCs w:val="22"/>
          <w:lang w:val="en-US"/>
        </w:rPr>
        <w:t>The annotation of transcripts is based on strict criteria, resulting in the exclusion of a significant number of viral reads. To circumvent this loss, we used the raw sequencing reads to illustrate the true extent of transcriptional overlaps created by genes arranged in divergent and convergent orientations.</w:t>
      </w:r>
    </w:p>
    <w:p w14:paraId="4407D0A6" w14:textId="78A23768" w:rsidR="001445BA" w:rsidRPr="0075606C" w:rsidRDefault="001445BA" w:rsidP="00573600">
      <w:pPr>
        <w:spacing w:after="120" w:line="240" w:lineRule="auto"/>
        <w:jc w:val="both"/>
        <w:rPr>
          <w:rFonts w:ascii="Times New Roman" w:hAnsi="Times New Roman" w:cs="Times New Roman"/>
          <w:b/>
          <w:sz w:val="24"/>
          <w:lang w:val="en-US"/>
        </w:rPr>
      </w:pPr>
    </w:p>
    <w:p w14:paraId="73CB39A2" w14:textId="77777777" w:rsidR="00541032" w:rsidRPr="0075606C" w:rsidRDefault="00541032" w:rsidP="00573600">
      <w:pPr>
        <w:pStyle w:val="Cmsor2"/>
        <w:keepNext w:val="0"/>
        <w:keepLines w:val="0"/>
        <w:shd w:val="clear" w:color="auto" w:fill="FFFFFF"/>
        <w:spacing w:before="0" w:line="240" w:lineRule="auto"/>
        <w:jc w:val="both"/>
        <w:rPr>
          <w:rFonts w:ascii="Times New Roman" w:hAnsi="Times New Roman" w:cs="Times New Roman"/>
          <w:b/>
          <w:sz w:val="28"/>
          <w:lang w:val="en-US"/>
        </w:rPr>
      </w:pPr>
      <w:r w:rsidRPr="0075606C">
        <w:rPr>
          <w:rFonts w:ascii="Times New Roman" w:hAnsi="Times New Roman" w:cs="Times New Roman"/>
          <w:b/>
          <w:sz w:val="28"/>
          <w:lang w:val="en-US"/>
        </w:rPr>
        <w:t>Legends to Supplementary Tables</w:t>
      </w:r>
    </w:p>
    <w:p w14:paraId="7D3FAD4D" w14:textId="77777777" w:rsidR="00CF1EC1"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Table S1. Read counts</w:t>
      </w:r>
    </w:p>
    <w:p w14:paraId="0EE868CC" w14:textId="77777777" w:rsidR="00CF1EC1"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 xml:space="preserve">Supplementary Table S2. Concentrations of total and poly(A)-selected RNAs </w:t>
      </w:r>
    </w:p>
    <w:p w14:paraId="566EF2D6" w14:textId="26ADF4F2" w:rsidR="00541032" w:rsidRPr="0075606C" w:rsidRDefault="0054103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b/>
          <w:sz w:val="24"/>
          <w:lang w:val="en-US"/>
        </w:rPr>
        <w:t xml:space="preserve">Supplementary Table </w:t>
      </w:r>
      <w:r w:rsidR="003D2195" w:rsidRPr="0075606C">
        <w:rPr>
          <w:rFonts w:ascii="Times New Roman" w:hAnsi="Times New Roman" w:cs="Times New Roman"/>
          <w:b/>
          <w:sz w:val="24"/>
          <w:lang w:val="en-US"/>
        </w:rPr>
        <w:t>S</w:t>
      </w:r>
      <w:r w:rsidR="00CF1EC1" w:rsidRPr="0075606C">
        <w:rPr>
          <w:rFonts w:ascii="Times New Roman" w:hAnsi="Times New Roman" w:cs="Times New Roman"/>
          <w:b/>
          <w:sz w:val="24"/>
          <w:lang w:val="en-US"/>
        </w:rPr>
        <w:t>3</w:t>
      </w:r>
      <w:r w:rsidRPr="0075606C">
        <w:rPr>
          <w:rFonts w:ascii="Times New Roman" w:hAnsi="Times New Roman" w:cs="Times New Roman"/>
          <w:b/>
          <w:sz w:val="24"/>
          <w:lang w:val="en-US"/>
        </w:rPr>
        <w:t xml:space="preserve">. Identification of </w:t>
      </w:r>
      <w:r w:rsidR="0089238D" w:rsidRPr="0075606C">
        <w:rPr>
          <w:rFonts w:ascii="Times New Roman" w:hAnsi="Times New Roman" w:cs="Times New Roman"/>
          <w:b/>
          <w:sz w:val="24"/>
          <w:lang w:val="en-US"/>
        </w:rPr>
        <w:t xml:space="preserve">the EHV-1 </w:t>
      </w:r>
      <w:r w:rsidRPr="0075606C">
        <w:rPr>
          <w:rFonts w:ascii="Times New Roman" w:hAnsi="Times New Roman" w:cs="Times New Roman"/>
          <w:b/>
          <w:sz w:val="24"/>
          <w:lang w:val="en-US"/>
        </w:rPr>
        <w:t xml:space="preserve">immediate-early gene </w:t>
      </w:r>
      <w:r w:rsidR="00962C56" w:rsidRPr="0075606C">
        <w:rPr>
          <w:rFonts w:ascii="Times New Roman" w:hAnsi="Times New Roman" w:cs="Times New Roman"/>
          <w:b/>
          <w:sz w:val="24"/>
          <w:lang w:val="en-US"/>
        </w:rPr>
        <w:t>through</w:t>
      </w:r>
      <w:r w:rsidRPr="0075606C">
        <w:rPr>
          <w:rFonts w:ascii="Times New Roman" w:hAnsi="Times New Roman" w:cs="Times New Roman"/>
          <w:b/>
          <w:sz w:val="24"/>
          <w:lang w:val="en-US"/>
        </w:rPr>
        <w:t xml:space="preserve"> the inhibition of protein synthesis </w:t>
      </w:r>
    </w:p>
    <w:p w14:paraId="7966E6A9" w14:textId="067A6389" w:rsidR="00541032" w:rsidRPr="0075606C" w:rsidRDefault="00541032" w:rsidP="00573600">
      <w:pPr>
        <w:spacing w:after="120" w:line="240" w:lineRule="auto"/>
        <w:jc w:val="both"/>
        <w:rPr>
          <w:rFonts w:ascii="Times New Roman" w:hAnsi="Times New Roman" w:cs="Times New Roman"/>
          <w:sz w:val="24"/>
          <w:lang w:val="en-US"/>
        </w:rPr>
      </w:pPr>
      <w:r w:rsidRPr="0075606C">
        <w:rPr>
          <w:rFonts w:ascii="Times New Roman" w:hAnsi="Times New Roman" w:cs="Times New Roman"/>
          <w:sz w:val="24"/>
          <w:lang w:val="en-US"/>
        </w:rPr>
        <w:t>In this experiment, we utilized two concentrations of CHX (20 and 100 mg/ml) and observed the effects at two different incubation durations (6 and 8 hours). Our findings</w:t>
      </w:r>
      <w:r w:rsidR="00A83DD2" w:rsidRPr="0075606C">
        <w:rPr>
          <w:rFonts w:ascii="Times New Roman" w:hAnsi="Times New Roman" w:cs="Times New Roman"/>
          <w:sz w:val="24"/>
          <w:lang w:val="en-US"/>
        </w:rPr>
        <w:t xml:space="preserve"> unequivocally indicate that </w:t>
      </w:r>
      <w:r w:rsidR="001C33C7" w:rsidRPr="0075606C">
        <w:rPr>
          <w:rFonts w:ascii="Times New Roman" w:hAnsi="Times New Roman" w:cs="Times New Roman"/>
          <w:sz w:val="24"/>
          <w:lang w:val="en-US"/>
        </w:rPr>
        <w:t>ORF</w:t>
      </w:r>
      <w:r w:rsidRPr="0075606C">
        <w:rPr>
          <w:rFonts w:ascii="Times New Roman" w:hAnsi="Times New Roman" w:cs="Times New Roman"/>
          <w:sz w:val="24"/>
          <w:lang w:val="en-US"/>
        </w:rPr>
        <w:t>64 is the sole immediate early gene of EHV-1.</w:t>
      </w:r>
      <w:r w:rsidR="00A21184" w:rsidRPr="0075606C">
        <w:rPr>
          <w:rFonts w:ascii="Times New Roman" w:hAnsi="Times New Roman" w:cs="Times New Roman"/>
          <w:sz w:val="24"/>
          <w:lang w:val="en-US"/>
        </w:rPr>
        <w:t xml:space="preserve"> The numbers refer to the </w:t>
      </w:r>
      <w:r w:rsidR="00652626" w:rsidRPr="0075606C">
        <w:rPr>
          <w:rFonts w:ascii="Times New Roman" w:hAnsi="Times New Roman" w:cs="Times New Roman"/>
          <w:sz w:val="24"/>
          <w:lang w:val="en-US"/>
        </w:rPr>
        <w:t xml:space="preserve">number of the </w:t>
      </w:r>
      <w:r w:rsidR="00A21184" w:rsidRPr="0075606C">
        <w:rPr>
          <w:rFonts w:ascii="Times New Roman" w:hAnsi="Times New Roman" w:cs="Times New Roman"/>
          <w:sz w:val="24"/>
          <w:lang w:val="en-US"/>
        </w:rPr>
        <w:t>detected reads.</w:t>
      </w:r>
      <w:r w:rsidR="000F235C" w:rsidRPr="0075606C">
        <w:rPr>
          <w:rFonts w:ascii="Times New Roman" w:hAnsi="Times New Roman" w:cs="Times New Roman"/>
          <w:sz w:val="24"/>
          <w:lang w:val="en-US"/>
        </w:rPr>
        <w:t xml:space="preserve"> </w:t>
      </w:r>
      <w:r w:rsidR="004439E1" w:rsidRPr="0075606C">
        <w:rPr>
          <w:rFonts w:ascii="Times New Roman" w:hAnsi="Times New Roman" w:cs="Times New Roman"/>
          <w:sz w:val="24"/>
          <w:lang w:val="en-US"/>
        </w:rPr>
        <w:t>Several EHV</w:t>
      </w:r>
      <w:r w:rsidR="00962C56" w:rsidRPr="0075606C">
        <w:rPr>
          <w:rFonts w:ascii="Times New Roman" w:hAnsi="Times New Roman" w:cs="Times New Roman"/>
          <w:sz w:val="24"/>
          <w:lang w:val="en-US"/>
        </w:rPr>
        <w:t>-1</w:t>
      </w:r>
      <w:r w:rsidR="004439E1" w:rsidRPr="0075606C">
        <w:rPr>
          <w:rFonts w:ascii="Times New Roman" w:hAnsi="Times New Roman" w:cs="Times New Roman"/>
          <w:sz w:val="24"/>
          <w:lang w:val="en-US"/>
        </w:rPr>
        <w:t xml:space="preserve"> genes exhibit low-level expression, a phenomenon that can be attributed to transcriptional noise, which becomes more pronounced with reduced CHX concentrations and extended exposure times.</w:t>
      </w:r>
    </w:p>
    <w:p w14:paraId="18B22ED5" w14:textId="4EB6D743" w:rsidR="00831A7A" w:rsidRPr="0075606C" w:rsidRDefault="00831A7A" w:rsidP="00573600">
      <w:pPr>
        <w:spacing w:after="120" w:line="240" w:lineRule="auto"/>
        <w:jc w:val="both"/>
        <w:rPr>
          <w:rFonts w:ascii="Times New Roman" w:eastAsia="Georgia" w:hAnsi="Times New Roman" w:cs="Times New Roman"/>
          <w:b/>
          <w:bCs/>
          <w:sz w:val="24"/>
          <w:szCs w:val="24"/>
          <w:lang w:val="en-US"/>
        </w:rPr>
      </w:pPr>
      <w:r w:rsidRPr="0075606C">
        <w:rPr>
          <w:rFonts w:ascii="Times New Roman" w:eastAsia="Georgia" w:hAnsi="Times New Roman" w:cs="Times New Roman"/>
          <w:b/>
          <w:bCs/>
          <w:sz w:val="24"/>
          <w:szCs w:val="24"/>
          <w:lang w:val="en-US"/>
        </w:rPr>
        <w:t>Supplem</w:t>
      </w:r>
      <w:r w:rsidR="00CF1EC1" w:rsidRPr="0075606C">
        <w:rPr>
          <w:rFonts w:ascii="Times New Roman" w:eastAsia="Georgia" w:hAnsi="Times New Roman" w:cs="Times New Roman"/>
          <w:b/>
          <w:bCs/>
          <w:sz w:val="24"/>
          <w:szCs w:val="24"/>
          <w:lang w:val="en-US"/>
        </w:rPr>
        <w:t>entary Table S4</w:t>
      </w:r>
      <w:r w:rsidR="00E871D1" w:rsidRPr="0075606C">
        <w:rPr>
          <w:rFonts w:ascii="Times New Roman" w:eastAsia="Georgia" w:hAnsi="Times New Roman" w:cs="Times New Roman"/>
          <w:b/>
          <w:bCs/>
          <w:sz w:val="24"/>
          <w:szCs w:val="24"/>
          <w:lang w:val="en-US"/>
        </w:rPr>
        <w:t>. Previously a</w:t>
      </w:r>
      <w:r w:rsidR="00BE1507" w:rsidRPr="0075606C">
        <w:rPr>
          <w:rFonts w:ascii="Times New Roman" w:eastAsia="Georgia" w:hAnsi="Times New Roman" w:cs="Times New Roman"/>
          <w:b/>
          <w:bCs/>
          <w:sz w:val="24"/>
          <w:szCs w:val="24"/>
          <w:lang w:val="en-US"/>
        </w:rPr>
        <w:t xml:space="preserve">nnotated and </w:t>
      </w:r>
      <w:r w:rsidR="00E871D1" w:rsidRPr="0075606C">
        <w:rPr>
          <w:rFonts w:ascii="Times New Roman" w:eastAsia="Georgia" w:hAnsi="Times New Roman" w:cs="Times New Roman"/>
          <w:b/>
          <w:bCs/>
          <w:sz w:val="24"/>
          <w:szCs w:val="24"/>
          <w:lang w:val="en-US"/>
        </w:rPr>
        <w:t>n</w:t>
      </w:r>
      <w:r w:rsidRPr="0075606C">
        <w:rPr>
          <w:rFonts w:ascii="Times New Roman" w:eastAsia="Georgia" w:hAnsi="Times New Roman" w:cs="Times New Roman"/>
          <w:b/>
          <w:bCs/>
          <w:sz w:val="24"/>
          <w:szCs w:val="24"/>
          <w:lang w:val="en-US"/>
        </w:rPr>
        <w:t xml:space="preserve">ovel </w:t>
      </w:r>
      <w:r w:rsidR="00D17E6D" w:rsidRPr="0075606C">
        <w:rPr>
          <w:rFonts w:ascii="Times New Roman" w:eastAsia="Georgia" w:hAnsi="Times New Roman" w:cs="Times New Roman"/>
          <w:b/>
          <w:bCs/>
          <w:sz w:val="24"/>
          <w:szCs w:val="24"/>
          <w:lang w:val="en-US"/>
        </w:rPr>
        <w:t xml:space="preserve">EHV-1 </w:t>
      </w:r>
      <w:r w:rsidR="008F25B3" w:rsidRPr="0075606C">
        <w:rPr>
          <w:rFonts w:ascii="Times New Roman" w:eastAsia="Georgia" w:hAnsi="Times New Roman" w:cs="Times New Roman"/>
          <w:b/>
          <w:bCs/>
          <w:sz w:val="24"/>
          <w:szCs w:val="24"/>
          <w:lang w:val="en-US"/>
        </w:rPr>
        <w:t>t</w:t>
      </w:r>
      <w:r w:rsidRPr="0075606C">
        <w:rPr>
          <w:rFonts w:ascii="Times New Roman" w:eastAsia="Georgia" w:hAnsi="Times New Roman" w:cs="Times New Roman"/>
          <w:b/>
          <w:bCs/>
          <w:sz w:val="24"/>
          <w:szCs w:val="24"/>
          <w:lang w:val="en-US"/>
        </w:rPr>
        <w:t xml:space="preserve">ranscripts </w:t>
      </w:r>
    </w:p>
    <w:p w14:paraId="11DAF07D" w14:textId="77777777"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Georgia" w:hAnsi="Times New Roman" w:cs="Times New Roman"/>
          <w:bCs/>
          <w:sz w:val="24"/>
          <w:szCs w:val="24"/>
          <w:lang w:val="en-US"/>
        </w:rPr>
        <w:t>This table summarizes previously annotated and novel transcripts, along with their TSSs, validated through multiple sequencing approaches, including CAGE, direct cDNA, and direct RNA sequencing. Details of transcript features and splicing events are organized across three sheets:</w:t>
      </w:r>
    </w:p>
    <w:p w14:paraId="5BF24EDF" w14:textId="3A8E549D"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A: Previously Published Transcripts </w:t>
      </w:r>
      <w:r w:rsidRPr="0075606C">
        <w:rPr>
          <w:rFonts w:ascii="Times New Roman" w:eastAsia="Georgia" w:hAnsi="Times New Roman" w:cs="Times New Roman"/>
          <w:bCs/>
          <w:sz w:val="24"/>
          <w:szCs w:val="24"/>
          <w:lang w:val="en-US"/>
        </w:rPr>
        <w:t>Lists previously annotated transcripts and incorporates their TSSs validated in this study.</w:t>
      </w:r>
    </w:p>
    <w:p w14:paraId="22285501" w14:textId="120F05C4"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B: Novel Transcripts </w:t>
      </w:r>
      <w:r w:rsidRPr="0075606C">
        <w:rPr>
          <w:rFonts w:ascii="Times New Roman" w:eastAsia="Georgia" w:hAnsi="Times New Roman" w:cs="Times New Roman"/>
          <w:bCs/>
          <w:sz w:val="24"/>
          <w:szCs w:val="24"/>
          <w:lang w:val="en-US"/>
        </w:rPr>
        <w:t>Provides details of transcripts newly identified in this study through TSS-TES pairing.</w:t>
      </w:r>
    </w:p>
    <w:p w14:paraId="5D64FA27" w14:textId="0ECC0EA0" w:rsidR="00B35FB7" w:rsidRPr="0075606C" w:rsidRDefault="00B35FB7" w:rsidP="00573600">
      <w:pPr>
        <w:spacing w:after="120" w:line="240" w:lineRule="auto"/>
        <w:jc w:val="both"/>
        <w:rPr>
          <w:rFonts w:ascii="Times New Roman" w:eastAsia="Georgia" w:hAnsi="Times New Roman" w:cs="Times New Roman"/>
          <w:bCs/>
          <w:i/>
          <w:sz w:val="24"/>
          <w:szCs w:val="24"/>
          <w:lang w:val="en-US"/>
        </w:rPr>
      </w:pPr>
      <w:r w:rsidRPr="0075606C">
        <w:rPr>
          <w:rFonts w:ascii="Times New Roman" w:eastAsia="Georgia" w:hAnsi="Times New Roman" w:cs="Times New Roman"/>
          <w:bCs/>
          <w:i/>
          <w:sz w:val="24"/>
          <w:szCs w:val="24"/>
          <w:lang w:val="en-US"/>
        </w:rPr>
        <w:t xml:space="preserve">Sheet C: Comparison of LoRTIA and NAGATA for Intron Annotation </w:t>
      </w:r>
      <w:r w:rsidRPr="0075606C">
        <w:rPr>
          <w:rFonts w:ascii="Times New Roman" w:eastAsia="Georgia" w:hAnsi="Times New Roman" w:cs="Times New Roman"/>
          <w:bCs/>
          <w:sz w:val="24"/>
          <w:szCs w:val="24"/>
          <w:lang w:val="en-US"/>
        </w:rPr>
        <w:t>Lists introns annotated from dRNA sequencing data, comparing results obtained using LoRTIA and NAGATA.</w:t>
      </w:r>
    </w:p>
    <w:p w14:paraId="05DD8643" w14:textId="77777777" w:rsidR="00B35FB7" w:rsidRPr="0075606C" w:rsidRDefault="00B35FB7" w:rsidP="00573600">
      <w:pPr>
        <w:spacing w:after="120" w:line="240" w:lineRule="auto"/>
        <w:jc w:val="both"/>
        <w:rPr>
          <w:rFonts w:ascii="Times New Roman" w:eastAsia="Georgia" w:hAnsi="Times New Roman" w:cs="Times New Roman"/>
          <w:bCs/>
          <w:sz w:val="24"/>
          <w:szCs w:val="24"/>
          <w:u w:val="single"/>
          <w:lang w:val="en-US"/>
        </w:rPr>
      </w:pPr>
      <w:r w:rsidRPr="0075606C">
        <w:rPr>
          <w:rFonts w:ascii="Times New Roman" w:eastAsia="Georgia" w:hAnsi="Times New Roman" w:cs="Times New Roman"/>
          <w:bCs/>
          <w:sz w:val="24"/>
          <w:szCs w:val="24"/>
          <w:u w:val="single"/>
          <w:lang w:val="en-US"/>
        </w:rPr>
        <w:t>Columns include:</w:t>
      </w:r>
    </w:p>
    <w:p w14:paraId="1E745CE8" w14:textId="60E2DEA6"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Gene</w:t>
      </w:r>
      <w:r w:rsidRPr="0075606C">
        <w:rPr>
          <w:rFonts w:ascii="Times New Roman" w:eastAsia="Georgia" w:hAnsi="Times New Roman" w:cs="Times New Roman"/>
          <w:bCs/>
          <w:sz w:val="24"/>
          <w:szCs w:val="24"/>
          <w:lang w:val="en-US"/>
        </w:rPr>
        <w:t>: name of the associated gene.</w:t>
      </w:r>
    </w:p>
    <w:p w14:paraId="711CFC55" w14:textId="2B95DA83"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Transcript name</w:t>
      </w:r>
      <w:r w:rsidRPr="0075606C">
        <w:rPr>
          <w:rFonts w:ascii="Times New Roman" w:eastAsia="Georgia" w:hAnsi="Times New Roman" w:cs="Times New Roman"/>
          <w:bCs/>
          <w:sz w:val="24"/>
          <w:szCs w:val="24"/>
          <w:lang w:val="en-US"/>
        </w:rPr>
        <w:t>: identifier of the transcript.</w:t>
      </w:r>
    </w:p>
    <w:p w14:paraId="000930BC" w14:textId="060BC182"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Transcript category</w:t>
      </w:r>
      <w:r w:rsidRPr="0075606C">
        <w:rPr>
          <w:rFonts w:ascii="Times New Roman" w:eastAsia="Georgia" w:hAnsi="Times New Roman" w:cs="Times New Roman"/>
          <w:bCs/>
          <w:sz w:val="24"/>
          <w:szCs w:val="24"/>
          <w:lang w:val="en-US"/>
        </w:rPr>
        <w:t>: type of transcript (e.g., monocistronic, multicistronic, antisense, or non-coding).</w:t>
      </w:r>
    </w:p>
    <w:p w14:paraId="7B9F467A" w14:textId="4EE6C66A"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 xml:space="preserve">Start and Stop </w:t>
      </w:r>
      <w:r w:rsidR="00EB54C8" w:rsidRPr="0075606C">
        <w:rPr>
          <w:rFonts w:ascii="Times New Roman" w:eastAsia="Georgia" w:hAnsi="Times New Roman" w:cs="Times New Roman"/>
          <w:bCs/>
          <w:i/>
          <w:sz w:val="24"/>
          <w:szCs w:val="24"/>
          <w:lang w:val="en-US"/>
        </w:rPr>
        <w:t xml:space="preserve">sites </w:t>
      </w:r>
      <w:r w:rsidRPr="0075606C">
        <w:rPr>
          <w:rFonts w:ascii="Times New Roman" w:eastAsia="Georgia" w:hAnsi="Times New Roman" w:cs="Times New Roman"/>
          <w:bCs/>
          <w:i/>
          <w:sz w:val="24"/>
          <w:szCs w:val="24"/>
          <w:lang w:val="en-US"/>
        </w:rPr>
        <w:t>(5′</w:t>
      </w:r>
      <w:r w:rsidR="00ED0807"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 xml:space="preserve"> and 3′</w:t>
      </w:r>
      <w:r w:rsidR="00ED0807"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ends)</w:t>
      </w:r>
      <w:r w:rsidR="00EB54C8"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i/>
          <w:sz w:val="24"/>
          <w:szCs w:val="24"/>
          <w:lang w:val="en-US"/>
        </w:rPr>
        <w:t xml:space="preserve"> and intron</w:t>
      </w:r>
      <w:r w:rsidR="00EB54C8" w:rsidRPr="0075606C">
        <w:rPr>
          <w:rFonts w:ascii="Times New Roman" w:eastAsia="Georgia" w:hAnsi="Times New Roman" w:cs="Times New Roman"/>
          <w:bCs/>
          <w:i/>
          <w:sz w:val="24"/>
          <w:szCs w:val="24"/>
          <w:lang w:val="en-US"/>
        </w:rPr>
        <w:t>s</w:t>
      </w:r>
      <w:r w:rsidRPr="0075606C">
        <w:rPr>
          <w:rFonts w:ascii="Times New Roman" w:eastAsia="Georgia" w:hAnsi="Times New Roman" w:cs="Times New Roman"/>
          <w:bCs/>
          <w:sz w:val="24"/>
          <w:szCs w:val="24"/>
          <w:lang w:val="en-US"/>
        </w:rPr>
        <w:t>: genomic coordinates of the transcript and intron positions (if spliced).</w:t>
      </w:r>
    </w:p>
    <w:p w14:paraId="285FC0A4" w14:textId="7F60C711"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Intron donor and acceptor</w:t>
      </w:r>
      <w:r w:rsidR="00EB54C8" w:rsidRPr="0075606C">
        <w:rPr>
          <w:rFonts w:ascii="Times New Roman" w:eastAsia="Georgia" w:hAnsi="Times New Roman" w:cs="Times New Roman"/>
          <w:bCs/>
          <w:i/>
          <w:sz w:val="24"/>
          <w:szCs w:val="24"/>
          <w:lang w:val="en-US"/>
        </w:rPr>
        <w:t xml:space="preserve"> sites</w:t>
      </w:r>
      <w:r w:rsidRPr="0075606C">
        <w:rPr>
          <w:rFonts w:ascii="Times New Roman" w:eastAsia="Georgia" w:hAnsi="Times New Roman" w:cs="Times New Roman"/>
          <w:bCs/>
          <w:i/>
          <w:sz w:val="24"/>
          <w:szCs w:val="24"/>
          <w:lang w:val="en-US"/>
        </w:rPr>
        <w:t>:</w:t>
      </w:r>
      <w:r w:rsidRPr="0075606C">
        <w:rPr>
          <w:rFonts w:ascii="Times New Roman" w:eastAsia="Georgia" w:hAnsi="Times New Roman" w:cs="Times New Roman"/>
          <w:bCs/>
          <w:sz w:val="24"/>
          <w:szCs w:val="24"/>
          <w:lang w:val="en-US"/>
        </w:rPr>
        <w:t xml:space="preserve"> genomic coordinates of the intron donor and acceptor sites.</w:t>
      </w:r>
    </w:p>
    <w:p w14:paraId="7C6E20AD" w14:textId="3543B73F" w:rsidR="00B35FB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Georgia" w:hAnsi="Times New Roman" w:cs="Times New Roman"/>
          <w:bCs/>
          <w:i/>
          <w:sz w:val="24"/>
          <w:szCs w:val="24"/>
          <w:lang w:val="en-US"/>
        </w:rPr>
        <w:t>Sequencing validation</w:t>
      </w:r>
      <w:r w:rsidRPr="0075606C">
        <w:rPr>
          <w:rFonts w:ascii="Times New Roman" w:eastAsia="Georgia" w:hAnsi="Times New Roman" w:cs="Times New Roman"/>
          <w:bCs/>
          <w:sz w:val="24"/>
          <w:szCs w:val="24"/>
          <w:lang w:val="en-US"/>
        </w:rPr>
        <w:t>: indicates the presence or absence of the transcript’s TSS as identified by dRNA-Seq (via NAGATA), CAGE-Seq, and dcDNA-Seq.</w:t>
      </w:r>
    </w:p>
    <w:p w14:paraId="5A01CCB4" w14:textId="16B4DB7D" w:rsidR="008242D7" w:rsidRPr="0075606C" w:rsidRDefault="00B35FB7" w:rsidP="00573600">
      <w:pPr>
        <w:spacing w:after="120" w:line="240" w:lineRule="auto"/>
        <w:jc w:val="both"/>
        <w:rPr>
          <w:rFonts w:ascii="Times New Roman" w:eastAsia="Georgia" w:hAnsi="Times New Roman" w:cs="Times New Roman"/>
          <w:bCs/>
          <w:sz w:val="24"/>
          <w:szCs w:val="24"/>
          <w:lang w:val="en-US"/>
        </w:rPr>
      </w:pPr>
      <w:r w:rsidRPr="0075606C">
        <w:rPr>
          <w:rFonts w:ascii="Times New Roman" w:eastAsia="Times New Roman" w:hAnsi="Times New Roman" w:cs="Times New Roman"/>
          <w:sz w:val="24"/>
          <w:szCs w:val="24"/>
          <w:lang w:val="en-US" w:eastAsia="en-GB"/>
        </w:rPr>
        <w:lastRenderedPageBreak/>
        <w:t xml:space="preserve">● </w:t>
      </w:r>
      <w:r w:rsidRPr="0075606C">
        <w:rPr>
          <w:rFonts w:ascii="Times New Roman" w:eastAsia="Georgia" w:hAnsi="Times New Roman" w:cs="Times New Roman"/>
          <w:bCs/>
          <w:i/>
          <w:sz w:val="24"/>
          <w:szCs w:val="24"/>
          <w:lang w:val="en-US"/>
        </w:rPr>
        <w:t>Confirmed putative</w:t>
      </w:r>
      <w:r w:rsidR="0034144A" w:rsidRPr="0075606C">
        <w:rPr>
          <w:rFonts w:ascii="Times New Roman" w:eastAsia="Georgia" w:hAnsi="Times New Roman" w:cs="Times New Roman"/>
          <w:bCs/>
          <w:i/>
          <w:sz w:val="24"/>
          <w:szCs w:val="24"/>
          <w:lang w:val="en-US"/>
        </w:rPr>
        <w:t xml:space="preserve"> embedded</w:t>
      </w:r>
      <w:r w:rsidR="00EB54C8" w:rsidRPr="0075606C">
        <w:rPr>
          <w:rFonts w:ascii="Times New Roman" w:eastAsia="Georgia" w:hAnsi="Times New Roman" w:cs="Times New Roman"/>
          <w:bCs/>
          <w:i/>
          <w:sz w:val="24"/>
          <w:szCs w:val="24"/>
          <w:lang w:val="en-US"/>
        </w:rPr>
        <w:t xml:space="preserve"> </w:t>
      </w:r>
      <w:r w:rsidR="0034144A" w:rsidRPr="0075606C">
        <w:rPr>
          <w:rFonts w:ascii="Times New Roman" w:eastAsia="Georgia" w:hAnsi="Times New Roman" w:cs="Times New Roman"/>
          <w:bCs/>
          <w:i/>
          <w:sz w:val="24"/>
          <w:szCs w:val="24"/>
          <w:lang w:val="en-US"/>
        </w:rPr>
        <w:t>m</w:t>
      </w:r>
      <w:r w:rsidR="00EB54C8" w:rsidRPr="0075606C">
        <w:rPr>
          <w:rFonts w:ascii="Times New Roman" w:eastAsia="Georgia" w:hAnsi="Times New Roman" w:cs="Times New Roman"/>
          <w:bCs/>
          <w:i/>
          <w:sz w:val="24"/>
          <w:szCs w:val="24"/>
          <w:lang w:val="en-US"/>
        </w:rPr>
        <w:t>RNAs</w:t>
      </w:r>
      <w:r w:rsidRPr="0075606C">
        <w:rPr>
          <w:rFonts w:ascii="Times New Roman" w:eastAsia="Georgia" w:hAnsi="Times New Roman" w:cs="Times New Roman"/>
          <w:bCs/>
          <w:sz w:val="24"/>
          <w:szCs w:val="24"/>
          <w:lang w:val="en-US"/>
        </w:rPr>
        <w:t>: highlights previously annotated transcripts that met the 5% relative abundance threshold in CAGE data (compared to the canonical transcript), which was a</w:t>
      </w:r>
      <w:r w:rsidR="00F335AE" w:rsidRPr="0075606C">
        <w:rPr>
          <w:rFonts w:ascii="Times New Roman" w:eastAsia="Georgia" w:hAnsi="Times New Roman" w:cs="Times New Roman"/>
          <w:bCs/>
          <w:sz w:val="24"/>
          <w:szCs w:val="24"/>
          <w:lang w:val="en-US"/>
        </w:rPr>
        <w:t>pplied to novel putative mRNAs.</w:t>
      </w:r>
    </w:p>
    <w:p w14:paraId="7D67D122" w14:textId="33E1C442" w:rsidR="00AE0FB0" w:rsidRPr="0075606C" w:rsidRDefault="00CF1EC1" w:rsidP="00573600">
      <w:pPr>
        <w:spacing w:after="120" w:line="240" w:lineRule="auto"/>
        <w:jc w:val="both"/>
        <w:rPr>
          <w:rFonts w:ascii="Times New Roman" w:hAnsi="Times New Roman" w:cs="Times New Roman"/>
          <w:b/>
          <w:sz w:val="24"/>
          <w:lang w:val="en-US"/>
        </w:rPr>
      </w:pPr>
      <w:r w:rsidRPr="0075606C">
        <w:rPr>
          <w:rFonts w:ascii="Times New Roman" w:hAnsi="Times New Roman" w:cs="Times New Roman"/>
          <w:b/>
          <w:sz w:val="24"/>
          <w:lang w:val="en-US"/>
        </w:rPr>
        <w:t>Supplementary Table S5</w:t>
      </w:r>
      <w:r w:rsidR="00EE0085" w:rsidRPr="0075606C">
        <w:rPr>
          <w:rFonts w:ascii="Times New Roman" w:hAnsi="Times New Roman" w:cs="Times New Roman"/>
          <w:b/>
          <w:sz w:val="24"/>
          <w:lang w:val="en-US"/>
        </w:rPr>
        <w:t xml:space="preserve">. TSS, TES and </w:t>
      </w:r>
      <w:r w:rsidR="00E871D1" w:rsidRPr="0075606C">
        <w:rPr>
          <w:rFonts w:ascii="Times New Roman" w:hAnsi="Times New Roman" w:cs="Times New Roman"/>
          <w:b/>
          <w:sz w:val="24"/>
          <w:lang w:val="en-US"/>
        </w:rPr>
        <w:t>t</w:t>
      </w:r>
      <w:r w:rsidR="00BE1507" w:rsidRPr="0075606C">
        <w:rPr>
          <w:rFonts w:ascii="Times New Roman" w:hAnsi="Times New Roman" w:cs="Times New Roman"/>
          <w:b/>
          <w:sz w:val="24"/>
          <w:lang w:val="en-US"/>
        </w:rPr>
        <w:t>ranscript</w:t>
      </w:r>
      <w:r w:rsidR="00EE0085" w:rsidRPr="0075606C">
        <w:rPr>
          <w:rFonts w:ascii="Times New Roman" w:hAnsi="Times New Roman" w:cs="Times New Roman"/>
          <w:b/>
          <w:sz w:val="24"/>
          <w:lang w:val="en-US"/>
        </w:rPr>
        <w:t xml:space="preserve"> abundances in the time-resolved dcDNA</w:t>
      </w:r>
      <w:r w:rsidR="00D94003" w:rsidRPr="0075606C">
        <w:rPr>
          <w:rFonts w:ascii="Times New Roman" w:hAnsi="Times New Roman" w:cs="Times New Roman"/>
          <w:b/>
          <w:sz w:val="24"/>
          <w:lang w:val="en-US"/>
        </w:rPr>
        <w:t>-Seq</w:t>
      </w:r>
      <w:r w:rsidR="00EE0085" w:rsidRPr="0075606C">
        <w:rPr>
          <w:rFonts w:ascii="Times New Roman" w:hAnsi="Times New Roman" w:cs="Times New Roman"/>
          <w:b/>
          <w:sz w:val="24"/>
          <w:lang w:val="en-US"/>
        </w:rPr>
        <w:t xml:space="preserve"> datasets and </w:t>
      </w:r>
      <w:r w:rsidR="00EE0085" w:rsidRPr="0075606C">
        <w:rPr>
          <w:rFonts w:ascii="Times New Roman" w:hAnsi="Times New Roman" w:cs="Times New Roman"/>
          <w:b/>
          <w:i/>
          <w:sz w:val="24"/>
          <w:lang w:val="en-US"/>
        </w:rPr>
        <w:t>de novo</w:t>
      </w:r>
      <w:r w:rsidR="00EE0085" w:rsidRPr="0075606C">
        <w:rPr>
          <w:rFonts w:ascii="Times New Roman" w:hAnsi="Times New Roman" w:cs="Times New Roman"/>
          <w:b/>
          <w:sz w:val="24"/>
          <w:lang w:val="en-US"/>
        </w:rPr>
        <w:t xml:space="preserve"> clustering results</w:t>
      </w:r>
      <w:r w:rsidR="00AE0FB0" w:rsidRPr="0075606C">
        <w:rPr>
          <w:rFonts w:ascii="Times New Roman" w:hAnsi="Times New Roman" w:cs="Times New Roman"/>
          <w:b/>
          <w:sz w:val="24"/>
          <w:lang w:val="en-US"/>
        </w:rPr>
        <w:t xml:space="preserve"> </w:t>
      </w:r>
    </w:p>
    <w:p w14:paraId="61B15E44" w14:textId="77777777" w:rsidR="00F53B3C" w:rsidRPr="0075606C" w:rsidRDefault="00F53B3C"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This table consists of four sheets presenting EHV-1 gene-level abundances at multiple infection time points (1 to 48 hpi) along with their </w:t>
      </w:r>
      <w:r w:rsidRPr="0075606C">
        <w:rPr>
          <w:rFonts w:ascii="Times New Roman" w:eastAsia="Times New Roman" w:hAnsi="Times New Roman" w:cs="Times New Roman"/>
          <w:i/>
          <w:sz w:val="24"/>
          <w:szCs w:val="24"/>
          <w:lang w:val="en-US" w:eastAsia="en-GB"/>
        </w:rPr>
        <w:t>de novo</w:t>
      </w:r>
      <w:r w:rsidRPr="0075606C">
        <w:rPr>
          <w:rFonts w:ascii="Times New Roman" w:eastAsia="Times New Roman" w:hAnsi="Times New Roman" w:cs="Times New Roman"/>
          <w:sz w:val="24"/>
          <w:szCs w:val="24"/>
          <w:lang w:val="en-US" w:eastAsia="en-GB"/>
        </w:rPr>
        <w:t xml:space="preserve"> clustering results. Each row includes the gene or its canonical TSS or TES, its preassigned kinetic class (IE/E/L/unknown), and the </w:t>
      </w:r>
      <w:r w:rsidRPr="0075606C">
        <w:rPr>
          <w:rFonts w:ascii="Times New Roman" w:eastAsia="Times New Roman" w:hAnsi="Times New Roman" w:cs="Times New Roman"/>
          <w:i/>
          <w:sz w:val="24"/>
          <w:szCs w:val="24"/>
          <w:lang w:val="en-US" w:eastAsia="en-GB"/>
        </w:rPr>
        <w:t>de novo</w:t>
      </w:r>
      <w:r w:rsidRPr="0075606C">
        <w:rPr>
          <w:rFonts w:ascii="Times New Roman" w:eastAsia="Times New Roman" w:hAnsi="Times New Roman" w:cs="Times New Roman"/>
          <w:sz w:val="24"/>
          <w:szCs w:val="24"/>
          <w:lang w:val="en-US" w:eastAsia="en-GB"/>
        </w:rPr>
        <w:t xml:space="preserve"> cluster assignment. The columns labeled EHV-1_[Time]_[Rep] indicate viral read count–normalized abundances for each replicate (Rep) at the given time (Time).</w:t>
      </w:r>
    </w:p>
    <w:p w14:paraId="2B200292" w14:textId="4FE1C050" w:rsidR="00F53B3C"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A</w:t>
      </w:r>
      <w:r w:rsidR="00F53B3C" w:rsidRPr="0075606C">
        <w:rPr>
          <w:rFonts w:ascii="Times New Roman" w:eastAsia="Times New Roman" w:hAnsi="Times New Roman" w:cs="Times New Roman"/>
          <w:sz w:val="24"/>
          <w:szCs w:val="24"/>
          <w:lang w:val="en-US" w:eastAsia="en-GB"/>
        </w:rPr>
        <w:t xml:space="preserve">: </w:t>
      </w:r>
      <w:r w:rsidR="00F53B3C" w:rsidRPr="0075606C">
        <w:rPr>
          <w:rFonts w:ascii="Times New Roman" w:eastAsia="Times New Roman" w:hAnsi="Times New Roman" w:cs="Times New Roman"/>
          <w:i/>
          <w:sz w:val="24"/>
          <w:szCs w:val="24"/>
          <w:lang w:val="en-US" w:eastAsia="en-GB"/>
        </w:rPr>
        <w:t>TSS-Only:</w:t>
      </w:r>
      <w:r w:rsidR="00F53B3C" w:rsidRPr="0075606C">
        <w:rPr>
          <w:rFonts w:ascii="Times New Roman" w:eastAsia="Times New Roman" w:hAnsi="Times New Roman" w:cs="Times New Roman"/>
          <w:sz w:val="24"/>
          <w:szCs w:val="24"/>
          <w:lang w:val="en-US" w:eastAsia="en-GB"/>
        </w:rPr>
        <w:t xml:space="preserve"> Contains reads covering the canonical TSS, regardless of TES overlap.</w:t>
      </w:r>
    </w:p>
    <w:p w14:paraId="060F5377" w14:textId="3FA47AD9" w:rsidR="00F53B3C"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B</w:t>
      </w:r>
      <w:r w:rsidR="00F53B3C" w:rsidRPr="0075606C">
        <w:rPr>
          <w:rFonts w:ascii="Times New Roman" w:eastAsia="Times New Roman" w:hAnsi="Times New Roman" w:cs="Times New Roman"/>
          <w:sz w:val="24"/>
          <w:szCs w:val="24"/>
          <w:lang w:val="en-US" w:eastAsia="en-GB"/>
        </w:rPr>
        <w:t xml:space="preserve">: </w:t>
      </w:r>
      <w:r w:rsidR="00F53B3C" w:rsidRPr="0075606C">
        <w:rPr>
          <w:rFonts w:ascii="Times New Roman" w:eastAsia="Times New Roman" w:hAnsi="Times New Roman" w:cs="Times New Roman"/>
          <w:i/>
          <w:sz w:val="24"/>
          <w:szCs w:val="24"/>
          <w:lang w:val="en-US" w:eastAsia="en-GB"/>
        </w:rPr>
        <w:t>TES-Only</w:t>
      </w:r>
      <w:r w:rsidR="00F53B3C" w:rsidRPr="0075606C">
        <w:rPr>
          <w:rFonts w:ascii="Times New Roman" w:eastAsia="Times New Roman" w:hAnsi="Times New Roman" w:cs="Times New Roman"/>
          <w:sz w:val="24"/>
          <w:szCs w:val="24"/>
          <w:lang w:val="en-US" w:eastAsia="en-GB"/>
        </w:rPr>
        <w:t>: Contains reads covering the canonical TES, regardless of TSS overlap.</w:t>
      </w:r>
    </w:p>
    <w:p w14:paraId="2409AFEC" w14:textId="37E18509" w:rsidR="00CF1EC1" w:rsidRPr="0075606C" w:rsidRDefault="00CF1EC1"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C:</w:t>
      </w:r>
      <w:r w:rsidRPr="0075606C">
        <w:rPr>
          <w:rFonts w:ascii="Times New Roman" w:eastAsia="Times New Roman" w:hAnsi="Times New Roman" w:cs="Times New Roman"/>
          <w:sz w:val="24"/>
          <w:szCs w:val="24"/>
          <w:lang w:val="en-US" w:eastAsia="en-GB"/>
        </w:rPr>
        <w:t xml:space="preserve"> </w:t>
      </w:r>
      <w:r w:rsidR="00BE1507" w:rsidRPr="0075606C">
        <w:rPr>
          <w:rFonts w:ascii="Times New Roman" w:eastAsia="Times New Roman" w:hAnsi="Times New Roman" w:cs="Times New Roman"/>
          <w:i/>
          <w:sz w:val="24"/>
          <w:szCs w:val="24"/>
          <w:lang w:val="en-US" w:eastAsia="en-GB"/>
        </w:rPr>
        <w:t>Transcript</w:t>
      </w:r>
      <w:r w:rsidRPr="0075606C">
        <w:rPr>
          <w:rFonts w:ascii="Times New Roman" w:eastAsia="Times New Roman" w:hAnsi="Times New Roman" w:cs="Times New Roman"/>
          <w:i/>
          <w:sz w:val="24"/>
          <w:szCs w:val="24"/>
          <w:lang w:val="en-US" w:eastAsia="en-GB"/>
        </w:rPr>
        <w:t xml:space="preserve"> Dynamics (TSS+TES):</w:t>
      </w:r>
      <w:r w:rsidRPr="0075606C">
        <w:rPr>
          <w:rFonts w:ascii="Times New Roman" w:eastAsia="Times New Roman" w:hAnsi="Times New Roman" w:cs="Times New Roman"/>
          <w:sz w:val="24"/>
          <w:szCs w:val="24"/>
          <w:lang w:val="en-US" w:eastAsia="en-GB"/>
        </w:rPr>
        <w:t xml:space="preserve"> Contains only reads overlapping both the canonical TSS and TES.</w:t>
      </w:r>
    </w:p>
    <w:p w14:paraId="08376B6D" w14:textId="1D4B445E" w:rsidR="001A12EC" w:rsidRPr="0075606C" w:rsidRDefault="00F53B3C" w:rsidP="00573600">
      <w:pPr>
        <w:spacing w:after="120" w:line="240" w:lineRule="auto"/>
        <w:jc w:val="both"/>
        <w:rPr>
          <w:rFonts w:ascii="Times New Roman" w:eastAsia="Times New Roman" w:hAnsi="Times New Roman" w:cs="Times New Roman"/>
          <w:sz w:val="24"/>
          <w:szCs w:val="24"/>
          <w:lang w:val="en-US" w:eastAsia="en-GB"/>
        </w:rPr>
      </w:pP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Sheet D</w:t>
      </w:r>
      <w:r w:rsidRPr="0075606C">
        <w:rPr>
          <w:rFonts w:ascii="Times New Roman" w:eastAsia="Times New Roman" w:hAnsi="Times New Roman" w:cs="Times New Roman"/>
          <w:sz w:val="24"/>
          <w:szCs w:val="24"/>
          <w:lang w:val="en-US" w:eastAsia="en-GB"/>
        </w:rPr>
        <w:t xml:space="preserve">: </w:t>
      </w:r>
      <w:r w:rsidRPr="0075606C">
        <w:rPr>
          <w:rFonts w:ascii="Times New Roman" w:eastAsia="Times New Roman" w:hAnsi="Times New Roman" w:cs="Times New Roman"/>
          <w:i/>
          <w:sz w:val="24"/>
          <w:szCs w:val="24"/>
          <w:lang w:val="en-US" w:eastAsia="en-GB"/>
        </w:rPr>
        <w:t>Non-Normalized</w:t>
      </w:r>
      <w:r w:rsidRPr="0075606C">
        <w:rPr>
          <w:rFonts w:ascii="Times New Roman" w:eastAsia="Times New Roman" w:hAnsi="Times New Roman" w:cs="Times New Roman"/>
          <w:sz w:val="24"/>
          <w:szCs w:val="24"/>
          <w:lang w:val="en-US" w:eastAsia="en-GB"/>
        </w:rPr>
        <w:t>: Contains all raw dcDNA-Seq counts, including TSS and TES. Empty fields represent cases where either the TSS or the TES did not overlap.</w:t>
      </w:r>
    </w:p>
    <w:sectPr w:rsidR="001A12EC" w:rsidRPr="0075606C" w:rsidSect="007460B5">
      <w:footerReference w:type="default" r:id="rId13"/>
      <w:pgSz w:w="11909" w:h="16834"/>
      <w:pgMar w:top="1134" w:right="1136" w:bottom="1440" w:left="1276"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6C8DC8" w14:textId="77777777" w:rsidR="00343EE2" w:rsidRDefault="00343EE2" w:rsidP="000F791F">
      <w:pPr>
        <w:spacing w:line="240" w:lineRule="auto"/>
      </w:pPr>
      <w:r>
        <w:separator/>
      </w:r>
    </w:p>
  </w:endnote>
  <w:endnote w:type="continuationSeparator" w:id="0">
    <w:p w14:paraId="54AF32FD" w14:textId="77777777" w:rsidR="00343EE2" w:rsidRDefault="00343EE2" w:rsidP="000F791F">
      <w:pPr>
        <w:spacing w:line="240" w:lineRule="auto"/>
      </w:pPr>
      <w:r>
        <w:continuationSeparator/>
      </w:r>
    </w:p>
  </w:endnote>
  <w:endnote w:type="continuationNotice" w:id="1">
    <w:p w14:paraId="29E7C635" w14:textId="77777777" w:rsidR="00343EE2" w:rsidRDefault="00343EE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Palatino Linotype">
    <w:panose1 w:val="02040502050505030304"/>
    <w:charset w:val="EE"/>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EE"/>
    <w:family w:val="swiss"/>
    <w:pitch w:val="variable"/>
    <w:sig w:usb0="E4002EFF" w:usb1="C000E47F" w:usb2="00000009" w:usb3="00000000" w:csb0="000001FF" w:csb1="00000000"/>
  </w:font>
  <w:font w:name="Liberation Serif">
    <w:altName w:val="Times New Roman"/>
    <w:charset w:val="EE"/>
    <w:family w:val="roman"/>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Cambria"/>
    <w:charset w:val="01"/>
    <w:family w:val="auto"/>
    <w:pitch w:val="variable"/>
  </w:font>
  <w:font w:name="Georgia">
    <w:panose1 w:val="02040502050405020303"/>
    <w:charset w:val="EE"/>
    <w:family w:val="roman"/>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5097459"/>
      <w:docPartObj>
        <w:docPartGallery w:val="Page Numbers (Bottom of Page)"/>
        <w:docPartUnique/>
      </w:docPartObj>
    </w:sdtPr>
    <w:sdtEndPr/>
    <w:sdtContent>
      <w:p w14:paraId="2CC79B49" w14:textId="2026BEEA" w:rsidR="00E33DD4" w:rsidRDefault="00E33DD4">
        <w:pPr>
          <w:pStyle w:val="llb"/>
          <w:jc w:val="center"/>
        </w:pPr>
        <w:r w:rsidRPr="00D741E1">
          <w:rPr>
            <w:rFonts w:ascii="Times New Roman" w:hAnsi="Times New Roman" w:cs="Times New Roman"/>
            <w:sz w:val="24"/>
            <w:szCs w:val="24"/>
          </w:rPr>
          <w:fldChar w:fldCharType="begin"/>
        </w:r>
        <w:r w:rsidRPr="00D741E1">
          <w:rPr>
            <w:rFonts w:ascii="Times New Roman" w:hAnsi="Times New Roman" w:cs="Times New Roman"/>
            <w:sz w:val="24"/>
            <w:szCs w:val="24"/>
          </w:rPr>
          <w:instrText>PAGE   \* MERGEFORMAT</w:instrText>
        </w:r>
        <w:r w:rsidRPr="00D741E1">
          <w:rPr>
            <w:rFonts w:ascii="Times New Roman" w:hAnsi="Times New Roman" w:cs="Times New Roman"/>
            <w:sz w:val="24"/>
            <w:szCs w:val="24"/>
          </w:rPr>
          <w:fldChar w:fldCharType="separate"/>
        </w:r>
        <w:r w:rsidR="008812F6" w:rsidRPr="008812F6">
          <w:rPr>
            <w:rFonts w:ascii="Times New Roman" w:hAnsi="Times New Roman" w:cs="Times New Roman"/>
            <w:noProof/>
            <w:sz w:val="24"/>
            <w:szCs w:val="24"/>
            <w:lang w:val="hu-HU"/>
          </w:rPr>
          <w:t>21</w:t>
        </w:r>
        <w:r w:rsidRPr="00D741E1">
          <w:rPr>
            <w:rFonts w:ascii="Times New Roman" w:hAnsi="Times New Roman" w:cs="Times New Roman"/>
            <w:sz w:val="24"/>
            <w:szCs w:val="24"/>
          </w:rPr>
          <w:fldChar w:fldCharType="end"/>
        </w:r>
      </w:p>
    </w:sdtContent>
  </w:sdt>
  <w:p w14:paraId="6662982C" w14:textId="77777777" w:rsidR="00E33DD4" w:rsidRDefault="00E33DD4">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BE16B3" w14:textId="77777777" w:rsidR="00343EE2" w:rsidRDefault="00343EE2" w:rsidP="000F791F">
      <w:pPr>
        <w:spacing w:line="240" w:lineRule="auto"/>
      </w:pPr>
      <w:r>
        <w:separator/>
      </w:r>
    </w:p>
  </w:footnote>
  <w:footnote w:type="continuationSeparator" w:id="0">
    <w:p w14:paraId="294D357E" w14:textId="77777777" w:rsidR="00343EE2" w:rsidRDefault="00343EE2" w:rsidP="000F791F">
      <w:pPr>
        <w:spacing w:line="240" w:lineRule="auto"/>
      </w:pPr>
      <w:r>
        <w:continuationSeparator/>
      </w:r>
    </w:p>
  </w:footnote>
  <w:footnote w:type="continuationNotice" w:id="1">
    <w:p w14:paraId="2304D208" w14:textId="77777777" w:rsidR="00343EE2" w:rsidRDefault="00343EE2">
      <w:pPr>
        <w:spacing w:line="240" w:lineRule="auto"/>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062E7"/>
    <w:multiLevelType w:val="hybridMultilevel"/>
    <w:tmpl w:val="163664F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B203FF9"/>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F9E22D8"/>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FAB229B"/>
    <w:multiLevelType w:val="multilevel"/>
    <w:tmpl w:val="95D4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6B08"/>
    <w:multiLevelType w:val="hybridMultilevel"/>
    <w:tmpl w:val="ABDCA7E4"/>
    <w:lvl w:ilvl="0" w:tplc="040E0011">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4644EE6"/>
    <w:multiLevelType w:val="hybridMultilevel"/>
    <w:tmpl w:val="864EED6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2AAF2A8D"/>
    <w:multiLevelType w:val="hybridMultilevel"/>
    <w:tmpl w:val="5DECB810"/>
    <w:lvl w:ilvl="0" w:tplc="C1FA1696">
      <w:start w:val="1"/>
      <w:numFmt w:val="decimal"/>
      <w:lvlText w:val="(%1)"/>
      <w:lvlJc w:val="left"/>
      <w:pPr>
        <w:ind w:left="720" w:hanging="360"/>
      </w:pPr>
      <w:rPr>
        <w:rFonts w:ascii="Times New Roman" w:eastAsia="Arial"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AE542A"/>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2F174C79"/>
    <w:multiLevelType w:val="hybridMultilevel"/>
    <w:tmpl w:val="0F86D7BA"/>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72D53F9"/>
    <w:multiLevelType w:val="hybridMultilevel"/>
    <w:tmpl w:val="BB9CFE62"/>
    <w:lvl w:ilvl="0" w:tplc="01D835EA">
      <w:numFmt w:val="bullet"/>
      <w:lvlText w:val="-"/>
      <w:lvlJc w:val="left"/>
      <w:pPr>
        <w:ind w:left="720" w:hanging="360"/>
      </w:pPr>
      <w:rPr>
        <w:rFonts w:ascii="Times New Roman" w:eastAsia="Times"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7D44450"/>
    <w:multiLevelType w:val="hybridMultilevel"/>
    <w:tmpl w:val="F43071DE"/>
    <w:lvl w:ilvl="0" w:tplc="0F2A15DC">
      <w:start w:val="1"/>
      <w:numFmt w:val="bullet"/>
      <w:lvlText w:val=""/>
      <w:lvlJc w:val="left"/>
      <w:pPr>
        <w:ind w:left="720" w:hanging="360"/>
      </w:pPr>
      <w:rPr>
        <w:rFonts w:ascii="Wingdings" w:eastAsia="Arial" w:hAnsi="Wingdings"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8232BBF"/>
    <w:multiLevelType w:val="hybridMultilevel"/>
    <w:tmpl w:val="FF2AAA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A4A3F4C"/>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A7C46B6"/>
    <w:multiLevelType w:val="hybridMultilevel"/>
    <w:tmpl w:val="FA461BAA"/>
    <w:lvl w:ilvl="0" w:tplc="FD52DAD6">
      <w:start w:val="1"/>
      <w:numFmt w:val="decimal"/>
      <w:lvlText w:val="(%1)"/>
      <w:lvlJc w:val="left"/>
      <w:pPr>
        <w:ind w:left="660" w:hanging="360"/>
      </w:pPr>
      <w:rPr>
        <w:rFonts w:hint="default"/>
      </w:rPr>
    </w:lvl>
    <w:lvl w:ilvl="1" w:tplc="040E0019" w:tentative="1">
      <w:start w:val="1"/>
      <w:numFmt w:val="lowerLetter"/>
      <w:lvlText w:val="%2."/>
      <w:lvlJc w:val="left"/>
      <w:pPr>
        <w:ind w:left="1380" w:hanging="360"/>
      </w:pPr>
    </w:lvl>
    <w:lvl w:ilvl="2" w:tplc="040E001B" w:tentative="1">
      <w:start w:val="1"/>
      <w:numFmt w:val="lowerRoman"/>
      <w:lvlText w:val="%3."/>
      <w:lvlJc w:val="right"/>
      <w:pPr>
        <w:ind w:left="2100" w:hanging="180"/>
      </w:pPr>
    </w:lvl>
    <w:lvl w:ilvl="3" w:tplc="040E000F" w:tentative="1">
      <w:start w:val="1"/>
      <w:numFmt w:val="decimal"/>
      <w:lvlText w:val="%4."/>
      <w:lvlJc w:val="left"/>
      <w:pPr>
        <w:ind w:left="2820" w:hanging="360"/>
      </w:pPr>
    </w:lvl>
    <w:lvl w:ilvl="4" w:tplc="040E0019" w:tentative="1">
      <w:start w:val="1"/>
      <w:numFmt w:val="lowerLetter"/>
      <w:lvlText w:val="%5."/>
      <w:lvlJc w:val="left"/>
      <w:pPr>
        <w:ind w:left="3540" w:hanging="360"/>
      </w:pPr>
    </w:lvl>
    <w:lvl w:ilvl="5" w:tplc="040E001B" w:tentative="1">
      <w:start w:val="1"/>
      <w:numFmt w:val="lowerRoman"/>
      <w:lvlText w:val="%6."/>
      <w:lvlJc w:val="right"/>
      <w:pPr>
        <w:ind w:left="4260" w:hanging="180"/>
      </w:pPr>
    </w:lvl>
    <w:lvl w:ilvl="6" w:tplc="040E000F" w:tentative="1">
      <w:start w:val="1"/>
      <w:numFmt w:val="decimal"/>
      <w:lvlText w:val="%7."/>
      <w:lvlJc w:val="left"/>
      <w:pPr>
        <w:ind w:left="4980" w:hanging="360"/>
      </w:pPr>
    </w:lvl>
    <w:lvl w:ilvl="7" w:tplc="040E0019" w:tentative="1">
      <w:start w:val="1"/>
      <w:numFmt w:val="lowerLetter"/>
      <w:lvlText w:val="%8."/>
      <w:lvlJc w:val="left"/>
      <w:pPr>
        <w:ind w:left="5700" w:hanging="360"/>
      </w:pPr>
    </w:lvl>
    <w:lvl w:ilvl="8" w:tplc="040E001B" w:tentative="1">
      <w:start w:val="1"/>
      <w:numFmt w:val="lowerRoman"/>
      <w:lvlText w:val="%9."/>
      <w:lvlJc w:val="right"/>
      <w:pPr>
        <w:ind w:left="6420" w:hanging="180"/>
      </w:pPr>
    </w:lvl>
  </w:abstractNum>
  <w:abstractNum w:abstractNumId="14" w15:restartNumberingAfterBreak="0">
    <w:nsid w:val="4C0E7EB9"/>
    <w:multiLevelType w:val="multilevel"/>
    <w:tmpl w:val="AE0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83FC4"/>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C323C98"/>
    <w:multiLevelType w:val="multilevel"/>
    <w:tmpl w:val="BF8E3C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5E77574C"/>
    <w:multiLevelType w:val="hybridMultilevel"/>
    <w:tmpl w:val="A81E3B2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650F47A1"/>
    <w:multiLevelType w:val="multilevel"/>
    <w:tmpl w:val="5C0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30DF9"/>
    <w:multiLevelType w:val="hybridMultilevel"/>
    <w:tmpl w:val="7958BC8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6F961142"/>
    <w:multiLevelType w:val="hybridMultilevel"/>
    <w:tmpl w:val="96E8B6D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21E3906"/>
    <w:multiLevelType w:val="hybridMultilevel"/>
    <w:tmpl w:val="C324C4B4"/>
    <w:lvl w:ilvl="0" w:tplc="040E0011">
      <w:start w:val="1"/>
      <w:numFmt w:val="decimal"/>
      <w:lvlText w:val="%1)"/>
      <w:lvlJc w:val="left"/>
      <w:pPr>
        <w:ind w:left="720" w:hanging="360"/>
      </w:pPr>
    </w:lvl>
    <w:lvl w:ilvl="1" w:tplc="040E0019">
      <w:start w:val="1"/>
      <w:numFmt w:val="lowerLetter"/>
      <w:lvlText w:val="%2."/>
      <w:lvlJc w:val="left"/>
      <w:pPr>
        <w:ind w:left="1440" w:hanging="360"/>
      </w:pPr>
    </w:lvl>
    <w:lvl w:ilvl="2" w:tplc="040E001B">
      <w:start w:val="1"/>
      <w:numFmt w:val="lowerRoman"/>
      <w:lvlText w:val="%3."/>
      <w:lvlJc w:val="right"/>
      <w:pPr>
        <w:ind w:left="2160" w:hanging="180"/>
      </w:pPr>
    </w:lvl>
    <w:lvl w:ilvl="3" w:tplc="040E000F">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2" w15:restartNumberingAfterBreak="0">
    <w:nsid w:val="7DD7634A"/>
    <w:multiLevelType w:val="hybridMultilevel"/>
    <w:tmpl w:val="3B906BA4"/>
    <w:lvl w:ilvl="0" w:tplc="511E6B0C">
      <w:start w:val="3"/>
      <w:numFmt w:val="bullet"/>
      <w:lvlText w:val="-"/>
      <w:lvlJc w:val="left"/>
      <w:pPr>
        <w:ind w:left="720" w:hanging="360"/>
      </w:pPr>
      <w:rPr>
        <w:rFonts w:ascii="Times New Roman" w:eastAsia="Arial" w:hAnsi="Times New Roman" w:cs="Times New Roman" w:hint="default"/>
        <w:b w:val="0"/>
        <w:i/>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16"/>
  </w:num>
  <w:num w:numId="4">
    <w:abstractNumId w:val="8"/>
  </w:num>
  <w:num w:numId="5">
    <w:abstractNumId w:val="9"/>
  </w:num>
  <w:num w:numId="6">
    <w:abstractNumId w:val="12"/>
  </w:num>
  <w:num w:numId="7">
    <w:abstractNumId w:val="19"/>
  </w:num>
  <w:num w:numId="8">
    <w:abstractNumId w:val="7"/>
  </w:num>
  <w:num w:numId="9">
    <w:abstractNumId w:val="2"/>
  </w:num>
  <w:num w:numId="10">
    <w:abstractNumId w:val="22"/>
  </w:num>
  <w:num w:numId="11">
    <w:abstractNumId w:val="15"/>
  </w:num>
  <w:num w:numId="12">
    <w:abstractNumId w:val="1"/>
  </w:num>
  <w:num w:numId="13">
    <w:abstractNumId w:val="10"/>
  </w:num>
  <w:num w:numId="14">
    <w:abstractNumId w:val="17"/>
  </w:num>
  <w:num w:numId="15">
    <w:abstractNumId w:val="14"/>
  </w:num>
  <w:num w:numId="16">
    <w:abstractNumId w:val="0"/>
  </w:num>
  <w:num w:numId="17">
    <w:abstractNumId w:val="6"/>
  </w:num>
  <w:num w:numId="18">
    <w:abstractNumId w:val="3"/>
  </w:num>
  <w:num w:numId="19">
    <w:abstractNumId w:val="11"/>
  </w:num>
  <w:num w:numId="20">
    <w:abstractNumId w:val="5"/>
  </w:num>
  <w:num w:numId="21">
    <w:abstractNumId w:val="21"/>
  </w:num>
  <w:num w:numId="22">
    <w:abstractNumId w:val="4"/>
  </w:num>
  <w:num w:numId="23">
    <w:abstractNumId w:val="1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ombácz Dóra">
    <w15:presenceInfo w15:providerId="None" w15:userId="Tombácz Dó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ocumentProtection w:edit="trackedChanges" w:enforcement="1" w:cryptProviderType="rsaFull" w:cryptAlgorithmClass="hash" w:cryptAlgorithmType="typeAny" w:cryptAlgorithmSid="4" w:cryptSpinCount="100000" w:hash="u4FTAs4+61W0qo1+Dy9kq6bBE8k=" w:salt="uVRaifr2Bb3RG7aoddhG5g=="/>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336"/>
    <w:rsid w:val="0000065F"/>
    <w:rsid w:val="00002E0E"/>
    <w:rsid w:val="0000302C"/>
    <w:rsid w:val="00003A03"/>
    <w:rsid w:val="0000520E"/>
    <w:rsid w:val="00005483"/>
    <w:rsid w:val="0000603B"/>
    <w:rsid w:val="00010030"/>
    <w:rsid w:val="0001220B"/>
    <w:rsid w:val="00012772"/>
    <w:rsid w:val="0001446D"/>
    <w:rsid w:val="00015C1D"/>
    <w:rsid w:val="00017EB6"/>
    <w:rsid w:val="000201D7"/>
    <w:rsid w:val="00020570"/>
    <w:rsid w:val="00020EB6"/>
    <w:rsid w:val="00021064"/>
    <w:rsid w:val="0002342D"/>
    <w:rsid w:val="00023769"/>
    <w:rsid w:val="00023EDB"/>
    <w:rsid w:val="00024CB0"/>
    <w:rsid w:val="0002647A"/>
    <w:rsid w:val="00027603"/>
    <w:rsid w:val="000277DC"/>
    <w:rsid w:val="000308B2"/>
    <w:rsid w:val="00031440"/>
    <w:rsid w:val="000318F7"/>
    <w:rsid w:val="0003248D"/>
    <w:rsid w:val="00032EE4"/>
    <w:rsid w:val="000345E4"/>
    <w:rsid w:val="00036666"/>
    <w:rsid w:val="00037CBB"/>
    <w:rsid w:val="00040C4E"/>
    <w:rsid w:val="00041013"/>
    <w:rsid w:val="00041E81"/>
    <w:rsid w:val="0004221A"/>
    <w:rsid w:val="000437E2"/>
    <w:rsid w:val="00043D79"/>
    <w:rsid w:val="00045469"/>
    <w:rsid w:val="00045DFC"/>
    <w:rsid w:val="00046C7C"/>
    <w:rsid w:val="00047973"/>
    <w:rsid w:val="00047BA0"/>
    <w:rsid w:val="00047D25"/>
    <w:rsid w:val="0005179F"/>
    <w:rsid w:val="00051898"/>
    <w:rsid w:val="000532CD"/>
    <w:rsid w:val="00053ACB"/>
    <w:rsid w:val="00054036"/>
    <w:rsid w:val="00054BD8"/>
    <w:rsid w:val="00055E57"/>
    <w:rsid w:val="00056444"/>
    <w:rsid w:val="00056B47"/>
    <w:rsid w:val="000601F7"/>
    <w:rsid w:val="000623ED"/>
    <w:rsid w:val="00062753"/>
    <w:rsid w:val="00062F61"/>
    <w:rsid w:val="00063753"/>
    <w:rsid w:val="00064B90"/>
    <w:rsid w:val="000665CC"/>
    <w:rsid w:val="00066910"/>
    <w:rsid w:val="00066B87"/>
    <w:rsid w:val="00067DCE"/>
    <w:rsid w:val="00067E62"/>
    <w:rsid w:val="000706D7"/>
    <w:rsid w:val="000709E5"/>
    <w:rsid w:val="000727A2"/>
    <w:rsid w:val="00072FF0"/>
    <w:rsid w:val="00073756"/>
    <w:rsid w:val="000741B0"/>
    <w:rsid w:val="0007550C"/>
    <w:rsid w:val="00076953"/>
    <w:rsid w:val="00076B77"/>
    <w:rsid w:val="00077F7F"/>
    <w:rsid w:val="000837F0"/>
    <w:rsid w:val="0008407A"/>
    <w:rsid w:val="00084B46"/>
    <w:rsid w:val="00085883"/>
    <w:rsid w:val="0008596B"/>
    <w:rsid w:val="00085CFD"/>
    <w:rsid w:val="0009102E"/>
    <w:rsid w:val="000945B7"/>
    <w:rsid w:val="00094879"/>
    <w:rsid w:val="00094C9E"/>
    <w:rsid w:val="00095831"/>
    <w:rsid w:val="0009644D"/>
    <w:rsid w:val="00096E08"/>
    <w:rsid w:val="000A0553"/>
    <w:rsid w:val="000A089D"/>
    <w:rsid w:val="000A0AEB"/>
    <w:rsid w:val="000A14E9"/>
    <w:rsid w:val="000A180A"/>
    <w:rsid w:val="000A3160"/>
    <w:rsid w:val="000A3427"/>
    <w:rsid w:val="000A419F"/>
    <w:rsid w:val="000A4273"/>
    <w:rsid w:val="000A60B7"/>
    <w:rsid w:val="000A7907"/>
    <w:rsid w:val="000A7961"/>
    <w:rsid w:val="000B06BD"/>
    <w:rsid w:val="000B15A5"/>
    <w:rsid w:val="000B1923"/>
    <w:rsid w:val="000B3442"/>
    <w:rsid w:val="000B62A2"/>
    <w:rsid w:val="000B766D"/>
    <w:rsid w:val="000C2657"/>
    <w:rsid w:val="000C36E5"/>
    <w:rsid w:val="000C4690"/>
    <w:rsid w:val="000C4ADF"/>
    <w:rsid w:val="000C4E09"/>
    <w:rsid w:val="000C5E3C"/>
    <w:rsid w:val="000C62F7"/>
    <w:rsid w:val="000C6AE5"/>
    <w:rsid w:val="000C7806"/>
    <w:rsid w:val="000D094C"/>
    <w:rsid w:val="000D14C9"/>
    <w:rsid w:val="000D19AD"/>
    <w:rsid w:val="000D23A5"/>
    <w:rsid w:val="000D23D1"/>
    <w:rsid w:val="000D37A7"/>
    <w:rsid w:val="000D56E7"/>
    <w:rsid w:val="000D59F2"/>
    <w:rsid w:val="000D5C99"/>
    <w:rsid w:val="000D5DD8"/>
    <w:rsid w:val="000D7109"/>
    <w:rsid w:val="000D74C0"/>
    <w:rsid w:val="000E0888"/>
    <w:rsid w:val="000E116F"/>
    <w:rsid w:val="000E12D0"/>
    <w:rsid w:val="000E262C"/>
    <w:rsid w:val="000E2671"/>
    <w:rsid w:val="000E28A5"/>
    <w:rsid w:val="000E37B4"/>
    <w:rsid w:val="000E3DD7"/>
    <w:rsid w:val="000E6106"/>
    <w:rsid w:val="000E6D7C"/>
    <w:rsid w:val="000F087F"/>
    <w:rsid w:val="000F0CAF"/>
    <w:rsid w:val="000F1FB1"/>
    <w:rsid w:val="000F2259"/>
    <w:rsid w:val="000F235C"/>
    <w:rsid w:val="000F38DE"/>
    <w:rsid w:val="000F4455"/>
    <w:rsid w:val="000F4AB9"/>
    <w:rsid w:val="000F5263"/>
    <w:rsid w:val="000F7873"/>
    <w:rsid w:val="000F791F"/>
    <w:rsid w:val="000F7963"/>
    <w:rsid w:val="000F7E60"/>
    <w:rsid w:val="00100275"/>
    <w:rsid w:val="001002E9"/>
    <w:rsid w:val="00101063"/>
    <w:rsid w:val="00102350"/>
    <w:rsid w:val="00102627"/>
    <w:rsid w:val="00105082"/>
    <w:rsid w:val="0010567C"/>
    <w:rsid w:val="001058BE"/>
    <w:rsid w:val="0010598D"/>
    <w:rsid w:val="00105C44"/>
    <w:rsid w:val="00106890"/>
    <w:rsid w:val="00107E1B"/>
    <w:rsid w:val="0011032C"/>
    <w:rsid w:val="0011081C"/>
    <w:rsid w:val="00110E79"/>
    <w:rsid w:val="00111081"/>
    <w:rsid w:val="00111D2E"/>
    <w:rsid w:val="00114362"/>
    <w:rsid w:val="0011437B"/>
    <w:rsid w:val="00114686"/>
    <w:rsid w:val="00114695"/>
    <w:rsid w:val="0011587E"/>
    <w:rsid w:val="001160D6"/>
    <w:rsid w:val="0011613D"/>
    <w:rsid w:val="0011725F"/>
    <w:rsid w:val="00117C20"/>
    <w:rsid w:val="001206AC"/>
    <w:rsid w:val="001214DD"/>
    <w:rsid w:val="001220F4"/>
    <w:rsid w:val="001226D5"/>
    <w:rsid w:val="00122F56"/>
    <w:rsid w:val="00123068"/>
    <w:rsid w:val="00124570"/>
    <w:rsid w:val="00124F40"/>
    <w:rsid w:val="00124FD6"/>
    <w:rsid w:val="00126A10"/>
    <w:rsid w:val="00126CB6"/>
    <w:rsid w:val="00126FB0"/>
    <w:rsid w:val="00127048"/>
    <w:rsid w:val="001275A5"/>
    <w:rsid w:val="0013061F"/>
    <w:rsid w:val="00130C4A"/>
    <w:rsid w:val="00131995"/>
    <w:rsid w:val="001330E6"/>
    <w:rsid w:val="0013393C"/>
    <w:rsid w:val="0013619B"/>
    <w:rsid w:val="0013715B"/>
    <w:rsid w:val="00140D14"/>
    <w:rsid w:val="00141419"/>
    <w:rsid w:val="00141769"/>
    <w:rsid w:val="00141EE4"/>
    <w:rsid w:val="00141F9F"/>
    <w:rsid w:val="00142A6E"/>
    <w:rsid w:val="001445BA"/>
    <w:rsid w:val="00144CBE"/>
    <w:rsid w:val="001459AB"/>
    <w:rsid w:val="00145E0E"/>
    <w:rsid w:val="00146394"/>
    <w:rsid w:val="001466F8"/>
    <w:rsid w:val="00147DA8"/>
    <w:rsid w:val="00150D92"/>
    <w:rsid w:val="001512BE"/>
    <w:rsid w:val="00151C1F"/>
    <w:rsid w:val="001536DD"/>
    <w:rsid w:val="00153779"/>
    <w:rsid w:val="00153A5B"/>
    <w:rsid w:val="0015426E"/>
    <w:rsid w:val="001543F8"/>
    <w:rsid w:val="001556DD"/>
    <w:rsid w:val="001559CC"/>
    <w:rsid w:val="00157EEB"/>
    <w:rsid w:val="00157F44"/>
    <w:rsid w:val="00160502"/>
    <w:rsid w:val="00161383"/>
    <w:rsid w:val="0016186F"/>
    <w:rsid w:val="00161AB9"/>
    <w:rsid w:val="001630DC"/>
    <w:rsid w:val="00164525"/>
    <w:rsid w:val="001648CF"/>
    <w:rsid w:val="00165306"/>
    <w:rsid w:val="001661FE"/>
    <w:rsid w:val="00166C53"/>
    <w:rsid w:val="00171829"/>
    <w:rsid w:val="00172150"/>
    <w:rsid w:val="001754D8"/>
    <w:rsid w:val="001758BE"/>
    <w:rsid w:val="00180638"/>
    <w:rsid w:val="00180E67"/>
    <w:rsid w:val="001815D5"/>
    <w:rsid w:val="00181FD0"/>
    <w:rsid w:val="00182309"/>
    <w:rsid w:val="00184D73"/>
    <w:rsid w:val="00185ECE"/>
    <w:rsid w:val="00186278"/>
    <w:rsid w:val="00186724"/>
    <w:rsid w:val="00186F21"/>
    <w:rsid w:val="00187B75"/>
    <w:rsid w:val="0019159F"/>
    <w:rsid w:val="00191A0A"/>
    <w:rsid w:val="00192409"/>
    <w:rsid w:val="00192BED"/>
    <w:rsid w:val="001936FC"/>
    <w:rsid w:val="0019457C"/>
    <w:rsid w:val="00194631"/>
    <w:rsid w:val="00194A3F"/>
    <w:rsid w:val="00194D87"/>
    <w:rsid w:val="00195675"/>
    <w:rsid w:val="00195723"/>
    <w:rsid w:val="00195816"/>
    <w:rsid w:val="00196361"/>
    <w:rsid w:val="001965B0"/>
    <w:rsid w:val="001972EB"/>
    <w:rsid w:val="00197752"/>
    <w:rsid w:val="001A12EC"/>
    <w:rsid w:val="001A2BE9"/>
    <w:rsid w:val="001A3AE0"/>
    <w:rsid w:val="001A3BEF"/>
    <w:rsid w:val="001A3D16"/>
    <w:rsid w:val="001A4ADE"/>
    <w:rsid w:val="001A5ABC"/>
    <w:rsid w:val="001A6984"/>
    <w:rsid w:val="001A6C0F"/>
    <w:rsid w:val="001A6FFC"/>
    <w:rsid w:val="001B069C"/>
    <w:rsid w:val="001B2B3A"/>
    <w:rsid w:val="001B320F"/>
    <w:rsid w:val="001B333C"/>
    <w:rsid w:val="001B4F0A"/>
    <w:rsid w:val="001B538D"/>
    <w:rsid w:val="001B7E2D"/>
    <w:rsid w:val="001C0545"/>
    <w:rsid w:val="001C0E79"/>
    <w:rsid w:val="001C15B2"/>
    <w:rsid w:val="001C33C7"/>
    <w:rsid w:val="001C3F36"/>
    <w:rsid w:val="001C42C2"/>
    <w:rsid w:val="001C51F6"/>
    <w:rsid w:val="001C68D0"/>
    <w:rsid w:val="001C6BA3"/>
    <w:rsid w:val="001D1AE3"/>
    <w:rsid w:val="001D247D"/>
    <w:rsid w:val="001D2AF8"/>
    <w:rsid w:val="001D326E"/>
    <w:rsid w:val="001D4488"/>
    <w:rsid w:val="001D48F7"/>
    <w:rsid w:val="001D7AC4"/>
    <w:rsid w:val="001E0722"/>
    <w:rsid w:val="001E102B"/>
    <w:rsid w:val="001E1669"/>
    <w:rsid w:val="001E29D9"/>
    <w:rsid w:val="001E2FBD"/>
    <w:rsid w:val="001E3C82"/>
    <w:rsid w:val="001E4161"/>
    <w:rsid w:val="001E4249"/>
    <w:rsid w:val="001E5125"/>
    <w:rsid w:val="001E5939"/>
    <w:rsid w:val="001E6F26"/>
    <w:rsid w:val="001E77BD"/>
    <w:rsid w:val="001F03BF"/>
    <w:rsid w:val="001F03E0"/>
    <w:rsid w:val="001F15A1"/>
    <w:rsid w:val="001F1769"/>
    <w:rsid w:val="001F1F70"/>
    <w:rsid w:val="001F2004"/>
    <w:rsid w:val="001F2D10"/>
    <w:rsid w:val="001F4B75"/>
    <w:rsid w:val="001F56A2"/>
    <w:rsid w:val="0020040D"/>
    <w:rsid w:val="0020086D"/>
    <w:rsid w:val="002018F0"/>
    <w:rsid w:val="0020278D"/>
    <w:rsid w:val="002053C8"/>
    <w:rsid w:val="00206D07"/>
    <w:rsid w:val="00207188"/>
    <w:rsid w:val="0020733E"/>
    <w:rsid w:val="00207D5D"/>
    <w:rsid w:val="00207E1D"/>
    <w:rsid w:val="002143BC"/>
    <w:rsid w:val="00215367"/>
    <w:rsid w:val="002210D5"/>
    <w:rsid w:val="00221BDE"/>
    <w:rsid w:val="00222A2D"/>
    <w:rsid w:val="00223C52"/>
    <w:rsid w:val="00223EDE"/>
    <w:rsid w:val="002243B2"/>
    <w:rsid w:val="00226A6B"/>
    <w:rsid w:val="00226B68"/>
    <w:rsid w:val="00230AE9"/>
    <w:rsid w:val="00231016"/>
    <w:rsid w:val="002311A5"/>
    <w:rsid w:val="002318C1"/>
    <w:rsid w:val="00231D50"/>
    <w:rsid w:val="00231EF8"/>
    <w:rsid w:val="002320B6"/>
    <w:rsid w:val="00234118"/>
    <w:rsid w:val="00234B39"/>
    <w:rsid w:val="0023553D"/>
    <w:rsid w:val="00235613"/>
    <w:rsid w:val="00236025"/>
    <w:rsid w:val="00236F82"/>
    <w:rsid w:val="0024071F"/>
    <w:rsid w:val="00240963"/>
    <w:rsid w:val="002424CF"/>
    <w:rsid w:val="002435C7"/>
    <w:rsid w:val="00243C67"/>
    <w:rsid w:val="0024645F"/>
    <w:rsid w:val="00246896"/>
    <w:rsid w:val="00246B04"/>
    <w:rsid w:val="00246B23"/>
    <w:rsid w:val="00247436"/>
    <w:rsid w:val="00250B7C"/>
    <w:rsid w:val="0025124D"/>
    <w:rsid w:val="00251E0F"/>
    <w:rsid w:val="00252307"/>
    <w:rsid w:val="002540CA"/>
    <w:rsid w:val="0025424A"/>
    <w:rsid w:val="0025514F"/>
    <w:rsid w:val="00255C4E"/>
    <w:rsid w:val="00255FE0"/>
    <w:rsid w:val="002566C6"/>
    <w:rsid w:val="00257685"/>
    <w:rsid w:val="00260D1C"/>
    <w:rsid w:val="00262A68"/>
    <w:rsid w:val="00263339"/>
    <w:rsid w:val="00263ED8"/>
    <w:rsid w:val="002640F8"/>
    <w:rsid w:val="00265C61"/>
    <w:rsid w:val="00270C8D"/>
    <w:rsid w:val="00270CD2"/>
    <w:rsid w:val="00273BA8"/>
    <w:rsid w:val="00273C1D"/>
    <w:rsid w:val="00274E56"/>
    <w:rsid w:val="0027506F"/>
    <w:rsid w:val="00276175"/>
    <w:rsid w:val="0028002E"/>
    <w:rsid w:val="00280132"/>
    <w:rsid w:val="00280C7F"/>
    <w:rsid w:val="002811AB"/>
    <w:rsid w:val="00282988"/>
    <w:rsid w:val="00283290"/>
    <w:rsid w:val="002842C4"/>
    <w:rsid w:val="00284355"/>
    <w:rsid w:val="002843CC"/>
    <w:rsid w:val="0028441E"/>
    <w:rsid w:val="00284D0D"/>
    <w:rsid w:val="002855CE"/>
    <w:rsid w:val="00285852"/>
    <w:rsid w:val="00286244"/>
    <w:rsid w:val="00287BEB"/>
    <w:rsid w:val="00290A3D"/>
    <w:rsid w:val="00290B75"/>
    <w:rsid w:val="00292CC2"/>
    <w:rsid w:val="00292F9C"/>
    <w:rsid w:val="002952AB"/>
    <w:rsid w:val="002964A6"/>
    <w:rsid w:val="0029698D"/>
    <w:rsid w:val="002A1D33"/>
    <w:rsid w:val="002A238F"/>
    <w:rsid w:val="002A585F"/>
    <w:rsid w:val="002A6494"/>
    <w:rsid w:val="002B14D1"/>
    <w:rsid w:val="002B236D"/>
    <w:rsid w:val="002B2EA1"/>
    <w:rsid w:val="002B3B63"/>
    <w:rsid w:val="002B42DB"/>
    <w:rsid w:val="002B4736"/>
    <w:rsid w:val="002B4BDF"/>
    <w:rsid w:val="002B5428"/>
    <w:rsid w:val="002B59BD"/>
    <w:rsid w:val="002B5AB9"/>
    <w:rsid w:val="002B6F0D"/>
    <w:rsid w:val="002B71C5"/>
    <w:rsid w:val="002C0ED8"/>
    <w:rsid w:val="002C1DB9"/>
    <w:rsid w:val="002C235A"/>
    <w:rsid w:val="002C3962"/>
    <w:rsid w:val="002C3E32"/>
    <w:rsid w:val="002C4421"/>
    <w:rsid w:val="002C4650"/>
    <w:rsid w:val="002C4ADA"/>
    <w:rsid w:val="002C69C4"/>
    <w:rsid w:val="002C6A13"/>
    <w:rsid w:val="002C7F94"/>
    <w:rsid w:val="002D1707"/>
    <w:rsid w:val="002D196A"/>
    <w:rsid w:val="002D2A4B"/>
    <w:rsid w:val="002D3598"/>
    <w:rsid w:val="002D35B0"/>
    <w:rsid w:val="002D664D"/>
    <w:rsid w:val="002D6E05"/>
    <w:rsid w:val="002E1AE4"/>
    <w:rsid w:val="002E3F6B"/>
    <w:rsid w:val="002E4D90"/>
    <w:rsid w:val="002E6092"/>
    <w:rsid w:val="002E629F"/>
    <w:rsid w:val="002E62D9"/>
    <w:rsid w:val="002E6631"/>
    <w:rsid w:val="002E6A5B"/>
    <w:rsid w:val="002E6AA7"/>
    <w:rsid w:val="002E6E3C"/>
    <w:rsid w:val="002F0563"/>
    <w:rsid w:val="002F0852"/>
    <w:rsid w:val="002F21D0"/>
    <w:rsid w:val="002F2279"/>
    <w:rsid w:val="002F2E78"/>
    <w:rsid w:val="002F2EC2"/>
    <w:rsid w:val="002F2FF9"/>
    <w:rsid w:val="002F37FC"/>
    <w:rsid w:val="002F45BB"/>
    <w:rsid w:val="002F45F7"/>
    <w:rsid w:val="002F4AD7"/>
    <w:rsid w:val="002F6484"/>
    <w:rsid w:val="00302505"/>
    <w:rsid w:val="00302A87"/>
    <w:rsid w:val="003041F2"/>
    <w:rsid w:val="00304A8D"/>
    <w:rsid w:val="00304DED"/>
    <w:rsid w:val="00306785"/>
    <w:rsid w:val="00307A5C"/>
    <w:rsid w:val="003107F9"/>
    <w:rsid w:val="003108ED"/>
    <w:rsid w:val="00310BF8"/>
    <w:rsid w:val="003122C9"/>
    <w:rsid w:val="003122E3"/>
    <w:rsid w:val="00312954"/>
    <w:rsid w:val="00312EF0"/>
    <w:rsid w:val="00315C73"/>
    <w:rsid w:val="0031603D"/>
    <w:rsid w:val="00317A06"/>
    <w:rsid w:val="00317CE6"/>
    <w:rsid w:val="0032236D"/>
    <w:rsid w:val="003226C2"/>
    <w:rsid w:val="00323D82"/>
    <w:rsid w:val="00324CAE"/>
    <w:rsid w:val="00325359"/>
    <w:rsid w:val="00326677"/>
    <w:rsid w:val="003279EA"/>
    <w:rsid w:val="00330DA0"/>
    <w:rsid w:val="00331655"/>
    <w:rsid w:val="003326FE"/>
    <w:rsid w:val="003329EA"/>
    <w:rsid w:val="00332E8E"/>
    <w:rsid w:val="00333869"/>
    <w:rsid w:val="003342B3"/>
    <w:rsid w:val="003364FD"/>
    <w:rsid w:val="00336E53"/>
    <w:rsid w:val="003374E0"/>
    <w:rsid w:val="00340D27"/>
    <w:rsid w:val="0034144A"/>
    <w:rsid w:val="003428CF"/>
    <w:rsid w:val="00343DDC"/>
    <w:rsid w:val="00343EE2"/>
    <w:rsid w:val="00346E02"/>
    <w:rsid w:val="00347748"/>
    <w:rsid w:val="0035005D"/>
    <w:rsid w:val="0035037D"/>
    <w:rsid w:val="00350ACF"/>
    <w:rsid w:val="00350B84"/>
    <w:rsid w:val="003517B0"/>
    <w:rsid w:val="00351D7F"/>
    <w:rsid w:val="00351DD1"/>
    <w:rsid w:val="003525E2"/>
    <w:rsid w:val="00354CBB"/>
    <w:rsid w:val="00357CA7"/>
    <w:rsid w:val="00357E0B"/>
    <w:rsid w:val="0036014D"/>
    <w:rsid w:val="00360169"/>
    <w:rsid w:val="00363799"/>
    <w:rsid w:val="00363AF5"/>
    <w:rsid w:val="0036437B"/>
    <w:rsid w:val="00364B45"/>
    <w:rsid w:val="00365998"/>
    <w:rsid w:val="00370CD3"/>
    <w:rsid w:val="00370E94"/>
    <w:rsid w:val="00371697"/>
    <w:rsid w:val="00371A79"/>
    <w:rsid w:val="00372375"/>
    <w:rsid w:val="00373291"/>
    <w:rsid w:val="00373700"/>
    <w:rsid w:val="00373BF9"/>
    <w:rsid w:val="00373CFE"/>
    <w:rsid w:val="00373E2A"/>
    <w:rsid w:val="00374ADC"/>
    <w:rsid w:val="00375579"/>
    <w:rsid w:val="00375BF1"/>
    <w:rsid w:val="00375CB0"/>
    <w:rsid w:val="00375E88"/>
    <w:rsid w:val="0037625C"/>
    <w:rsid w:val="003774F9"/>
    <w:rsid w:val="0037777C"/>
    <w:rsid w:val="003777C1"/>
    <w:rsid w:val="00382D9E"/>
    <w:rsid w:val="003835D9"/>
    <w:rsid w:val="00384484"/>
    <w:rsid w:val="003846F8"/>
    <w:rsid w:val="003866D4"/>
    <w:rsid w:val="003867E8"/>
    <w:rsid w:val="00386B0F"/>
    <w:rsid w:val="00387472"/>
    <w:rsid w:val="003900E3"/>
    <w:rsid w:val="0039032D"/>
    <w:rsid w:val="00390DBC"/>
    <w:rsid w:val="00392C75"/>
    <w:rsid w:val="00397368"/>
    <w:rsid w:val="00397B54"/>
    <w:rsid w:val="00397CAF"/>
    <w:rsid w:val="003A099D"/>
    <w:rsid w:val="003A3E4D"/>
    <w:rsid w:val="003A4610"/>
    <w:rsid w:val="003A4CEA"/>
    <w:rsid w:val="003A5386"/>
    <w:rsid w:val="003A551B"/>
    <w:rsid w:val="003A5B37"/>
    <w:rsid w:val="003A5EB4"/>
    <w:rsid w:val="003A6CF4"/>
    <w:rsid w:val="003A7E74"/>
    <w:rsid w:val="003B0389"/>
    <w:rsid w:val="003B0481"/>
    <w:rsid w:val="003B159A"/>
    <w:rsid w:val="003B226A"/>
    <w:rsid w:val="003B32D9"/>
    <w:rsid w:val="003B33B2"/>
    <w:rsid w:val="003B3EE1"/>
    <w:rsid w:val="003B4760"/>
    <w:rsid w:val="003B52DB"/>
    <w:rsid w:val="003B6CDB"/>
    <w:rsid w:val="003C1255"/>
    <w:rsid w:val="003C4297"/>
    <w:rsid w:val="003C64D6"/>
    <w:rsid w:val="003C7715"/>
    <w:rsid w:val="003D055D"/>
    <w:rsid w:val="003D058C"/>
    <w:rsid w:val="003D12DB"/>
    <w:rsid w:val="003D1364"/>
    <w:rsid w:val="003D1745"/>
    <w:rsid w:val="003D2195"/>
    <w:rsid w:val="003D3094"/>
    <w:rsid w:val="003D4025"/>
    <w:rsid w:val="003D5C85"/>
    <w:rsid w:val="003D698C"/>
    <w:rsid w:val="003D6BDF"/>
    <w:rsid w:val="003E0C92"/>
    <w:rsid w:val="003E0CEA"/>
    <w:rsid w:val="003E1225"/>
    <w:rsid w:val="003E1B83"/>
    <w:rsid w:val="003E3ED1"/>
    <w:rsid w:val="003E442F"/>
    <w:rsid w:val="003E4ABF"/>
    <w:rsid w:val="003E4C1C"/>
    <w:rsid w:val="003E4CFA"/>
    <w:rsid w:val="003E4D83"/>
    <w:rsid w:val="003E50D8"/>
    <w:rsid w:val="003E5A6F"/>
    <w:rsid w:val="003E71C8"/>
    <w:rsid w:val="003E7249"/>
    <w:rsid w:val="003E757F"/>
    <w:rsid w:val="003F18DB"/>
    <w:rsid w:val="003F3FA9"/>
    <w:rsid w:val="003F618B"/>
    <w:rsid w:val="003F66A6"/>
    <w:rsid w:val="003F7E41"/>
    <w:rsid w:val="00400616"/>
    <w:rsid w:val="00400B63"/>
    <w:rsid w:val="00400CCE"/>
    <w:rsid w:val="0040141A"/>
    <w:rsid w:val="00401D51"/>
    <w:rsid w:val="0040224D"/>
    <w:rsid w:val="00402C3C"/>
    <w:rsid w:val="00402CA6"/>
    <w:rsid w:val="00403226"/>
    <w:rsid w:val="00403927"/>
    <w:rsid w:val="00404A41"/>
    <w:rsid w:val="004050CA"/>
    <w:rsid w:val="00405B73"/>
    <w:rsid w:val="00406A18"/>
    <w:rsid w:val="00407753"/>
    <w:rsid w:val="004078FB"/>
    <w:rsid w:val="00407AC7"/>
    <w:rsid w:val="00407B03"/>
    <w:rsid w:val="00407BEB"/>
    <w:rsid w:val="00410C0F"/>
    <w:rsid w:val="0041414F"/>
    <w:rsid w:val="00414CAA"/>
    <w:rsid w:val="00415AFF"/>
    <w:rsid w:val="0041673C"/>
    <w:rsid w:val="00416ED2"/>
    <w:rsid w:val="0041776A"/>
    <w:rsid w:val="0042021D"/>
    <w:rsid w:val="00422B66"/>
    <w:rsid w:val="00422D6C"/>
    <w:rsid w:val="00424DDA"/>
    <w:rsid w:val="00425225"/>
    <w:rsid w:val="00425806"/>
    <w:rsid w:val="00425C0E"/>
    <w:rsid w:val="004269F4"/>
    <w:rsid w:val="00426B23"/>
    <w:rsid w:val="004302E3"/>
    <w:rsid w:val="0043044D"/>
    <w:rsid w:val="004304E4"/>
    <w:rsid w:val="00431B52"/>
    <w:rsid w:val="004328FE"/>
    <w:rsid w:val="00433070"/>
    <w:rsid w:val="00435420"/>
    <w:rsid w:val="004355A4"/>
    <w:rsid w:val="00435A3B"/>
    <w:rsid w:val="00435D6D"/>
    <w:rsid w:val="00436699"/>
    <w:rsid w:val="00437E70"/>
    <w:rsid w:val="004401E7"/>
    <w:rsid w:val="0044092B"/>
    <w:rsid w:val="00442377"/>
    <w:rsid w:val="00442FF8"/>
    <w:rsid w:val="004439A5"/>
    <w:rsid w:val="004439E1"/>
    <w:rsid w:val="00443B2E"/>
    <w:rsid w:val="0044425B"/>
    <w:rsid w:val="0044439E"/>
    <w:rsid w:val="004456FB"/>
    <w:rsid w:val="004464C8"/>
    <w:rsid w:val="00446E78"/>
    <w:rsid w:val="0044785B"/>
    <w:rsid w:val="00447BD9"/>
    <w:rsid w:val="00451156"/>
    <w:rsid w:val="004532E3"/>
    <w:rsid w:val="00453B03"/>
    <w:rsid w:val="00453DFF"/>
    <w:rsid w:val="00454878"/>
    <w:rsid w:val="00454C4F"/>
    <w:rsid w:val="0045790F"/>
    <w:rsid w:val="00460FAC"/>
    <w:rsid w:val="00461CE5"/>
    <w:rsid w:val="00463AD4"/>
    <w:rsid w:val="00463AE0"/>
    <w:rsid w:val="00464F85"/>
    <w:rsid w:val="0046678F"/>
    <w:rsid w:val="00467E0D"/>
    <w:rsid w:val="00467ECD"/>
    <w:rsid w:val="00470FE7"/>
    <w:rsid w:val="00471E40"/>
    <w:rsid w:val="00472B64"/>
    <w:rsid w:val="00473133"/>
    <w:rsid w:val="00473A04"/>
    <w:rsid w:val="00473E0F"/>
    <w:rsid w:val="004756CA"/>
    <w:rsid w:val="004761C8"/>
    <w:rsid w:val="004764C8"/>
    <w:rsid w:val="00477DAD"/>
    <w:rsid w:val="00477F2F"/>
    <w:rsid w:val="0048108F"/>
    <w:rsid w:val="00481740"/>
    <w:rsid w:val="0048192A"/>
    <w:rsid w:val="00482B2B"/>
    <w:rsid w:val="00482B50"/>
    <w:rsid w:val="00484021"/>
    <w:rsid w:val="0048423A"/>
    <w:rsid w:val="00484D5B"/>
    <w:rsid w:val="0048551A"/>
    <w:rsid w:val="004855D3"/>
    <w:rsid w:val="0048676F"/>
    <w:rsid w:val="004937F9"/>
    <w:rsid w:val="00493CB0"/>
    <w:rsid w:val="00494B50"/>
    <w:rsid w:val="00494E86"/>
    <w:rsid w:val="0049550C"/>
    <w:rsid w:val="00495E6B"/>
    <w:rsid w:val="00496F48"/>
    <w:rsid w:val="004973CC"/>
    <w:rsid w:val="004A178C"/>
    <w:rsid w:val="004A1E29"/>
    <w:rsid w:val="004A4A48"/>
    <w:rsid w:val="004A52E0"/>
    <w:rsid w:val="004A537E"/>
    <w:rsid w:val="004A67AC"/>
    <w:rsid w:val="004A6C4B"/>
    <w:rsid w:val="004B0C2B"/>
    <w:rsid w:val="004B260D"/>
    <w:rsid w:val="004B34F4"/>
    <w:rsid w:val="004B426A"/>
    <w:rsid w:val="004B7A82"/>
    <w:rsid w:val="004C0B1E"/>
    <w:rsid w:val="004C0E50"/>
    <w:rsid w:val="004C1836"/>
    <w:rsid w:val="004C2588"/>
    <w:rsid w:val="004C3A67"/>
    <w:rsid w:val="004C3EA6"/>
    <w:rsid w:val="004C4130"/>
    <w:rsid w:val="004C4828"/>
    <w:rsid w:val="004C55C6"/>
    <w:rsid w:val="004C5B8F"/>
    <w:rsid w:val="004C5BD7"/>
    <w:rsid w:val="004C6698"/>
    <w:rsid w:val="004D0E98"/>
    <w:rsid w:val="004D105C"/>
    <w:rsid w:val="004D40C5"/>
    <w:rsid w:val="004D7216"/>
    <w:rsid w:val="004E232E"/>
    <w:rsid w:val="004E2F7B"/>
    <w:rsid w:val="004E3264"/>
    <w:rsid w:val="004E435B"/>
    <w:rsid w:val="004E5030"/>
    <w:rsid w:val="004E5DAF"/>
    <w:rsid w:val="004E5E97"/>
    <w:rsid w:val="004E7E50"/>
    <w:rsid w:val="004F21A3"/>
    <w:rsid w:val="004F2689"/>
    <w:rsid w:val="004F36E3"/>
    <w:rsid w:val="004F5078"/>
    <w:rsid w:val="004F64FE"/>
    <w:rsid w:val="004F6B85"/>
    <w:rsid w:val="004F7DEE"/>
    <w:rsid w:val="00500BEC"/>
    <w:rsid w:val="00501779"/>
    <w:rsid w:val="00501CDC"/>
    <w:rsid w:val="00502484"/>
    <w:rsid w:val="00502A3B"/>
    <w:rsid w:val="005035FA"/>
    <w:rsid w:val="00503D08"/>
    <w:rsid w:val="005043DE"/>
    <w:rsid w:val="00504662"/>
    <w:rsid w:val="00504F4F"/>
    <w:rsid w:val="00506688"/>
    <w:rsid w:val="0051048A"/>
    <w:rsid w:val="005112DA"/>
    <w:rsid w:val="005116E3"/>
    <w:rsid w:val="005156A3"/>
    <w:rsid w:val="00515C54"/>
    <w:rsid w:val="00515DD3"/>
    <w:rsid w:val="00516E89"/>
    <w:rsid w:val="00520728"/>
    <w:rsid w:val="005210B0"/>
    <w:rsid w:val="0052287C"/>
    <w:rsid w:val="005228EF"/>
    <w:rsid w:val="0052346A"/>
    <w:rsid w:val="005240F2"/>
    <w:rsid w:val="00524525"/>
    <w:rsid w:val="0052487C"/>
    <w:rsid w:val="00525681"/>
    <w:rsid w:val="00525D8F"/>
    <w:rsid w:val="00527164"/>
    <w:rsid w:val="00530218"/>
    <w:rsid w:val="005333F3"/>
    <w:rsid w:val="0053493C"/>
    <w:rsid w:val="00534AA2"/>
    <w:rsid w:val="0053518C"/>
    <w:rsid w:val="00535207"/>
    <w:rsid w:val="005354B0"/>
    <w:rsid w:val="00535B8B"/>
    <w:rsid w:val="005369C2"/>
    <w:rsid w:val="00536BC3"/>
    <w:rsid w:val="00541032"/>
    <w:rsid w:val="00541395"/>
    <w:rsid w:val="005424C0"/>
    <w:rsid w:val="00542A11"/>
    <w:rsid w:val="00542D50"/>
    <w:rsid w:val="00542E33"/>
    <w:rsid w:val="00543D42"/>
    <w:rsid w:val="0054408D"/>
    <w:rsid w:val="00545590"/>
    <w:rsid w:val="005455DA"/>
    <w:rsid w:val="00545F57"/>
    <w:rsid w:val="0054665B"/>
    <w:rsid w:val="0054711F"/>
    <w:rsid w:val="0055091F"/>
    <w:rsid w:val="0055097E"/>
    <w:rsid w:val="005526EF"/>
    <w:rsid w:val="00552985"/>
    <w:rsid w:val="00553634"/>
    <w:rsid w:val="005537C8"/>
    <w:rsid w:val="0055504D"/>
    <w:rsid w:val="00555E2B"/>
    <w:rsid w:val="00556294"/>
    <w:rsid w:val="00557FA8"/>
    <w:rsid w:val="00561CCE"/>
    <w:rsid w:val="00561D05"/>
    <w:rsid w:val="0056287C"/>
    <w:rsid w:val="00562961"/>
    <w:rsid w:val="005637B2"/>
    <w:rsid w:val="00565C2F"/>
    <w:rsid w:val="00567124"/>
    <w:rsid w:val="005717B3"/>
    <w:rsid w:val="00571C1A"/>
    <w:rsid w:val="00571D36"/>
    <w:rsid w:val="00573600"/>
    <w:rsid w:val="0057625E"/>
    <w:rsid w:val="00576479"/>
    <w:rsid w:val="00577A0D"/>
    <w:rsid w:val="005809BA"/>
    <w:rsid w:val="00580B76"/>
    <w:rsid w:val="005819E2"/>
    <w:rsid w:val="00582832"/>
    <w:rsid w:val="00583757"/>
    <w:rsid w:val="00583A36"/>
    <w:rsid w:val="00584677"/>
    <w:rsid w:val="00584C78"/>
    <w:rsid w:val="00586413"/>
    <w:rsid w:val="00586868"/>
    <w:rsid w:val="005869CB"/>
    <w:rsid w:val="0058783A"/>
    <w:rsid w:val="00587C87"/>
    <w:rsid w:val="0059034D"/>
    <w:rsid w:val="0059068D"/>
    <w:rsid w:val="0059106C"/>
    <w:rsid w:val="00592379"/>
    <w:rsid w:val="00592F19"/>
    <w:rsid w:val="005930C7"/>
    <w:rsid w:val="0059334D"/>
    <w:rsid w:val="00593DC8"/>
    <w:rsid w:val="00593EB2"/>
    <w:rsid w:val="0059430F"/>
    <w:rsid w:val="00594B9E"/>
    <w:rsid w:val="005961FB"/>
    <w:rsid w:val="00596695"/>
    <w:rsid w:val="005A06F7"/>
    <w:rsid w:val="005A14D3"/>
    <w:rsid w:val="005A1E60"/>
    <w:rsid w:val="005A40EA"/>
    <w:rsid w:val="005A6CB7"/>
    <w:rsid w:val="005A74A0"/>
    <w:rsid w:val="005B0878"/>
    <w:rsid w:val="005B1600"/>
    <w:rsid w:val="005B28D5"/>
    <w:rsid w:val="005B2937"/>
    <w:rsid w:val="005B2AFE"/>
    <w:rsid w:val="005B2D22"/>
    <w:rsid w:val="005B337E"/>
    <w:rsid w:val="005B3AD0"/>
    <w:rsid w:val="005B3B09"/>
    <w:rsid w:val="005B42AB"/>
    <w:rsid w:val="005B4A14"/>
    <w:rsid w:val="005B59C1"/>
    <w:rsid w:val="005B5FAB"/>
    <w:rsid w:val="005B7006"/>
    <w:rsid w:val="005B7088"/>
    <w:rsid w:val="005B74DA"/>
    <w:rsid w:val="005B7995"/>
    <w:rsid w:val="005C13C8"/>
    <w:rsid w:val="005C2C8E"/>
    <w:rsid w:val="005C322F"/>
    <w:rsid w:val="005C3EA0"/>
    <w:rsid w:val="005C42EB"/>
    <w:rsid w:val="005C4CC1"/>
    <w:rsid w:val="005D01AA"/>
    <w:rsid w:val="005D04C5"/>
    <w:rsid w:val="005D0DEC"/>
    <w:rsid w:val="005D0EAA"/>
    <w:rsid w:val="005D14DF"/>
    <w:rsid w:val="005D236F"/>
    <w:rsid w:val="005D2A92"/>
    <w:rsid w:val="005D4D6B"/>
    <w:rsid w:val="005D6F09"/>
    <w:rsid w:val="005D78C1"/>
    <w:rsid w:val="005D7D21"/>
    <w:rsid w:val="005D7DF9"/>
    <w:rsid w:val="005E0E72"/>
    <w:rsid w:val="005E12A0"/>
    <w:rsid w:val="005E3C0B"/>
    <w:rsid w:val="005F02FD"/>
    <w:rsid w:val="005F0D1A"/>
    <w:rsid w:val="005F1988"/>
    <w:rsid w:val="005F448B"/>
    <w:rsid w:val="00600FD1"/>
    <w:rsid w:val="00602F7D"/>
    <w:rsid w:val="00602FC4"/>
    <w:rsid w:val="00603A5A"/>
    <w:rsid w:val="00603AF1"/>
    <w:rsid w:val="00604585"/>
    <w:rsid w:val="00604C03"/>
    <w:rsid w:val="006059E4"/>
    <w:rsid w:val="006103B0"/>
    <w:rsid w:val="00613375"/>
    <w:rsid w:val="0061467C"/>
    <w:rsid w:val="00617059"/>
    <w:rsid w:val="006174B3"/>
    <w:rsid w:val="00620481"/>
    <w:rsid w:val="0062049D"/>
    <w:rsid w:val="00620A14"/>
    <w:rsid w:val="00620FD9"/>
    <w:rsid w:val="00621F57"/>
    <w:rsid w:val="00623528"/>
    <w:rsid w:val="00623B17"/>
    <w:rsid w:val="00623C2B"/>
    <w:rsid w:val="00625CFA"/>
    <w:rsid w:val="00627794"/>
    <w:rsid w:val="00627D8A"/>
    <w:rsid w:val="006301CA"/>
    <w:rsid w:val="006303E5"/>
    <w:rsid w:val="0063260F"/>
    <w:rsid w:val="00632EF3"/>
    <w:rsid w:val="00634718"/>
    <w:rsid w:val="00634721"/>
    <w:rsid w:val="0063589D"/>
    <w:rsid w:val="00636E34"/>
    <w:rsid w:val="006409E6"/>
    <w:rsid w:val="00640E3D"/>
    <w:rsid w:val="006428EE"/>
    <w:rsid w:val="00642AB9"/>
    <w:rsid w:val="00642F38"/>
    <w:rsid w:val="00643AB8"/>
    <w:rsid w:val="0064432F"/>
    <w:rsid w:val="006453AF"/>
    <w:rsid w:val="00645E23"/>
    <w:rsid w:val="006462E8"/>
    <w:rsid w:val="00647709"/>
    <w:rsid w:val="00650292"/>
    <w:rsid w:val="00652626"/>
    <w:rsid w:val="00654507"/>
    <w:rsid w:val="00654519"/>
    <w:rsid w:val="00656EC8"/>
    <w:rsid w:val="00656FE2"/>
    <w:rsid w:val="00661B95"/>
    <w:rsid w:val="00662592"/>
    <w:rsid w:val="00663297"/>
    <w:rsid w:val="00664081"/>
    <w:rsid w:val="006640D2"/>
    <w:rsid w:val="00665357"/>
    <w:rsid w:val="00665429"/>
    <w:rsid w:val="00665A85"/>
    <w:rsid w:val="00666455"/>
    <w:rsid w:val="0066772B"/>
    <w:rsid w:val="006707EC"/>
    <w:rsid w:val="0067086C"/>
    <w:rsid w:val="006724BC"/>
    <w:rsid w:val="006745E3"/>
    <w:rsid w:val="0067489F"/>
    <w:rsid w:val="0067531D"/>
    <w:rsid w:val="00677714"/>
    <w:rsid w:val="0068025E"/>
    <w:rsid w:val="006822C3"/>
    <w:rsid w:val="006834E2"/>
    <w:rsid w:val="00683C9B"/>
    <w:rsid w:val="006848C6"/>
    <w:rsid w:val="00684D66"/>
    <w:rsid w:val="006854E6"/>
    <w:rsid w:val="006855D5"/>
    <w:rsid w:val="00685EA5"/>
    <w:rsid w:val="00687288"/>
    <w:rsid w:val="00690770"/>
    <w:rsid w:val="00692B28"/>
    <w:rsid w:val="00692F90"/>
    <w:rsid w:val="006931A5"/>
    <w:rsid w:val="00693542"/>
    <w:rsid w:val="006940F9"/>
    <w:rsid w:val="00694527"/>
    <w:rsid w:val="006945E1"/>
    <w:rsid w:val="00694E0F"/>
    <w:rsid w:val="006A0562"/>
    <w:rsid w:val="006A2148"/>
    <w:rsid w:val="006A34AC"/>
    <w:rsid w:val="006A46A9"/>
    <w:rsid w:val="006A4C12"/>
    <w:rsid w:val="006A4D90"/>
    <w:rsid w:val="006A57FA"/>
    <w:rsid w:val="006A5AEB"/>
    <w:rsid w:val="006A5E28"/>
    <w:rsid w:val="006B1445"/>
    <w:rsid w:val="006B145D"/>
    <w:rsid w:val="006B181C"/>
    <w:rsid w:val="006B2C94"/>
    <w:rsid w:val="006B3A3F"/>
    <w:rsid w:val="006B41E5"/>
    <w:rsid w:val="006B47F9"/>
    <w:rsid w:val="006B4BE0"/>
    <w:rsid w:val="006B6DE2"/>
    <w:rsid w:val="006B7760"/>
    <w:rsid w:val="006B79AE"/>
    <w:rsid w:val="006C032B"/>
    <w:rsid w:val="006C191A"/>
    <w:rsid w:val="006C359F"/>
    <w:rsid w:val="006C5E13"/>
    <w:rsid w:val="006C6D1C"/>
    <w:rsid w:val="006C6D36"/>
    <w:rsid w:val="006C6E8C"/>
    <w:rsid w:val="006C6FFE"/>
    <w:rsid w:val="006C7465"/>
    <w:rsid w:val="006C7E8B"/>
    <w:rsid w:val="006D057A"/>
    <w:rsid w:val="006D0604"/>
    <w:rsid w:val="006D0C01"/>
    <w:rsid w:val="006D21BF"/>
    <w:rsid w:val="006D30A6"/>
    <w:rsid w:val="006D3DD3"/>
    <w:rsid w:val="006D3EDA"/>
    <w:rsid w:val="006D5903"/>
    <w:rsid w:val="006D6B40"/>
    <w:rsid w:val="006D6F44"/>
    <w:rsid w:val="006D7902"/>
    <w:rsid w:val="006E1544"/>
    <w:rsid w:val="006E2E18"/>
    <w:rsid w:val="006E32D3"/>
    <w:rsid w:val="006E3B46"/>
    <w:rsid w:val="006E4B43"/>
    <w:rsid w:val="006E4B6D"/>
    <w:rsid w:val="006E52DB"/>
    <w:rsid w:val="006E56FE"/>
    <w:rsid w:val="006E60FC"/>
    <w:rsid w:val="006E624E"/>
    <w:rsid w:val="006E692C"/>
    <w:rsid w:val="006F015B"/>
    <w:rsid w:val="006F132D"/>
    <w:rsid w:val="006F21BC"/>
    <w:rsid w:val="006F2307"/>
    <w:rsid w:val="006F311E"/>
    <w:rsid w:val="006F3A78"/>
    <w:rsid w:val="006F48CF"/>
    <w:rsid w:val="006F598A"/>
    <w:rsid w:val="006F7973"/>
    <w:rsid w:val="007008AA"/>
    <w:rsid w:val="00702CF3"/>
    <w:rsid w:val="007043F6"/>
    <w:rsid w:val="00705E80"/>
    <w:rsid w:val="00706683"/>
    <w:rsid w:val="007067E6"/>
    <w:rsid w:val="00707BB8"/>
    <w:rsid w:val="0071066C"/>
    <w:rsid w:val="00710F5C"/>
    <w:rsid w:val="00711C02"/>
    <w:rsid w:val="00714D7F"/>
    <w:rsid w:val="00715362"/>
    <w:rsid w:val="007177E4"/>
    <w:rsid w:val="007212EB"/>
    <w:rsid w:val="00721C17"/>
    <w:rsid w:val="00721F24"/>
    <w:rsid w:val="0072247E"/>
    <w:rsid w:val="0072301D"/>
    <w:rsid w:val="007237D4"/>
    <w:rsid w:val="0072597E"/>
    <w:rsid w:val="00727EAE"/>
    <w:rsid w:val="00727F0E"/>
    <w:rsid w:val="00730266"/>
    <w:rsid w:val="00732523"/>
    <w:rsid w:val="00732814"/>
    <w:rsid w:val="00733BAF"/>
    <w:rsid w:val="00734829"/>
    <w:rsid w:val="0073667D"/>
    <w:rsid w:val="00736870"/>
    <w:rsid w:val="00737C56"/>
    <w:rsid w:val="00737FE4"/>
    <w:rsid w:val="007408BD"/>
    <w:rsid w:val="00741801"/>
    <w:rsid w:val="00742AC9"/>
    <w:rsid w:val="00742F4A"/>
    <w:rsid w:val="00743F6A"/>
    <w:rsid w:val="007440EA"/>
    <w:rsid w:val="00744545"/>
    <w:rsid w:val="00744616"/>
    <w:rsid w:val="0074500A"/>
    <w:rsid w:val="007460B5"/>
    <w:rsid w:val="00746491"/>
    <w:rsid w:val="00750897"/>
    <w:rsid w:val="007518FA"/>
    <w:rsid w:val="00751E2F"/>
    <w:rsid w:val="00751F77"/>
    <w:rsid w:val="00752A46"/>
    <w:rsid w:val="0075410E"/>
    <w:rsid w:val="00754826"/>
    <w:rsid w:val="0075606C"/>
    <w:rsid w:val="0075651D"/>
    <w:rsid w:val="00757DD0"/>
    <w:rsid w:val="0076291B"/>
    <w:rsid w:val="00762AD5"/>
    <w:rsid w:val="0076318C"/>
    <w:rsid w:val="00764AC2"/>
    <w:rsid w:val="00766B03"/>
    <w:rsid w:val="007729E1"/>
    <w:rsid w:val="0077611D"/>
    <w:rsid w:val="00781AEE"/>
    <w:rsid w:val="007830AA"/>
    <w:rsid w:val="007839F3"/>
    <w:rsid w:val="00783D98"/>
    <w:rsid w:val="007841C7"/>
    <w:rsid w:val="007846DC"/>
    <w:rsid w:val="0078548D"/>
    <w:rsid w:val="0078663C"/>
    <w:rsid w:val="007870D7"/>
    <w:rsid w:val="00787260"/>
    <w:rsid w:val="00787979"/>
    <w:rsid w:val="00790EA2"/>
    <w:rsid w:val="00791172"/>
    <w:rsid w:val="007923CA"/>
    <w:rsid w:val="007926A3"/>
    <w:rsid w:val="007937A2"/>
    <w:rsid w:val="00793F71"/>
    <w:rsid w:val="00794919"/>
    <w:rsid w:val="00795B89"/>
    <w:rsid w:val="007A04B8"/>
    <w:rsid w:val="007A06BC"/>
    <w:rsid w:val="007A1476"/>
    <w:rsid w:val="007A16CD"/>
    <w:rsid w:val="007A1F37"/>
    <w:rsid w:val="007A2335"/>
    <w:rsid w:val="007A339E"/>
    <w:rsid w:val="007A3DB2"/>
    <w:rsid w:val="007A4162"/>
    <w:rsid w:val="007A428C"/>
    <w:rsid w:val="007A4EE1"/>
    <w:rsid w:val="007A5867"/>
    <w:rsid w:val="007A5F8D"/>
    <w:rsid w:val="007A6945"/>
    <w:rsid w:val="007A776B"/>
    <w:rsid w:val="007A7AFE"/>
    <w:rsid w:val="007B0FCA"/>
    <w:rsid w:val="007B113B"/>
    <w:rsid w:val="007B2E66"/>
    <w:rsid w:val="007B50EC"/>
    <w:rsid w:val="007B78B9"/>
    <w:rsid w:val="007C0330"/>
    <w:rsid w:val="007C189B"/>
    <w:rsid w:val="007C27FA"/>
    <w:rsid w:val="007C2959"/>
    <w:rsid w:val="007C2A58"/>
    <w:rsid w:val="007C2E4E"/>
    <w:rsid w:val="007C304F"/>
    <w:rsid w:val="007C3DFE"/>
    <w:rsid w:val="007C4ED5"/>
    <w:rsid w:val="007C5984"/>
    <w:rsid w:val="007C63E5"/>
    <w:rsid w:val="007C7E80"/>
    <w:rsid w:val="007D0807"/>
    <w:rsid w:val="007D0901"/>
    <w:rsid w:val="007D1CD5"/>
    <w:rsid w:val="007D25D1"/>
    <w:rsid w:val="007D2E7F"/>
    <w:rsid w:val="007D2F5D"/>
    <w:rsid w:val="007D3A37"/>
    <w:rsid w:val="007E03F3"/>
    <w:rsid w:val="007E0A52"/>
    <w:rsid w:val="007E1B78"/>
    <w:rsid w:val="007E2493"/>
    <w:rsid w:val="007E2DCC"/>
    <w:rsid w:val="007E42B3"/>
    <w:rsid w:val="007E5426"/>
    <w:rsid w:val="007E55DA"/>
    <w:rsid w:val="007E5726"/>
    <w:rsid w:val="007E7983"/>
    <w:rsid w:val="007E7BEA"/>
    <w:rsid w:val="007F060C"/>
    <w:rsid w:val="007F24C2"/>
    <w:rsid w:val="007F28A6"/>
    <w:rsid w:val="007F28BD"/>
    <w:rsid w:val="007F2A95"/>
    <w:rsid w:val="007F3441"/>
    <w:rsid w:val="007F34F2"/>
    <w:rsid w:val="007F4599"/>
    <w:rsid w:val="007F492F"/>
    <w:rsid w:val="007F494D"/>
    <w:rsid w:val="007F4A70"/>
    <w:rsid w:val="007F6EEE"/>
    <w:rsid w:val="007F738B"/>
    <w:rsid w:val="007F7473"/>
    <w:rsid w:val="00800201"/>
    <w:rsid w:val="008023A6"/>
    <w:rsid w:val="00803E33"/>
    <w:rsid w:val="00804F61"/>
    <w:rsid w:val="00812B3F"/>
    <w:rsid w:val="0081337F"/>
    <w:rsid w:val="00813729"/>
    <w:rsid w:val="00814EC1"/>
    <w:rsid w:val="00815EB6"/>
    <w:rsid w:val="00816031"/>
    <w:rsid w:val="00816157"/>
    <w:rsid w:val="00817293"/>
    <w:rsid w:val="00817425"/>
    <w:rsid w:val="0081759C"/>
    <w:rsid w:val="00820658"/>
    <w:rsid w:val="00820BF6"/>
    <w:rsid w:val="008211E2"/>
    <w:rsid w:val="0082179E"/>
    <w:rsid w:val="00822B2A"/>
    <w:rsid w:val="008238C7"/>
    <w:rsid w:val="008242D7"/>
    <w:rsid w:val="0082587D"/>
    <w:rsid w:val="00826602"/>
    <w:rsid w:val="0083084E"/>
    <w:rsid w:val="008309F6"/>
    <w:rsid w:val="008310F1"/>
    <w:rsid w:val="00831836"/>
    <w:rsid w:val="00831A7A"/>
    <w:rsid w:val="00832D70"/>
    <w:rsid w:val="008344A5"/>
    <w:rsid w:val="008344CF"/>
    <w:rsid w:val="00835627"/>
    <w:rsid w:val="00835B41"/>
    <w:rsid w:val="00836EC7"/>
    <w:rsid w:val="0083708B"/>
    <w:rsid w:val="00837248"/>
    <w:rsid w:val="00837265"/>
    <w:rsid w:val="00837F76"/>
    <w:rsid w:val="00840A1C"/>
    <w:rsid w:val="0084259D"/>
    <w:rsid w:val="00842974"/>
    <w:rsid w:val="0084297B"/>
    <w:rsid w:val="00844218"/>
    <w:rsid w:val="00844D03"/>
    <w:rsid w:val="00844D1F"/>
    <w:rsid w:val="0084618B"/>
    <w:rsid w:val="00847357"/>
    <w:rsid w:val="00847EFB"/>
    <w:rsid w:val="00850757"/>
    <w:rsid w:val="00851494"/>
    <w:rsid w:val="0085168F"/>
    <w:rsid w:val="00852C76"/>
    <w:rsid w:val="008531A7"/>
    <w:rsid w:val="00853639"/>
    <w:rsid w:val="008536EE"/>
    <w:rsid w:val="00853872"/>
    <w:rsid w:val="00854287"/>
    <w:rsid w:val="00854D3F"/>
    <w:rsid w:val="00854DF5"/>
    <w:rsid w:val="0085546A"/>
    <w:rsid w:val="008557AB"/>
    <w:rsid w:val="00856119"/>
    <w:rsid w:val="0085782C"/>
    <w:rsid w:val="00860AA5"/>
    <w:rsid w:val="008617DF"/>
    <w:rsid w:val="0086452A"/>
    <w:rsid w:val="00866153"/>
    <w:rsid w:val="0086628F"/>
    <w:rsid w:val="008667AE"/>
    <w:rsid w:val="00866DAE"/>
    <w:rsid w:val="008678C9"/>
    <w:rsid w:val="0087172F"/>
    <w:rsid w:val="008737B9"/>
    <w:rsid w:val="008740AD"/>
    <w:rsid w:val="00874FD7"/>
    <w:rsid w:val="0087675B"/>
    <w:rsid w:val="00876EAA"/>
    <w:rsid w:val="00880AF3"/>
    <w:rsid w:val="008812F6"/>
    <w:rsid w:val="008814E3"/>
    <w:rsid w:val="00882250"/>
    <w:rsid w:val="0088261D"/>
    <w:rsid w:val="0088281F"/>
    <w:rsid w:val="00884441"/>
    <w:rsid w:val="00885253"/>
    <w:rsid w:val="0088579A"/>
    <w:rsid w:val="008862AA"/>
    <w:rsid w:val="008872C5"/>
    <w:rsid w:val="008901C3"/>
    <w:rsid w:val="0089238D"/>
    <w:rsid w:val="008924EE"/>
    <w:rsid w:val="008925B7"/>
    <w:rsid w:val="0089354E"/>
    <w:rsid w:val="00894254"/>
    <w:rsid w:val="00894427"/>
    <w:rsid w:val="008A033A"/>
    <w:rsid w:val="008A2F21"/>
    <w:rsid w:val="008A2F25"/>
    <w:rsid w:val="008A301C"/>
    <w:rsid w:val="008A3518"/>
    <w:rsid w:val="008A50AC"/>
    <w:rsid w:val="008B4689"/>
    <w:rsid w:val="008B599C"/>
    <w:rsid w:val="008B6416"/>
    <w:rsid w:val="008B671B"/>
    <w:rsid w:val="008B6D26"/>
    <w:rsid w:val="008B793C"/>
    <w:rsid w:val="008C0C7D"/>
    <w:rsid w:val="008C4AFD"/>
    <w:rsid w:val="008C7800"/>
    <w:rsid w:val="008C792F"/>
    <w:rsid w:val="008C7FA7"/>
    <w:rsid w:val="008D09CA"/>
    <w:rsid w:val="008D0FC3"/>
    <w:rsid w:val="008D17C1"/>
    <w:rsid w:val="008D2AFA"/>
    <w:rsid w:val="008D51EC"/>
    <w:rsid w:val="008D59F7"/>
    <w:rsid w:val="008D5DC0"/>
    <w:rsid w:val="008D634E"/>
    <w:rsid w:val="008E00A1"/>
    <w:rsid w:val="008E345A"/>
    <w:rsid w:val="008E4556"/>
    <w:rsid w:val="008E4A54"/>
    <w:rsid w:val="008E66E0"/>
    <w:rsid w:val="008F0142"/>
    <w:rsid w:val="008F17C7"/>
    <w:rsid w:val="008F188F"/>
    <w:rsid w:val="008F2323"/>
    <w:rsid w:val="008F25B3"/>
    <w:rsid w:val="008F29A0"/>
    <w:rsid w:val="008F3041"/>
    <w:rsid w:val="008F3785"/>
    <w:rsid w:val="008F5164"/>
    <w:rsid w:val="008F583C"/>
    <w:rsid w:val="008F6424"/>
    <w:rsid w:val="008F773E"/>
    <w:rsid w:val="0090004A"/>
    <w:rsid w:val="00900356"/>
    <w:rsid w:val="009012F8"/>
    <w:rsid w:val="00902467"/>
    <w:rsid w:val="00904E5C"/>
    <w:rsid w:val="00905172"/>
    <w:rsid w:val="00905217"/>
    <w:rsid w:val="00905F22"/>
    <w:rsid w:val="00905FFF"/>
    <w:rsid w:val="00906032"/>
    <w:rsid w:val="0090624F"/>
    <w:rsid w:val="009065DB"/>
    <w:rsid w:val="0090776F"/>
    <w:rsid w:val="00910043"/>
    <w:rsid w:val="0091184A"/>
    <w:rsid w:val="0091200E"/>
    <w:rsid w:val="00912C51"/>
    <w:rsid w:val="00913FA6"/>
    <w:rsid w:val="00914855"/>
    <w:rsid w:val="009156B8"/>
    <w:rsid w:val="00917B56"/>
    <w:rsid w:val="00922062"/>
    <w:rsid w:val="00922B6A"/>
    <w:rsid w:val="00924968"/>
    <w:rsid w:val="00924AD6"/>
    <w:rsid w:val="00926839"/>
    <w:rsid w:val="00927E16"/>
    <w:rsid w:val="009307CC"/>
    <w:rsid w:val="00931379"/>
    <w:rsid w:val="00933FAA"/>
    <w:rsid w:val="00934177"/>
    <w:rsid w:val="00934383"/>
    <w:rsid w:val="00936BDC"/>
    <w:rsid w:val="00936E92"/>
    <w:rsid w:val="00940C26"/>
    <w:rsid w:val="00941190"/>
    <w:rsid w:val="009412D8"/>
    <w:rsid w:val="009418A2"/>
    <w:rsid w:val="009423DC"/>
    <w:rsid w:val="0094317E"/>
    <w:rsid w:val="009439F0"/>
    <w:rsid w:val="00944817"/>
    <w:rsid w:val="00945C94"/>
    <w:rsid w:val="00946A18"/>
    <w:rsid w:val="00947165"/>
    <w:rsid w:val="00950661"/>
    <w:rsid w:val="00950C19"/>
    <w:rsid w:val="00952391"/>
    <w:rsid w:val="00952DF9"/>
    <w:rsid w:val="00952E10"/>
    <w:rsid w:val="0095468D"/>
    <w:rsid w:val="009572AD"/>
    <w:rsid w:val="00960339"/>
    <w:rsid w:val="00960B41"/>
    <w:rsid w:val="0096152B"/>
    <w:rsid w:val="00962BBB"/>
    <w:rsid w:val="00962C56"/>
    <w:rsid w:val="0096326F"/>
    <w:rsid w:val="00963BED"/>
    <w:rsid w:val="00963F23"/>
    <w:rsid w:val="00965273"/>
    <w:rsid w:val="00965600"/>
    <w:rsid w:val="00970BBF"/>
    <w:rsid w:val="00971E51"/>
    <w:rsid w:val="00971F8D"/>
    <w:rsid w:val="00972380"/>
    <w:rsid w:val="00972672"/>
    <w:rsid w:val="0097289E"/>
    <w:rsid w:val="00972968"/>
    <w:rsid w:val="00972E6B"/>
    <w:rsid w:val="009736B6"/>
    <w:rsid w:val="00973984"/>
    <w:rsid w:val="00973A2E"/>
    <w:rsid w:val="009751E5"/>
    <w:rsid w:val="00976350"/>
    <w:rsid w:val="0097647A"/>
    <w:rsid w:val="00977544"/>
    <w:rsid w:val="009777AF"/>
    <w:rsid w:val="00977A89"/>
    <w:rsid w:val="00977B68"/>
    <w:rsid w:val="00980810"/>
    <w:rsid w:val="00983CF9"/>
    <w:rsid w:val="009843F7"/>
    <w:rsid w:val="009854A0"/>
    <w:rsid w:val="009857E5"/>
    <w:rsid w:val="00985859"/>
    <w:rsid w:val="00985CBA"/>
    <w:rsid w:val="00985E80"/>
    <w:rsid w:val="00986A0B"/>
    <w:rsid w:val="0098750C"/>
    <w:rsid w:val="00987E4A"/>
    <w:rsid w:val="009903E1"/>
    <w:rsid w:val="00990CF1"/>
    <w:rsid w:val="00991EC7"/>
    <w:rsid w:val="00992749"/>
    <w:rsid w:val="00992766"/>
    <w:rsid w:val="0099301F"/>
    <w:rsid w:val="0099455E"/>
    <w:rsid w:val="00994A7F"/>
    <w:rsid w:val="009959B4"/>
    <w:rsid w:val="009969E3"/>
    <w:rsid w:val="009A02D2"/>
    <w:rsid w:val="009A0CB6"/>
    <w:rsid w:val="009A0E6F"/>
    <w:rsid w:val="009A48EC"/>
    <w:rsid w:val="009A5274"/>
    <w:rsid w:val="009A53AD"/>
    <w:rsid w:val="009A541D"/>
    <w:rsid w:val="009A6BB4"/>
    <w:rsid w:val="009B0730"/>
    <w:rsid w:val="009B1407"/>
    <w:rsid w:val="009B2115"/>
    <w:rsid w:val="009B3605"/>
    <w:rsid w:val="009B37B5"/>
    <w:rsid w:val="009B3F20"/>
    <w:rsid w:val="009B4B4E"/>
    <w:rsid w:val="009B6A99"/>
    <w:rsid w:val="009B71D3"/>
    <w:rsid w:val="009C074C"/>
    <w:rsid w:val="009C12FB"/>
    <w:rsid w:val="009C1693"/>
    <w:rsid w:val="009C3190"/>
    <w:rsid w:val="009C3BFB"/>
    <w:rsid w:val="009C41F3"/>
    <w:rsid w:val="009C42A5"/>
    <w:rsid w:val="009C53F1"/>
    <w:rsid w:val="009C5946"/>
    <w:rsid w:val="009C6001"/>
    <w:rsid w:val="009C6F1D"/>
    <w:rsid w:val="009C6F48"/>
    <w:rsid w:val="009C7A8B"/>
    <w:rsid w:val="009C7B78"/>
    <w:rsid w:val="009D36B3"/>
    <w:rsid w:val="009D4923"/>
    <w:rsid w:val="009D69E8"/>
    <w:rsid w:val="009D7544"/>
    <w:rsid w:val="009D7FCD"/>
    <w:rsid w:val="009E0A2A"/>
    <w:rsid w:val="009E101D"/>
    <w:rsid w:val="009E1CDC"/>
    <w:rsid w:val="009E1F9B"/>
    <w:rsid w:val="009E3E45"/>
    <w:rsid w:val="009E3FF1"/>
    <w:rsid w:val="009E4BCE"/>
    <w:rsid w:val="009E4EA7"/>
    <w:rsid w:val="009E4F61"/>
    <w:rsid w:val="009E504A"/>
    <w:rsid w:val="009E6038"/>
    <w:rsid w:val="009E7E0B"/>
    <w:rsid w:val="009F027F"/>
    <w:rsid w:val="009F07B2"/>
    <w:rsid w:val="009F0B1A"/>
    <w:rsid w:val="009F0CFE"/>
    <w:rsid w:val="009F1DD9"/>
    <w:rsid w:val="009F1F42"/>
    <w:rsid w:val="009F2204"/>
    <w:rsid w:val="009F2ABF"/>
    <w:rsid w:val="009F39A3"/>
    <w:rsid w:val="009F3D4B"/>
    <w:rsid w:val="009F3F57"/>
    <w:rsid w:val="009F3FD1"/>
    <w:rsid w:val="009F4A1A"/>
    <w:rsid w:val="009F5F52"/>
    <w:rsid w:val="009F658A"/>
    <w:rsid w:val="00A013CA"/>
    <w:rsid w:val="00A01E6F"/>
    <w:rsid w:val="00A03425"/>
    <w:rsid w:val="00A03483"/>
    <w:rsid w:val="00A055A3"/>
    <w:rsid w:val="00A0646D"/>
    <w:rsid w:val="00A06702"/>
    <w:rsid w:val="00A07C16"/>
    <w:rsid w:val="00A07EF0"/>
    <w:rsid w:val="00A1175B"/>
    <w:rsid w:val="00A140AE"/>
    <w:rsid w:val="00A1519D"/>
    <w:rsid w:val="00A15280"/>
    <w:rsid w:val="00A15942"/>
    <w:rsid w:val="00A16AFC"/>
    <w:rsid w:val="00A16FE7"/>
    <w:rsid w:val="00A172B3"/>
    <w:rsid w:val="00A209EE"/>
    <w:rsid w:val="00A21184"/>
    <w:rsid w:val="00A21259"/>
    <w:rsid w:val="00A219AC"/>
    <w:rsid w:val="00A23945"/>
    <w:rsid w:val="00A23A2C"/>
    <w:rsid w:val="00A262D9"/>
    <w:rsid w:val="00A26878"/>
    <w:rsid w:val="00A31478"/>
    <w:rsid w:val="00A3172E"/>
    <w:rsid w:val="00A31F65"/>
    <w:rsid w:val="00A33C7F"/>
    <w:rsid w:val="00A367F7"/>
    <w:rsid w:val="00A372AB"/>
    <w:rsid w:val="00A406DD"/>
    <w:rsid w:val="00A40ED0"/>
    <w:rsid w:val="00A418B0"/>
    <w:rsid w:val="00A42387"/>
    <w:rsid w:val="00A433D4"/>
    <w:rsid w:val="00A43668"/>
    <w:rsid w:val="00A4368A"/>
    <w:rsid w:val="00A45902"/>
    <w:rsid w:val="00A45968"/>
    <w:rsid w:val="00A461A6"/>
    <w:rsid w:val="00A46461"/>
    <w:rsid w:val="00A478FE"/>
    <w:rsid w:val="00A515FE"/>
    <w:rsid w:val="00A53625"/>
    <w:rsid w:val="00A543A2"/>
    <w:rsid w:val="00A562F2"/>
    <w:rsid w:val="00A56F4C"/>
    <w:rsid w:val="00A61718"/>
    <w:rsid w:val="00A6205B"/>
    <w:rsid w:val="00A63B72"/>
    <w:rsid w:val="00A641EF"/>
    <w:rsid w:val="00A654E2"/>
    <w:rsid w:val="00A66D45"/>
    <w:rsid w:val="00A6709D"/>
    <w:rsid w:val="00A67293"/>
    <w:rsid w:val="00A700C6"/>
    <w:rsid w:val="00A70CD4"/>
    <w:rsid w:val="00A7331C"/>
    <w:rsid w:val="00A7392A"/>
    <w:rsid w:val="00A74D73"/>
    <w:rsid w:val="00A74E7B"/>
    <w:rsid w:val="00A76826"/>
    <w:rsid w:val="00A76CCD"/>
    <w:rsid w:val="00A804B1"/>
    <w:rsid w:val="00A80D73"/>
    <w:rsid w:val="00A8112A"/>
    <w:rsid w:val="00A814D9"/>
    <w:rsid w:val="00A83179"/>
    <w:rsid w:val="00A83954"/>
    <w:rsid w:val="00A83DD2"/>
    <w:rsid w:val="00A846D4"/>
    <w:rsid w:val="00A85F94"/>
    <w:rsid w:val="00A87671"/>
    <w:rsid w:val="00A906D9"/>
    <w:rsid w:val="00A90974"/>
    <w:rsid w:val="00A914AA"/>
    <w:rsid w:val="00A91D18"/>
    <w:rsid w:val="00A9200A"/>
    <w:rsid w:val="00A93620"/>
    <w:rsid w:val="00A95880"/>
    <w:rsid w:val="00A96338"/>
    <w:rsid w:val="00A967E5"/>
    <w:rsid w:val="00AA06C5"/>
    <w:rsid w:val="00AA113F"/>
    <w:rsid w:val="00AA199D"/>
    <w:rsid w:val="00AA29EB"/>
    <w:rsid w:val="00AA329E"/>
    <w:rsid w:val="00AA4A78"/>
    <w:rsid w:val="00AA4D79"/>
    <w:rsid w:val="00AA56CB"/>
    <w:rsid w:val="00AA5CC9"/>
    <w:rsid w:val="00AA5EF4"/>
    <w:rsid w:val="00AA6DFF"/>
    <w:rsid w:val="00AB1BD8"/>
    <w:rsid w:val="00AB1FD8"/>
    <w:rsid w:val="00AB2230"/>
    <w:rsid w:val="00AB2A8E"/>
    <w:rsid w:val="00AB2BD1"/>
    <w:rsid w:val="00AB2D02"/>
    <w:rsid w:val="00AB328E"/>
    <w:rsid w:val="00AB409A"/>
    <w:rsid w:val="00AB48D6"/>
    <w:rsid w:val="00AB4B1E"/>
    <w:rsid w:val="00AB5456"/>
    <w:rsid w:val="00AB70B0"/>
    <w:rsid w:val="00AB712D"/>
    <w:rsid w:val="00AB73DA"/>
    <w:rsid w:val="00AB7E7C"/>
    <w:rsid w:val="00AC0404"/>
    <w:rsid w:val="00AC14ED"/>
    <w:rsid w:val="00AC1754"/>
    <w:rsid w:val="00AC2696"/>
    <w:rsid w:val="00AC27E9"/>
    <w:rsid w:val="00AC2F6B"/>
    <w:rsid w:val="00AC3237"/>
    <w:rsid w:val="00AC341F"/>
    <w:rsid w:val="00AC4712"/>
    <w:rsid w:val="00AC64DA"/>
    <w:rsid w:val="00AC65D2"/>
    <w:rsid w:val="00AC72C8"/>
    <w:rsid w:val="00AD059D"/>
    <w:rsid w:val="00AD0BF7"/>
    <w:rsid w:val="00AD1B62"/>
    <w:rsid w:val="00AD2F45"/>
    <w:rsid w:val="00AD3341"/>
    <w:rsid w:val="00AD3B7E"/>
    <w:rsid w:val="00AD503F"/>
    <w:rsid w:val="00AD571C"/>
    <w:rsid w:val="00AD61CC"/>
    <w:rsid w:val="00AD7461"/>
    <w:rsid w:val="00AD74FF"/>
    <w:rsid w:val="00AD7E2F"/>
    <w:rsid w:val="00AE0FB0"/>
    <w:rsid w:val="00AE26D9"/>
    <w:rsid w:val="00AE2DD3"/>
    <w:rsid w:val="00AE51DC"/>
    <w:rsid w:val="00AE555D"/>
    <w:rsid w:val="00AE63B9"/>
    <w:rsid w:val="00AF0D55"/>
    <w:rsid w:val="00AF6C47"/>
    <w:rsid w:val="00AF730D"/>
    <w:rsid w:val="00AF7B64"/>
    <w:rsid w:val="00B013BE"/>
    <w:rsid w:val="00B02173"/>
    <w:rsid w:val="00B04A2F"/>
    <w:rsid w:val="00B04E5F"/>
    <w:rsid w:val="00B055F8"/>
    <w:rsid w:val="00B0562E"/>
    <w:rsid w:val="00B05A54"/>
    <w:rsid w:val="00B05C67"/>
    <w:rsid w:val="00B05E9D"/>
    <w:rsid w:val="00B060FE"/>
    <w:rsid w:val="00B06A5E"/>
    <w:rsid w:val="00B0727C"/>
    <w:rsid w:val="00B0778B"/>
    <w:rsid w:val="00B10CA8"/>
    <w:rsid w:val="00B12A68"/>
    <w:rsid w:val="00B1324B"/>
    <w:rsid w:val="00B136DF"/>
    <w:rsid w:val="00B145B3"/>
    <w:rsid w:val="00B16215"/>
    <w:rsid w:val="00B16E31"/>
    <w:rsid w:val="00B17614"/>
    <w:rsid w:val="00B17863"/>
    <w:rsid w:val="00B17BDC"/>
    <w:rsid w:val="00B20F16"/>
    <w:rsid w:val="00B2102C"/>
    <w:rsid w:val="00B22DA4"/>
    <w:rsid w:val="00B24649"/>
    <w:rsid w:val="00B24E07"/>
    <w:rsid w:val="00B250F8"/>
    <w:rsid w:val="00B30722"/>
    <w:rsid w:val="00B30A8E"/>
    <w:rsid w:val="00B33A69"/>
    <w:rsid w:val="00B34793"/>
    <w:rsid w:val="00B3479F"/>
    <w:rsid w:val="00B3520B"/>
    <w:rsid w:val="00B356E4"/>
    <w:rsid w:val="00B35B06"/>
    <w:rsid w:val="00B35BDE"/>
    <w:rsid w:val="00B35E8E"/>
    <w:rsid w:val="00B35FB7"/>
    <w:rsid w:val="00B3727A"/>
    <w:rsid w:val="00B37AC6"/>
    <w:rsid w:val="00B41775"/>
    <w:rsid w:val="00B42913"/>
    <w:rsid w:val="00B42A5C"/>
    <w:rsid w:val="00B42DFD"/>
    <w:rsid w:val="00B432EA"/>
    <w:rsid w:val="00B45899"/>
    <w:rsid w:val="00B45F79"/>
    <w:rsid w:val="00B47DD9"/>
    <w:rsid w:val="00B50956"/>
    <w:rsid w:val="00B52A67"/>
    <w:rsid w:val="00B52F02"/>
    <w:rsid w:val="00B53768"/>
    <w:rsid w:val="00B537AD"/>
    <w:rsid w:val="00B53A46"/>
    <w:rsid w:val="00B53C2B"/>
    <w:rsid w:val="00B55316"/>
    <w:rsid w:val="00B556F5"/>
    <w:rsid w:val="00B56847"/>
    <w:rsid w:val="00B57ED9"/>
    <w:rsid w:val="00B60AB0"/>
    <w:rsid w:val="00B60B93"/>
    <w:rsid w:val="00B60ECA"/>
    <w:rsid w:val="00B61F34"/>
    <w:rsid w:val="00B628D5"/>
    <w:rsid w:val="00B62FCB"/>
    <w:rsid w:val="00B637B7"/>
    <w:rsid w:val="00B641CA"/>
    <w:rsid w:val="00B646D0"/>
    <w:rsid w:val="00B66030"/>
    <w:rsid w:val="00B660D1"/>
    <w:rsid w:val="00B67670"/>
    <w:rsid w:val="00B709B6"/>
    <w:rsid w:val="00B723F2"/>
    <w:rsid w:val="00B728BA"/>
    <w:rsid w:val="00B7462C"/>
    <w:rsid w:val="00B75CF7"/>
    <w:rsid w:val="00B7621F"/>
    <w:rsid w:val="00B765E4"/>
    <w:rsid w:val="00B76644"/>
    <w:rsid w:val="00B8093E"/>
    <w:rsid w:val="00B80A4F"/>
    <w:rsid w:val="00B81357"/>
    <w:rsid w:val="00B81946"/>
    <w:rsid w:val="00B81ADC"/>
    <w:rsid w:val="00B82D5C"/>
    <w:rsid w:val="00B84F74"/>
    <w:rsid w:val="00B85FE6"/>
    <w:rsid w:val="00B8612E"/>
    <w:rsid w:val="00B87913"/>
    <w:rsid w:val="00B90AFD"/>
    <w:rsid w:val="00B91C55"/>
    <w:rsid w:val="00B925D8"/>
    <w:rsid w:val="00B93FF5"/>
    <w:rsid w:val="00B9487F"/>
    <w:rsid w:val="00B95537"/>
    <w:rsid w:val="00B96D76"/>
    <w:rsid w:val="00B96E14"/>
    <w:rsid w:val="00BA2983"/>
    <w:rsid w:val="00BA497B"/>
    <w:rsid w:val="00BA51C8"/>
    <w:rsid w:val="00BA5FA3"/>
    <w:rsid w:val="00BA665D"/>
    <w:rsid w:val="00BA669B"/>
    <w:rsid w:val="00BA7008"/>
    <w:rsid w:val="00BA7F24"/>
    <w:rsid w:val="00BB12D0"/>
    <w:rsid w:val="00BB12D3"/>
    <w:rsid w:val="00BB1865"/>
    <w:rsid w:val="00BB254E"/>
    <w:rsid w:val="00BB2C9E"/>
    <w:rsid w:val="00BB32B5"/>
    <w:rsid w:val="00BB3449"/>
    <w:rsid w:val="00BB377C"/>
    <w:rsid w:val="00BB3B47"/>
    <w:rsid w:val="00BB4024"/>
    <w:rsid w:val="00BB43F2"/>
    <w:rsid w:val="00BB761D"/>
    <w:rsid w:val="00BC0713"/>
    <w:rsid w:val="00BC1096"/>
    <w:rsid w:val="00BC26E1"/>
    <w:rsid w:val="00BC280B"/>
    <w:rsid w:val="00BC373B"/>
    <w:rsid w:val="00BC64F2"/>
    <w:rsid w:val="00BD1386"/>
    <w:rsid w:val="00BD2196"/>
    <w:rsid w:val="00BD3D22"/>
    <w:rsid w:val="00BD4924"/>
    <w:rsid w:val="00BD4FA6"/>
    <w:rsid w:val="00BD559F"/>
    <w:rsid w:val="00BD57F5"/>
    <w:rsid w:val="00BD5966"/>
    <w:rsid w:val="00BD6419"/>
    <w:rsid w:val="00BD6978"/>
    <w:rsid w:val="00BD7A15"/>
    <w:rsid w:val="00BE00E7"/>
    <w:rsid w:val="00BE1507"/>
    <w:rsid w:val="00BE1D23"/>
    <w:rsid w:val="00BE1D2D"/>
    <w:rsid w:val="00BE2E9B"/>
    <w:rsid w:val="00BE3FE9"/>
    <w:rsid w:val="00BE4466"/>
    <w:rsid w:val="00BE4BBC"/>
    <w:rsid w:val="00BE4CB7"/>
    <w:rsid w:val="00BE613B"/>
    <w:rsid w:val="00BE62BD"/>
    <w:rsid w:val="00BE712C"/>
    <w:rsid w:val="00BE747C"/>
    <w:rsid w:val="00BE7B53"/>
    <w:rsid w:val="00BF2FEB"/>
    <w:rsid w:val="00BF37C7"/>
    <w:rsid w:val="00BF3995"/>
    <w:rsid w:val="00BF3AC9"/>
    <w:rsid w:val="00BF6191"/>
    <w:rsid w:val="00C00187"/>
    <w:rsid w:val="00C0061F"/>
    <w:rsid w:val="00C00D8F"/>
    <w:rsid w:val="00C01565"/>
    <w:rsid w:val="00C02E9F"/>
    <w:rsid w:val="00C03D18"/>
    <w:rsid w:val="00C05399"/>
    <w:rsid w:val="00C055E0"/>
    <w:rsid w:val="00C0578E"/>
    <w:rsid w:val="00C059AC"/>
    <w:rsid w:val="00C05C3B"/>
    <w:rsid w:val="00C06889"/>
    <w:rsid w:val="00C101B0"/>
    <w:rsid w:val="00C1032D"/>
    <w:rsid w:val="00C10390"/>
    <w:rsid w:val="00C11605"/>
    <w:rsid w:val="00C11AEE"/>
    <w:rsid w:val="00C14082"/>
    <w:rsid w:val="00C14487"/>
    <w:rsid w:val="00C14833"/>
    <w:rsid w:val="00C15644"/>
    <w:rsid w:val="00C16337"/>
    <w:rsid w:val="00C17539"/>
    <w:rsid w:val="00C175A3"/>
    <w:rsid w:val="00C17EDC"/>
    <w:rsid w:val="00C210FC"/>
    <w:rsid w:val="00C21FB8"/>
    <w:rsid w:val="00C2269D"/>
    <w:rsid w:val="00C24217"/>
    <w:rsid w:val="00C26E12"/>
    <w:rsid w:val="00C273D5"/>
    <w:rsid w:val="00C27495"/>
    <w:rsid w:val="00C3054A"/>
    <w:rsid w:val="00C31923"/>
    <w:rsid w:val="00C3220C"/>
    <w:rsid w:val="00C32661"/>
    <w:rsid w:val="00C33153"/>
    <w:rsid w:val="00C36C2F"/>
    <w:rsid w:val="00C36F2D"/>
    <w:rsid w:val="00C37195"/>
    <w:rsid w:val="00C37987"/>
    <w:rsid w:val="00C37E41"/>
    <w:rsid w:val="00C404C3"/>
    <w:rsid w:val="00C40C7F"/>
    <w:rsid w:val="00C40C85"/>
    <w:rsid w:val="00C41227"/>
    <w:rsid w:val="00C42A39"/>
    <w:rsid w:val="00C46F21"/>
    <w:rsid w:val="00C47AD0"/>
    <w:rsid w:val="00C50719"/>
    <w:rsid w:val="00C50E06"/>
    <w:rsid w:val="00C52D36"/>
    <w:rsid w:val="00C53CBC"/>
    <w:rsid w:val="00C55D21"/>
    <w:rsid w:val="00C56336"/>
    <w:rsid w:val="00C5656D"/>
    <w:rsid w:val="00C56F60"/>
    <w:rsid w:val="00C574B1"/>
    <w:rsid w:val="00C60A18"/>
    <w:rsid w:val="00C61C13"/>
    <w:rsid w:val="00C63976"/>
    <w:rsid w:val="00C64004"/>
    <w:rsid w:val="00C64E2E"/>
    <w:rsid w:val="00C653B0"/>
    <w:rsid w:val="00C6569C"/>
    <w:rsid w:val="00C656B9"/>
    <w:rsid w:val="00C65CF4"/>
    <w:rsid w:val="00C667B2"/>
    <w:rsid w:val="00C66CDC"/>
    <w:rsid w:val="00C66F48"/>
    <w:rsid w:val="00C702A6"/>
    <w:rsid w:val="00C7043C"/>
    <w:rsid w:val="00C712DD"/>
    <w:rsid w:val="00C72404"/>
    <w:rsid w:val="00C734B8"/>
    <w:rsid w:val="00C73515"/>
    <w:rsid w:val="00C74F86"/>
    <w:rsid w:val="00C753A8"/>
    <w:rsid w:val="00C7647F"/>
    <w:rsid w:val="00C76EAF"/>
    <w:rsid w:val="00C775FD"/>
    <w:rsid w:val="00C820E5"/>
    <w:rsid w:val="00C82DE1"/>
    <w:rsid w:val="00C84177"/>
    <w:rsid w:val="00C87321"/>
    <w:rsid w:val="00C8736B"/>
    <w:rsid w:val="00C87DAA"/>
    <w:rsid w:val="00C90A60"/>
    <w:rsid w:val="00C90BCE"/>
    <w:rsid w:val="00C91709"/>
    <w:rsid w:val="00C92826"/>
    <w:rsid w:val="00C93074"/>
    <w:rsid w:val="00C9570A"/>
    <w:rsid w:val="00C96F84"/>
    <w:rsid w:val="00C9782F"/>
    <w:rsid w:val="00CA0037"/>
    <w:rsid w:val="00CA02F5"/>
    <w:rsid w:val="00CA0541"/>
    <w:rsid w:val="00CA0E52"/>
    <w:rsid w:val="00CA1CEB"/>
    <w:rsid w:val="00CA2BE9"/>
    <w:rsid w:val="00CA5C3C"/>
    <w:rsid w:val="00CA6FF1"/>
    <w:rsid w:val="00CB0461"/>
    <w:rsid w:val="00CB32BC"/>
    <w:rsid w:val="00CB45EA"/>
    <w:rsid w:val="00CB4920"/>
    <w:rsid w:val="00CB5C3F"/>
    <w:rsid w:val="00CC099E"/>
    <w:rsid w:val="00CC15FF"/>
    <w:rsid w:val="00CC1757"/>
    <w:rsid w:val="00CC2A0B"/>
    <w:rsid w:val="00CC366C"/>
    <w:rsid w:val="00CC46C9"/>
    <w:rsid w:val="00CC5D58"/>
    <w:rsid w:val="00CC60D6"/>
    <w:rsid w:val="00CC651E"/>
    <w:rsid w:val="00CC66F8"/>
    <w:rsid w:val="00CC6D20"/>
    <w:rsid w:val="00CC7596"/>
    <w:rsid w:val="00CC79A6"/>
    <w:rsid w:val="00CD0455"/>
    <w:rsid w:val="00CD099D"/>
    <w:rsid w:val="00CD0AFE"/>
    <w:rsid w:val="00CD1A8E"/>
    <w:rsid w:val="00CD2A68"/>
    <w:rsid w:val="00CD2FF5"/>
    <w:rsid w:val="00CD310C"/>
    <w:rsid w:val="00CD3433"/>
    <w:rsid w:val="00CD4954"/>
    <w:rsid w:val="00CD498C"/>
    <w:rsid w:val="00CD4F53"/>
    <w:rsid w:val="00CD5B3B"/>
    <w:rsid w:val="00CD77CB"/>
    <w:rsid w:val="00CE0A57"/>
    <w:rsid w:val="00CE0C40"/>
    <w:rsid w:val="00CE1BCE"/>
    <w:rsid w:val="00CE1D72"/>
    <w:rsid w:val="00CE25C6"/>
    <w:rsid w:val="00CE2BD4"/>
    <w:rsid w:val="00CE2E6F"/>
    <w:rsid w:val="00CE40DD"/>
    <w:rsid w:val="00CE421F"/>
    <w:rsid w:val="00CE4FD2"/>
    <w:rsid w:val="00CE586D"/>
    <w:rsid w:val="00CE5B97"/>
    <w:rsid w:val="00CE5FA0"/>
    <w:rsid w:val="00CE6392"/>
    <w:rsid w:val="00CE6496"/>
    <w:rsid w:val="00CE654E"/>
    <w:rsid w:val="00CE7A8B"/>
    <w:rsid w:val="00CF174B"/>
    <w:rsid w:val="00CF1EC1"/>
    <w:rsid w:val="00CF23C4"/>
    <w:rsid w:val="00CF3949"/>
    <w:rsid w:val="00CF3BFE"/>
    <w:rsid w:val="00CF47CD"/>
    <w:rsid w:val="00CF4B59"/>
    <w:rsid w:val="00CF58B5"/>
    <w:rsid w:val="00CF5945"/>
    <w:rsid w:val="00CF6430"/>
    <w:rsid w:val="00CF70AF"/>
    <w:rsid w:val="00CF7861"/>
    <w:rsid w:val="00CF799B"/>
    <w:rsid w:val="00CF7B56"/>
    <w:rsid w:val="00D005D8"/>
    <w:rsid w:val="00D0177E"/>
    <w:rsid w:val="00D01DB4"/>
    <w:rsid w:val="00D03468"/>
    <w:rsid w:val="00D04C92"/>
    <w:rsid w:val="00D05542"/>
    <w:rsid w:val="00D0612B"/>
    <w:rsid w:val="00D07149"/>
    <w:rsid w:val="00D07449"/>
    <w:rsid w:val="00D1195D"/>
    <w:rsid w:val="00D12525"/>
    <w:rsid w:val="00D14782"/>
    <w:rsid w:val="00D14849"/>
    <w:rsid w:val="00D155C5"/>
    <w:rsid w:val="00D15A10"/>
    <w:rsid w:val="00D15A7B"/>
    <w:rsid w:val="00D15D32"/>
    <w:rsid w:val="00D16836"/>
    <w:rsid w:val="00D16BED"/>
    <w:rsid w:val="00D17E6D"/>
    <w:rsid w:val="00D20F69"/>
    <w:rsid w:val="00D245C0"/>
    <w:rsid w:val="00D26FC9"/>
    <w:rsid w:val="00D31F2D"/>
    <w:rsid w:val="00D365B3"/>
    <w:rsid w:val="00D37313"/>
    <w:rsid w:val="00D37819"/>
    <w:rsid w:val="00D37C59"/>
    <w:rsid w:val="00D40F78"/>
    <w:rsid w:val="00D419CD"/>
    <w:rsid w:val="00D43579"/>
    <w:rsid w:val="00D43A4A"/>
    <w:rsid w:val="00D44670"/>
    <w:rsid w:val="00D4627D"/>
    <w:rsid w:val="00D5012A"/>
    <w:rsid w:val="00D5083C"/>
    <w:rsid w:val="00D51A45"/>
    <w:rsid w:val="00D532E3"/>
    <w:rsid w:val="00D53C1B"/>
    <w:rsid w:val="00D54CEC"/>
    <w:rsid w:val="00D55518"/>
    <w:rsid w:val="00D571AC"/>
    <w:rsid w:val="00D60D1A"/>
    <w:rsid w:val="00D62A7C"/>
    <w:rsid w:val="00D63E61"/>
    <w:rsid w:val="00D64071"/>
    <w:rsid w:val="00D6412D"/>
    <w:rsid w:val="00D64411"/>
    <w:rsid w:val="00D64796"/>
    <w:rsid w:val="00D64F27"/>
    <w:rsid w:val="00D66375"/>
    <w:rsid w:val="00D66788"/>
    <w:rsid w:val="00D667E8"/>
    <w:rsid w:val="00D66831"/>
    <w:rsid w:val="00D70535"/>
    <w:rsid w:val="00D72C27"/>
    <w:rsid w:val="00D73086"/>
    <w:rsid w:val="00D7308D"/>
    <w:rsid w:val="00D73F17"/>
    <w:rsid w:val="00D741E1"/>
    <w:rsid w:val="00D74E00"/>
    <w:rsid w:val="00D75111"/>
    <w:rsid w:val="00D751FF"/>
    <w:rsid w:val="00D75725"/>
    <w:rsid w:val="00D75BB7"/>
    <w:rsid w:val="00D77085"/>
    <w:rsid w:val="00D80248"/>
    <w:rsid w:val="00D80AA9"/>
    <w:rsid w:val="00D82E4F"/>
    <w:rsid w:val="00D8393F"/>
    <w:rsid w:val="00D841AB"/>
    <w:rsid w:val="00D84CAD"/>
    <w:rsid w:val="00D861FE"/>
    <w:rsid w:val="00D868BF"/>
    <w:rsid w:val="00D86A70"/>
    <w:rsid w:val="00D86E7A"/>
    <w:rsid w:val="00D87754"/>
    <w:rsid w:val="00D87E07"/>
    <w:rsid w:val="00D90F7E"/>
    <w:rsid w:val="00D91B3F"/>
    <w:rsid w:val="00D93107"/>
    <w:rsid w:val="00D93935"/>
    <w:rsid w:val="00D94003"/>
    <w:rsid w:val="00D944AF"/>
    <w:rsid w:val="00D949F0"/>
    <w:rsid w:val="00D97683"/>
    <w:rsid w:val="00DA0766"/>
    <w:rsid w:val="00DA1C8A"/>
    <w:rsid w:val="00DA263E"/>
    <w:rsid w:val="00DA2DE4"/>
    <w:rsid w:val="00DA4987"/>
    <w:rsid w:val="00DA6228"/>
    <w:rsid w:val="00DA74D4"/>
    <w:rsid w:val="00DA7A8E"/>
    <w:rsid w:val="00DB0129"/>
    <w:rsid w:val="00DB3D51"/>
    <w:rsid w:val="00DB3ECC"/>
    <w:rsid w:val="00DB4CD1"/>
    <w:rsid w:val="00DB4F30"/>
    <w:rsid w:val="00DB5FCE"/>
    <w:rsid w:val="00DC1935"/>
    <w:rsid w:val="00DC74F9"/>
    <w:rsid w:val="00DD0153"/>
    <w:rsid w:val="00DD02C7"/>
    <w:rsid w:val="00DD0795"/>
    <w:rsid w:val="00DD1963"/>
    <w:rsid w:val="00DD1AA9"/>
    <w:rsid w:val="00DD3F2E"/>
    <w:rsid w:val="00DD439E"/>
    <w:rsid w:val="00DD547A"/>
    <w:rsid w:val="00DD6CB8"/>
    <w:rsid w:val="00DD727B"/>
    <w:rsid w:val="00DD7A4C"/>
    <w:rsid w:val="00DE017C"/>
    <w:rsid w:val="00DE0FCD"/>
    <w:rsid w:val="00DE1878"/>
    <w:rsid w:val="00DE21B3"/>
    <w:rsid w:val="00DE2DED"/>
    <w:rsid w:val="00DE407A"/>
    <w:rsid w:val="00DE4210"/>
    <w:rsid w:val="00DE4AF8"/>
    <w:rsid w:val="00DE4E7B"/>
    <w:rsid w:val="00DE4FF3"/>
    <w:rsid w:val="00DE53AC"/>
    <w:rsid w:val="00DE5ABA"/>
    <w:rsid w:val="00DE5E15"/>
    <w:rsid w:val="00DE7020"/>
    <w:rsid w:val="00DE78C8"/>
    <w:rsid w:val="00DF014B"/>
    <w:rsid w:val="00DF01BB"/>
    <w:rsid w:val="00DF14B1"/>
    <w:rsid w:val="00DF1EC1"/>
    <w:rsid w:val="00DF29A0"/>
    <w:rsid w:val="00DF2A35"/>
    <w:rsid w:val="00DF2EAD"/>
    <w:rsid w:val="00DF3532"/>
    <w:rsid w:val="00DF3A40"/>
    <w:rsid w:val="00DF42D8"/>
    <w:rsid w:val="00DF4F47"/>
    <w:rsid w:val="00DF530A"/>
    <w:rsid w:val="00E001DD"/>
    <w:rsid w:val="00E02EE1"/>
    <w:rsid w:val="00E0573F"/>
    <w:rsid w:val="00E05EE9"/>
    <w:rsid w:val="00E07789"/>
    <w:rsid w:val="00E12D02"/>
    <w:rsid w:val="00E13FAD"/>
    <w:rsid w:val="00E14205"/>
    <w:rsid w:val="00E1493A"/>
    <w:rsid w:val="00E14FD3"/>
    <w:rsid w:val="00E162E0"/>
    <w:rsid w:val="00E17DBD"/>
    <w:rsid w:val="00E212B2"/>
    <w:rsid w:val="00E21F65"/>
    <w:rsid w:val="00E23328"/>
    <w:rsid w:val="00E24243"/>
    <w:rsid w:val="00E2440A"/>
    <w:rsid w:val="00E30ADC"/>
    <w:rsid w:val="00E30ADF"/>
    <w:rsid w:val="00E30F84"/>
    <w:rsid w:val="00E328E6"/>
    <w:rsid w:val="00E333C4"/>
    <w:rsid w:val="00E33CDE"/>
    <w:rsid w:val="00E33DD4"/>
    <w:rsid w:val="00E3666E"/>
    <w:rsid w:val="00E36AA6"/>
    <w:rsid w:val="00E373F1"/>
    <w:rsid w:val="00E37D92"/>
    <w:rsid w:val="00E37F73"/>
    <w:rsid w:val="00E401E5"/>
    <w:rsid w:val="00E44AC3"/>
    <w:rsid w:val="00E4513A"/>
    <w:rsid w:val="00E45590"/>
    <w:rsid w:val="00E47CD0"/>
    <w:rsid w:val="00E508DD"/>
    <w:rsid w:val="00E51794"/>
    <w:rsid w:val="00E527DD"/>
    <w:rsid w:val="00E52FD4"/>
    <w:rsid w:val="00E54028"/>
    <w:rsid w:val="00E543C0"/>
    <w:rsid w:val="00E54A33"/>
    <w:rsid w:val="00E5611E"/>
    <w:rsid w:val="00E56E09"/>
    <w:rsid w:val="00E60844"/>
    <w:rsid w:val="00E612FE"/>
    <w:rsid w:val="00E61669"/>
    <w:rsid w:val="00E624BC"/>
    <w:rsid w:val="00E62760"/>
    <w:rsid w:val="00E629EB"/>
    <w:rsid w:val="00E64DAA"/>
    <w:rsid w:val="00E66103"/>
    <w:rsid w:val="00E67890"/>
    <w:rsid w:val="00E701DA"/>
    <w:rsid w:val="00E7083D"/>
    <w:rsid w:val="00E72299"/>
    <w:rsid w:val="00E72518"/>
    <w:rsid w:val="00E72C46"/>
    <w:rsid w:val="00E753A6"/>
    <w:rsid w:val="00E7644D"/>
    <w:rsid w:val="00E7775C"/>
    <w:rsid w:val="00E77982"/>
    <w:rsid w:val="00E77E01"/>
    <w:rsid w:val="00E8085B"/>
    <w:rsid w:val="00E80DF9"/>
    <w:rsid w:val="00E83198"/>
    <w:rsid w:val="00E84171"/>
    <w:rsid w:val="00E848DE"/>
    <w:rsid w:val="00E84D76"/>
    <w:rsid w:val="00E85A29"/>
    <w:rsid w:val="00E85AE7"/>
    <w:rsid w:val="00E85C5D"/>
    <w:rsid w:val="00E8659B"/>
    <w:rsid w:val="00E86620"/>
    <w:rsid w:val="00E86748"/>
    <w:rsid w:val="00E86B45"/>
    <w:rsid w:val="00E86DFA"/>
    <w:rsid w:val="00E871D1"/>
    <w:rsid w:val="00E922F1"/>
    <w:rsid w:val="00E93D44"/>
    <w:rsid w:val="00E9412F"/>
    <w:rsid w:val="00E94842"/>
    <w:rsid w:val="00E94AB1"/>
    <w:rsid w:val="00E95B23"/>
    <w:rsid w:val="00E95F27"/>
    <w:rsid w:val="00E9675E"/>
    <w:rsid w:val="00EA1D9D"/>
    <w:rsid w:val="00EA1DBF"/>
    <w:rsid w:val="00EA6240"/>
    <w:rsid w:val="00EA628C"/>
    <w:rsid w:val="00EA7B4F"/>
    <w:rsid w:val="00EA7CAC"/>
    <w:rsid w:val="00EB129F"/>
    <w:rsid w:val="00EB1C21"/>
    <w:rsid w:val="00EB2744"/>
    <w:rsid w:val="00EB2CA3"/>
    <w:rsid w:val="00EB40E9"/>
    <w:rsid w:val="00EB54C8"/>
    <w:rsid w:val="00EB6D0E"/>
    <w:rsid w:val="00EC249A"/>
    <w:rsid w:val="00EC314A"/>
    <w:rsid w:val="00EC4F59"/>
    <w:rsid w:val="00EC547B"/>
    <w:rsid w:val="00ED0140"/>
    <w:rsid w:val="00ED0807"/>
    <w:rsid w:val="00ED0C1E"/>
    <w:rsid w:val="00ED1262"/>
    <w:rsid w:val="00ED1B75"/>
    <w:rsid w:val="00ED1C70"/>
    <w:rsid w:val="00ED294D"/>
    <w:rsid w:val="00ED3073"/>
    <w:rsid w:val="00ED337E"/>
    <w:rsid w:val="00ED376E"/>
    <w:rsid w:val="00ED478F"/>
    <w:rsid w:val="00ED78FB"/>
    <w:rsid w:val="00EE0085"/>
    <w:rsid w:val="00EE044D"/>
    <w:rsid w:val="00EE0B8E"/>
    <w:rsid w:val="00EE408A"/>
    <w:rsid w:val="00EE5292"/>
    <w:rsid w:val="00EE5DB8"/>
    <w:rsid w:val="00EE5E1C"/>
    <w:rsid w:val="00EE5FDA"/>
    <w:rsid w:val="00EE605E"/>
    <w:rsid w:val="00EE6533"/>
    <w:rsid w:val="00EE6A54"/>
    <w:rsid w:val="00EF047D"/>
    <w:rsid w:val="00EF093D"/>
    <w:rsid w:val="00EF3BC1"/>
    <w:rsid w:val="00EF3BD9"/>
    <w:rsid w:val="00EF5268"/>
    <w:rsid w:val="00EF5283"/>
    <w:rsid w:val="00F0050D"/>
    <w:rsid w:val="00F00838"/>
    <w:rsid w:val="00F00FE4"/>
    <w:rsid w:val="00F01CF3"/>
    <w:rsid w:val="00F02848"/>
    <w:rsid w:val="00F03CC5"/>
    <w:rsid w:val="00F0558C"/>
    <w:rsid w:val="00F05DA9"/>
    <w:rsid w:val="00F063C3"/>
    <w:rsid w:val="00F0749A"/>
    <w:rsid w:val="00F07B26"/>
    <w:rsid w:val="00F101E6"/>
    <w:rsid w:val="00F107D2"/>
    <w:rsid w:val="00F12AE4"/>
    <w:rsid w:val="00F12E5C"/>
    <w:rsid w:val="00F12F57"/>
    <w:rsid w:val="00F13B2B"/>
    <w:rsid w:val="00F140EF"/>
    <w:rsid w:val="00F154E2"/>
    <w:rsid w:val="00F15E9C"/>
    <w:rsid w:val="00F15EFF"/>
    <w:rsid w:val="00F16095"/>
    <w:rsid w:val="00F17AED"/>
    <w:rsid w:val="00F20131"/>
    <w:rsid w:val="00F21005"/>
    <w:rsid w:val="00F21022"/>
    <w:rsid w:val="00F211B7"/>
    <w:rsid w:val="00F212B1"/>
    <w:rsid w:val="00F21E36"/>
    <w:rsid w:val="00F23775"/>
    <w:rsid w:val="00F23894"/>
    <w:rsid w:val="00F25B2D"/>
    <w:rsid w:val="00F303EF"/>
    <w:rsid w:val="00F30D0C"/>
    <w:rsid w:val="00F31E34"/>
    <w:rsid w:val="00F321E8"/>
    <w:rsid w:val="00F33112"/>
    <w:rsid w:val="00F3326F"/>
    <w:rsid w:val="00F33468"/>
    <w:rsid w:val="00F335AE"/>
    <w:rsid w:val="00F337F4"/>
    <w:rsid w:val="00F33C0B"/>
    <w:rsid w:val="00F34378"/>
    <w:rsid w:val="00F3470B"/>
    <w:rsid w:val="00F34A6C"/>
    <w:rsid w:val="00F34DFB"/>
    <w:rsid w:val="00F35F37"/>
    <w:rsid w:val="00F3658B"/>
    <w:rsid w:val="00F36890"/>
    <w:rsid w:val="00F36B27"/>
    <w:rsid w:val="00F36BAE"/>
    <w:rsid w:val="00F41704"/>
    <w:rsid w:val="00F41838"/>
    <w:rsid w:val="00F428DC"/>
    <w:rsid w:val="00F4292F"/>
    <w:rsid w:val="00F42D9A"/>
    <w:rsid w:val="00F451E7"/>
    <w:rsid w:val="00F45369"/>
    <w:rsid w:val="00F4558A"/>
    <w:rsid w:val="00F4560F"/>
    <w:rsid w:val="00F46DBA"/>
    <w:rsid w:val="00F47742"/>
    <w:rsid w:val="00F4788B"/>
    <w:rsid w:val="00F51B9E"/>
    <w:rsid w:val="00F52800"/>
    <w:rsid w:val="00F52983"/>
    <w:rsid w:val="00F53ADA"/>
    <w:rsid w:val="00F53B3C"/>
    <w:rsid w:val="00F53E19"/>
    <w:rsid w:val="00F54057"/>
    <w:rsid w:val="00F6096B"/>
    <w:rsid w:val="00F62B5C"/>
    <w:rsid w:val="00F63148"/>
    <w:rsid w:val="00F63839"/>
    <w:rsid w:val="00F63E74"/>
    <w:rsid w:val="00F66B39"/>
    <w:rsid w:val="00F7365F"/>
    <w:rsid w:val="00F74FE3"/>
    <w:rsid w:val="00F75142"/>
    <w:rsid w:val="00F75805"/>
    <w:rsid w:val="00F760B6"/>
    <w:rsid w:val="00F7654C"/>
    <w:rsid w:val="00F773EA"/>
    <w:rsid w:val="00F80248"/>
    <w:rsid w:val="00F802B6"/>
    <w:rsid w:val="00F81584"/>
    <w:rsid w:val="00F8248D"/>
    <w:rsid w:val="00F827E0"/>
    <w:rsid w:val="00F82F54"/>
    <w:rsid w:val="00F857F7"/>
    <w:rsid w:val="00F85F58"/>
    <w:rsid w:val="00F86B78"/>
    <w:rsid w:val="00F87177"/>
    <w:rsid w:val="00F87487"/>
    <w:rsid w:val="00F90750"/>
    <w:rsid w:val="00F90860"/>
    <w:rsid w:val="00F91BF9"/>
    <w:rsid w:val="00F9353C"/>
    <w:rsid w:val="00F9475B"/>
    <w:rsid w:val="00F9505C"/>
    <w:rsid w:val="00F95A52"/>
    <w:rsid w:val="00F95AA1"/>
    <w:rsid w:val="00F9639F"/>
    <w:rsid w:val="00F96B10"/>
    <w:rsid w:val="00F96E48"/>
    <w:rsid w:val="00F97DAF"/>
    <w:rsid w:val="00FA08C5"/>
    <w:rsid w:val="00FA4E1A"/>
    <w:rsid w:val="00FA56CA"/>
    <w:rsid w:val="00FA58C3"/>
    <w:rsid w:val="00FA5A87"/>
    <w:rsid w:val="00FA5D8E"/>
    <w:rsid w:val="00FA60F8"/>
    <w:rsid w:val="00FA6B28"/>
    <w:rsid w:val="00FA7B12"/>
    <w:rsid w:val="00FB1DCC"/>
    <w:rsid w:val="00FB2BBD"/>
    <w:rsid w:val="00FB2CE5"/>
    <w:rsid w:val="00FB4989"/>
    <w:rsid w:val="00FB5DC1"/>
    <w:rsid w:val="00FB6968"/>
    <w:rsid w:val="00FC0EF8"/>
    <w:rsid w:val="00FC1407"/>
    <w:rsid w:val="00FC1F4B"/>
    <w:rsid w:val="00FC2A92"/>
    <w:rsid w:val="00FC2B0F"/>
    <w:rsid w:val="00FC357E"/>
    <w:rsid w:val="00FC44F1"/>
    <w:rsid w:val="00FC56E8"/>
    <w:rsid w:val="00FC618B"/>
    <w:rsid w:val="00FD254E"/>
    <w:rsid w:val="00FD2FE5"/>
    <w:rsid w:val="00FD3323"/>
    <w:rsid w:val="00FD573F"/>
    <w:rsid w:val="00FD59B4"/>
    <w:rsid w:val="00FD6FED"/>
    <w:rsid w:val="00FD711A"/>
    <w:rsid w:val="00FD7368"/>
    <w:rsid w:val="00FE0433"/>
    <w:rsid w:val="00FE0FDD"/>
    <w:rsid w:val="00FE59EE"/>
    <w:rsid w:val="00FE5B7F"/>
    <w:rsid w:val="00FE5FF7"/>
    <w:rsid w:val="00FE65B0"/>
    <w:rsid w:val="00FF3026"/>
    <w:rsid w:val="00FF3C4D"/>
    <w:rsid w:val="00FF483C"/>
    <w:rsid w:val="00FF488E"/>
    <w:rsid w:val="00FF5D05"/>
    <w:rsid w:val="00FF71FE"/>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18EC"/>
  <w15:docId w15:val="{D418EE34-1D14-4A51-847E-91F3972C7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rsid w:val="005B337E"/>
  </w:style>
  <w:style w:type="paragraph" w:styleId="Cmsor1">
    <w:name w:val="heading 1"/>
    <w:basedOn w:val="Norml"/>
    <w:next w:val="Norml"/>
    <w:pPr>
      <w:keepNext/>
      <w:keepLines/>
      <w:spacing w:before="400" w:after="120"/>
      <w:outlineLvl w:val="0"/>
    </w:pPr>
    <w:rPr>
      <w:sz w:val="40"/>
      <w:szCs w:val="40"/>
    </w:rPr>
  </w:style>
  <w:style w:type="paragraph" w:styleId="Cmsor2">
    <w:name w:val="heading 2"/>
    <w:basedOn w:val="Norml"/>
    <w:next w:val="Norml"/>
    <w:pPr>
      <w:keepNext/>
      <w:keepLines/>
      <w:spacing w:before="360" w:after="120"/>
      <w:outlineLvl w:val="1"/>
    </w:pPr>
    <w:rPr>
      <w:sz w:val="32"/>
      <w:szCs w:val="32"/>
    </w:rPr>
  </w:style>
  <w:style w:type="paragraph" w:styleId="Cmsor3">
    <w:name w:val="heading 3"/>
    <w:basedOn w:val="Norml"/>
    <w:next w:val="Norml"/>
    <w:pPr>
      <w:keepNext/>
      <w:keepLines/>
      <w:spacing w:before="320" w:after="80"/>
      <w:outlineLvl w:val="2"/>
    </w:pPr>
    <w:rPr>
      <w:color w:val="434343"/>
      <w:sz w:val="28"/>
      <w:szCs w:val="28"/>
    </w:rPr>
  </w:style>
  <w:style w:type="paragraph" w:styleId="Cmsor4">
    <w:name w:val="heading 4"/>
    <w:basedOn w:val="Norml"/>
    <w:next w:val="Norml"/>
    <w:pPr>
      <w:keepNext/>
      <w:keepLines/>
      <w:spacing w:before="280" w:after="80"/>
      <w:outlineLvl w:val="3"/>
    </w:pPr>
    <w:rPr>
      <w:color w:val="666666"/>
      <w:sz w:val="24"/>
      <w:szCs w:val="24"/>
    </w:rPr>
  </w:style>
  <w:style w:type="paragraph" w:styleId="Cmsor5">
    <w:name w:val="heading 5"/>
    <w:basedOn w:val="Norml"/>
    <w:next w:val="Norml"/>
    <w:pPr>
      <w:keepNext/>
      <w:keepLines/>
      <w:spacing w:before="240" w:after="80"/>
      <w:outlineLvl w:val="4"/>
    </w:pPr>
    <w:rPr>
      <w:color w:val="666666"/>
    </w:rPr>
  </w:style>
  <w:style w:type="paragraph" w:styleId="Cmsor6">
    <w:name w:val="heading 6"/>
    <w:basedOn w:val="Norml"/>
    <w:next w:val="Norml"/>
    <w:pPr>
      <w:keepNext/>
      <w:keepLines/>
      <w:spacing w:before="240" w:after="80"/>
      <w:outlineLvl w:val="5"/>
    </w:pPr>
    <w:rPr>
      <w:i/>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Cm">
    <w:name w:val="Title"/>
    <w:basedOn w:val="Norml"/>
    <w:next w:val="Norml"/>
    <w:pPr>
      <w:keepNext/>
      <w:keepLines/>
      <w:spacing w:after="60"/>
    </w:pPr>
    <w:rPr>
      <w:sz w:val="52"/>
      <w:szCs w:val="52"/>
    </w:rPr>
  </w:style>
  <w:style w:type="paragraph" w:styleId="Alcm">
    <w:name w:val="Subtitle"/>
    <w:basedOn w:val="Norml"/>
    <w:next w:val="Norml"/>
    <w:pPr>
      <w:keepNext/>
      <w:keepLines/>
      <w:spacing w:after="320"/>
    </w:pPr>
    <w:rPr>
      <w:color w:val="666666"/>
      <w:sz w:val="30"/>
      <w:szCs w:val="30"/>
    </w:rPr>
  </w:style>
  <w:style w:type="paragraph" w:customStyle="1" w:styleId="AuthorList">
    <w:name w:val="Author List"/>
    <w:aliases w:val="Keywords,Abstract"/>
    <w:basedOn w:val="Alcm"/>
    <w:next w:val="Norml"/>
    <w:uiPriority w:val="1"/>
    <w:qFormat/>
    <w:rsid w:val="009F0CFE"/>
    <w:pPr>
      <w:keepNext w:val="0"/>
      <w:keepLines w:val="0"/>
      <w:spacing w:before="240" w:after="240" w:line="240" w:lineRule="auto"/>
    </w:pPr>
    <w:rPr>
      <w:rFonts w:ascii="Times New Roman" w:eastAsiaTheme="minorHAnsi" w:hAnsi="Times New Roman" w:cs="Times New Roman"/>
      <w:b/>
      <w:color w:val="auto"/>
      <w:sz w:val="24"/>
      <w:szCs w:val="24"/>
      <w:lang w:val="en-US" w:eastAsia="en-US"/>
    </w:rPr>
  </w:style>
  <w:style w:type="character" w:styleId="Hiperhivatkozs">
    <w:name w:val="Hyperlink"/>
    <w:basedOn w:val="Bekezdsalapbettpusa"/>
    <w:uiPriority w:val="99"/>
    <w:unhideWhenUsed/>
    <w:rsid w:val="009F0CFE"/>
    <w:rPr>
      <w:color w:val="0000FF" w:themeColor="hyperlink"/>
      <w:u w:val="single"/>
    </w:rPr>
  </w:style>
  <w:style w:type="character" w:styleId="Mrltotthiperhivatkozs">
    <w:name w:val="FollowedHyperlink"/>
    <w:basedOn w:val="Bekezdsalapbettpusa"/>
    <w:uiPriority w:val="99"/>
    <w:semiHidden/>
    <w:unhideWhenUsed/>
    <w:rsid w:val="00AA6DFF"/>
    <w:rPr>
      <w:color w:val="800080" w:themeColor="followedHyperlink"/>
      <w:u w:val="single"/>
    </w:rPr>
  </w:style>
  <w:style w:type="paragraph" w:customStyle="1" w:styleId="MDPI31text">
    <w:name w:val="MDPI_3.1_text"/>
    <w:qFormat/>
    <w:rsid w:val="00E36AA6"/>
    <w:pPr>
      <w:adjustRightInd w:val="0"/>
      <w:snapToGrid w:val="0"/>
      <w:spacing w:line="228" w:lineRule="auto"/>
      <w:ind w:left="2608"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MDPI23heading3">
    <w:name w:val="MDPI_2.3_heading3"/>
    <w:qFormat/>
    <w:rsid w:val="00E36AA6"/>
    <w:pPr>
      <w:adjustRightInd w:val="0"/>
      <w:snapToGrid w:val="0"/>
      <w:spacing w:before="60" w:after="60" w:line="228" w:lineRule="auto"/>
      <w:ind w:left="2608"/>
      <w:outlineLvl w:val="2"/>
    </w:pPr>
    <w:rPr>
      <w:rFonts w:ascii="Palatino Linotype" w:eastAsia="Times New Roman" w:hAnsi="Palatino Linotype" w:cs="Times New Roman"/>
      <w:snapToGrid w:val="0"/>
      <w:color w:val="000000"/>
      <w:sz w:val="20"/>
      <w:lang w:val="en-US" w:eastAsia="de-DE" w:bidi="en-US"/>
    </w:rPr>
  </w:style>
  <w:style w:type="character" w:styleId="Jegyzethivatkozs">
    <w:name w:val="annotation reference"/>
    <w:rsid w:val="00E36AA6"/>
    <w:rPr>
      <w:sz w:val="21"/>
      <w:szCs w:val="21"/>
    </w:rPr>
  </w:style>
  <w:style w:type="paragraph" w:styleId="Jegyzetszveg">
    <w:name w:val="annotation text"/>
    <w:basedOn w:val="Norml"/>
    <w:link w:val="JegyzetszvegChar"/>
    <w:rsid w:val="00E36AA6"/>
    <w:pPr>
      <w:spacing w:line="260" w:lineRule="atLeast"/>
      <w:jc w:val="both"/>
    </w:pPr>
    <w:rPr>
      <w:rFonts w:ascii="Palatino Linotype" w:eastAsia="SimSun" w:hAnsi="Palatino Linotype" w:cs="Times New Roman"/>
      <w:noProof/>
      <w:color w:val="000000"/>
      <w:sz w:val="20"/>
      <w:szCs w:val="20"/>
      <w:lang w:val="en-US" w:eastAsia="zh-CN"/>
    </w:rPr>
  </w:style>
  <w:style w:type="character" w:customStyle="1" w:styleId="JegyzetszvegChar">
    <w:name w:val="Jegyzetszöveg Char"/>
    <w:basedOn w:val="Bekezdsalapbettpusa"/>
    <w:link w:val="Jegyzetszveg"/>
    <w:rsid w:val="00E36AA6"/>
    <w:rPr>
      <w:rFonts w:ascii="Palatino Linotype" w:eastAsia="SimSun" w:hAnsi="Palatino Linotype" w:cs="Times New Roman"/>
      <w:noProof/>
      <w:color w:val="000000"/>
      <w:sz w:val="20"/>
      <w:szCs w:val="20"/>
      <w:lang w:val="en-US" w:eastAsia="zh-CN"/>
    </w:rPr>
  </w:style>
  <w:style w:type="paragraph" w:styleId="Buborkszveg">
    <w:name w:val="Balloon Text"/>
    <w:basedOn w:val="Norml"/>
    <w:link w:val="BuborkszvegChar"/>
    <w:uiPriority w:val="99"/>
    <w:semiHidden/>
    <w:unhideWhenUsed/>
    <w:rsid w:val="00E36AA6"/>
    <w:pPr>
      <w:spacing w:line="240" w:lineRule="auto"/>
    </w:pPr>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E36AA6"/>
    <w:rPr>
      <w:rFonts w:ascii="Segoe UI" w:hAnsi="Segoe UI" w:cs="Segoe UI"/>
      <w:sz w:val="18"/>
      <w:szCs w:val="18"/>
    </w:rPr>
  </w:style>
  <w:style w:type="paragraph" w:customStyle="1" w:styleId="Norml1">
    <w:name w:val="Normál1"/>
    <w:qFormat/>
    <w:rsid w:val="009F5F52"/>
    <w:pPr>
      <w:keepNext/>
      <w:widowControl w:val="0"/>
      <w:tabs>
        <w:tab w:val="left" w:pos="708"/>
      </w:tabs>
      <w:suppressAutoHyphens/>
      <w:spacing w:line="100" w:lineRule="atLeast"/>
      <w:textAlignment w:val="baseline"/>
    </w:pPr>
    <w:rPr>
      <w:rFonts w:ascii="Liberation Serif" w:eastAsia="Droid Sans Fallback" w:hAnsi="Liberation Serif" w:cs="FreeSans"/>
      <w:color w:val="000000"/>
      <w:kern w:val="2"/>
      <w:sz w:val="24"/>
      <w:szCs w:val="24"/>
      <w:lang w:val="en-US" w:eastAsia="zh-CN" w:bidi="hi-IN"/>
    </w:rPr>
  </w:style>
  <w:style w:type="paragraph" w:styleId="Listaszerbekezds">
    <w:name w:val="List Paragraph"/>
    <w:basedOn w:val="Norml"/>
    <w:uiPriority w:val="34"/>
    <w:qFormat/>
    <w:rsid w:val="00106890"/>
    <w:pPr>
      <w:ind w:left="720"/>
      <w:contextualSpacing/>
    </w:pPr>
  </w:style>
  <w:style w:type="character" w:customStyle="1" w:styleId="Egyiksem">
    <w:name w:val="Egyik sem"/>
    <w:rsid w:val="005B74DA"/>
    <w:rPr>
      <w:lang w:val="en-US"/>
    </w:rPr>
  </w:style>
  <w:style w:type="paragraph" w:styleId="Vltozat">
    <w:name w:val="Revision"/>
    <w:hidden/>
    <w:uiPriority w:val="99"/>
    <w:semiHidden/>
    <w:rsid w:val="002320B6"/>
    <w:pPr>
      <w:spacing w:line="240" w:lineRule="auto"/>
    </w:pPr>
  </w:style>
  <w:style w:type="paragraph" w:styleId="Irodalomjegyzk">
    <w:name w:val="Bibliography"/>
    <w:basedOn w:val="Norml"/>
    <w:next w:val="Norml"/>
    <w:uiPriority w:val="37"/>
    <w:unhideWhenUsed/>
    <w:rsid w:val="00992749"/>
    <w:pPr>
      <w:tabs>
        <w:tab w:val="left" w:pos="504"/>
      </w:tabs>
      <w:spacing w:after="240" w:line="240" w:lineRule="auto"/>
      <w:ind w:left="504" w:hanging="504"/>
    </w:pPr>
  </w:style>
  <w:style w:type="paragraph" w:styleId="NormlWeb">
    <w:name w:val="Normal (Web)"/>
    <w:basedOn w:val="Norml"/>
    <w:uiPriority w:val="99"/>
    <w:unhideWhenUsed/>
    <w:rsid w:val="0096152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Kiemels2">
    <w:name w:val="Strong"/>
    <w:basedOn w:val="Bekezdsalapbettpusa"/>
    <w:uiPriority w:val="22"/>
    <w:qFormat/>
    <w:rsid w:val="0096152B"/>
    <w:rPr>
      <w:b/>
      <w:bCs/>
    </w:rPr>
  </w:style>
  <w:style w:type="paragraph" w:styleId="lfej">
    <w:name w:val="header"/>
    <w:basedOn w:val="Norml"/>
    <w:link w:val="lfejChar"/>
    <w:uiPriority w:val="99"/>
    <w:unhideWhenUsed/>
    <w:rsid w:val="000F791F"/>
    <w:pPr>
      <w:tabs>
        <w:tab w:val="center" w:pos="4536"/>
        <w:tab w:val="right" w:pos="9072"/>
      </w:tabs>
      <w:spacing w:line="240" w:lineRule="auto"/>
    </w:pPr>
  </w:style>
  <w:style w:type="character" w:customStyle="1" w:styleId="lfejChar">
    <w:name w:val="Élőfej Char"/>
    <w:basedOn w:val="Bekezdsalapbettpusa"/>
    <w:link w:val="lfej"/>
    <w:uiPriority w:val="99"/>
    <w:rsid w:val="000F791F"/>
  </w:style>
  <w:style w:type="paragraph" w:styleId="llb">
    <w:name w:val="footer"/>
    <w:basedOn w:val="Norml"/>
    <w:link w:val="llbChar"/>
    <w:uiPriority w:val="99"/>
    <w:unhideWhenUsed/>
    <w:rsid w:val="000F791F"/>
    <w:pPr>
      <w:tabs>
        <w:tab w:val="center" w:pos="4536"/>
        <w:tab w:val="right" w:pos="9072"/>
      </w:tabs>
      <w:spacing w:line="240" w:lineRule="auto"/>
    </w:pPr>
  </w:style>
  <w:style w:type="character" w:customStyle="1" w:styleId="llbChar">
    <w:name w:val="Élőláb Char"/>
    <w:basedOn w:val="Bekezdsalapbettpusa"/>
    <w:link w:val="llb"/>
    <w:uiPriority w:val="99"/>
    <w:rsid w:val="000F791F"/>
  </w:style>
  <w:style w:type="character" w:styleId="Kiemels">
    <w:name w:val="Emphasis"/>
    <w:basedOn w:val="Bekezdsalapbettpusa"/>
    <w:uiPriority w:val="20"/>
    <w:qFormat/>
    <w:rsid w:val="009471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9039">
      <w:bodyDiv w:val="1"/>
      <w:marLeft w:val="0"/>
      <w:marRight w:val="0"/>
      <w:marTop w:val="0"/>
      <w:marBottom w:val="0"/>
      <w:divBdr>
        <w:top w:val="none" w:sz="0" w:space="0" w:color="auto"/>
        <w:left w:val="none" w:sz="0" w:space="0" w:color="auto"/>
        <w:bottom w:val="none" w:sz="0" w:space="0" w:color="auto"/>
        <w:right w:val="none" w:sz="0" w:space="0" w:color="auto"/>
      </w:divBdr>
    </w:div>
    <w:div w:id="18312424">
      <w:bodyDiv w:val="1"/>
      <w:marLeft w:val="0"/>
      <w:marRight w:val="0"/>
      <w:marTop w:val="0"/>
      <w:marBottom w:val="0"/>
      <w:divBdr>
        <w:top w:val="none" w:sz="0" w:space="0" w:color="auto"/>
        <w:left w:val="none" w:sz="0" w:space="0" w:color="auto"/>
        <w:bottom w:val="none" w:sz="0" w:space="0" w:color="auto"/>
        <w:right w:val="none" w:sz="0" w:space="0" w:color="auto"/>
      </w:divBdr>
    </w:div>
    <w:div w:id="67504641">
      <w:bodyDiv w:val="1"/>
      <w:marLeft w:val="0"/>
      <w:marRight w:val="0"/>
      <w:marTop w:val="0"/>
      <w:marBottom w:val="0"/>
      <w:divBdr>
        <w:top w:val="none" w:sz="0" w:space="0" w:color="auto"/>
        <w:left w:val="none" w:sz="0" w:space="0" w:color="auto"/>
        <w:bottom w:val="none" w:sz="0" w:space="0" w:color="auto"/>
        <w:right w:val="none" w:sz="0" w:space="0" w:color="auto"/>
      </w:divBdr>
      <w:divsChild>
        <w:div w:id="928123403">
          <w:marLeft w:val="0"/>
          <w:marRight w:val="0"/>
          <w:marTop w:val="0"/>
          <w:marBottom w:val="0"/>
          <w:divBdr>
            <w:top w:val="none" w:sz="0" w:space="0" w:color="auto"/>
            <w:left w:val="none" w:sz="0" w:space="0" w:color="auto"/>
            <w:bottom w:val="none" w:sz="0" w:space="0" w:color="auto"/>
            <w:right w:val="none" w:sz="0" w:space="0" w:color="auto"/>
          </w:divBdr>
          <w:divsChild>
            <w:div w:id="184173878">
              <w:marLeft w:val="0"/>
              <w:marRight w:val="0"/>
              <w:marTop w:val="0"/>
              <w:marBottom w:val="0"/>
              <w:divBdr>
                <w:top w:val="none" w:sz="0" w:space="0" w:color="auto"/>
                <w:left w:val="none" w:sz="0" w:space="0" w:color="auto"/>
                <w:bottom w:val="none" w:sz="0" w:space="0" w:color="auto"/>
                <w:right w:val="none" w:sz="0" w:space="0" w:color="auto"/>
              </w:divBdr>
              <w:divsChild>
                <w:div w:id="1044064960">
                  <w:marLeft w:val="0"/>
                  <w:marRight w:val="0"/>
                  <w:marTop w:val="0"/>
                  <w:marBottom w:val="0"/>
                  <w:divBdr>
                    <w:top w:val="none" w:sz="0" w:space="0" w:color="auto"/>
                    <w:left w:val="none" w:sz="0" w:space="0" w:color="auto"/>
                    <w:bottom w:val="none" w:sz="0" w:space="0" w:color="auto"/>
                    <w:right w:val="none" w:sz="0" w:space="0" w:color="auto"/>
                  </w:divBdr>
                  <w:divsChild>
                    <w:div w:id="20003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7474">
          <w:marLeft w:val="0"/>
          <w:marRight w:val="0"/>
          <w:marTop w:val="0"/>
          <w:marBottom w:val="0"/>
          <w:divBdr>
            <w:top w:val="none" w:sz="0" w:space="0" w:color="auto"/>
            <w:left w:val="none" w:sz="0" w:space="0" w:color="auto"/>
            <w:bottom w:val="none" w:sz="0" w:space="0" w:color="auto"/>
            <w:right w:val="none" w:sz="0" w:space="0" w:color="auto"/>
          </w:divBdr>
          <w:divsChild>
            <w:div w:id="1540236805">
              <w:marLeft w:val="0"/>
              <w:marRight w:val="0"/>
              <w:marTop w:val="0"/>
              <w:marBottom w:val="0"/>
              <w:divBdr>
                <w:top w:val="none" w:sz="0" w:space="0" w:color="auto"/>
                <w:left w:val="none" w:sz="0" w:space="0" w:color="auto"/>
                <w:bottom w:val="none" w:sz="0" w:space="0" w:color="auto"/>
                <w:right w:val="none" w:sz="0" w:space="0" w:color="auto"/>
              </w:divBdr>
              <w:divsChild>
                <w:div w:id="123393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919">
      <w:bodyDiv w:val="1"/>
      <w:marLeft w:val="0"/>
      <w:marRight w:val="0"/>
      <w:marTop w:val="0"/>
      <w:marBottom w:val="0"/>
      <w:divBdr>
        <w:top w:val="none" w:sz="0" w:space="0" w:color="auto"/>
        <w:left w:val="none" w:sz="0" w:space="0" w:color="auto"/>
        <w:bottom w:val="none" w:sz="0" w:space="0" w:color="auto"/>
        <w:right w:val="none" w:sz="0" w:space="0" w:color="auto"/>
      </w:divBdr>
    </w:div>
    <w:div w:id="73548415">
      <w:bodyDiv w:val="1"/>
      <w:marLeft w:val="0"/>
      <w:marRight w:val="0"/>
      <w:marTop w:val="0"/>
      <w:marBottom w:val="0"/>
      <w:divBdr>
        <w:top w:val="none" w:sz="0" w:space="0" w:color="auto"/>
        <w:left w:val="none" w:sz="0" w:space="0" w:color="auto"/>
        <w:bottom w:val="none" w:sz="0" w:space="0" w:color="auto"/>
        <w:right w:val="none" w:sz="0" w:space="0" w:color="auto"/>
      </w:divBdr>
      <w:divsChild>
        <w:div w:id="1751271879">
          <w:marLeft w:val="0"/>
          <w:marRight w:val="0"/>
          <w:marTop w:val="0"/>
          <w:marBottom w:val="120"/>
          <w:divBdr>
            <w:top w:val="none" w:sz="0" w:space="0" w:color="auto"/>
            <w:left w:val="none" w:sz="0" w:space="0" w:color="auto"/>
            <w:bottom w:val="none" w:sz="0" w:space="0" w:color="auto"/>
            <w:right w:val="none" w:sz="0" w:space="0" w:color="auto"/>
          </w:divBdr>
          <w:divsChild>
            <w:div w:id="111411319">
              <w:marLeft w:val="0"/>
              <w:marRight w:val="0"/>
              <w:marTop w:val="0"/>
              <w:marBottom w:val="0"/>
              <w:divBdr>
                <w:top w:val="none" w:sz="0" w:space="0" w:color="auto"/>
                <w:left w:val="none" w:sz="0" w:space="0" w:color="auto"/>
                <w:bottom w:val="none" w:sz="0" w:space="0" w:color="auto"/>
                <w:right w:val="none" w:sz="0" w:space="0" w:color="auto"/>
              </w:divBdr>
              <w:divsChild>
                <w:div w:id="166790948">
                  <w:marLeft w:val="0"/>
                  <w:marRight w:val="0"/>
                  <w:marTop w:val="0"/>
                  <w:marBottom w:val="0"/>
                  <w:divBdr>
                    <w:top w:val="none" w:sz="0" w:space="0" w:color="auto"/>
                    <w:left w:val="none" w:sz="0" w:space="0" w:color="auto"/>
                    <w:bottom w:val="none" w:sz="0" w:space="0" w:color="auto"/>
                    <w:right w:val="none" w:sz="0" w:space="0" w:color="auto"/>
                  </w:divBdr>
                  <w:divsChild>
                    <w:div w:id="16398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7984">
      <w:bodyDiv w:val="1"/>
      <w:marLeft w:val="0"/>
      <w:marRight w:val="0"/>
      <w:marTop w:val="0"/>
      <w:marBottom w:val="0"/>
      <w:divBdr>
        <w:top w:val="none" w:sz="0" w:space="0" w:color="auto"/>
        <w:left w:val="none" w:sz="0" w:space="0" w:color="auto"/>
        <w:bottom w:val="none" w:sz="0" w:space="0" w:color="auto"/>
        <w:right w:val="none" w:sz="0" w:space="0" w:color="auto"/>
      </w:divBdr>
    </w:div>
    <w:div w:id="110639169">
      <w:bodyDiv w:val="1"/>
      <w:marLeft w:val="0"/>
      <w:marRight w:val="0"/>
      <w:marTop w:val="0"/>
      <w:marBottom w:val="0"/>
      <w:divBdr>
        <w:top w:val="none" w:sz="0" w:space="0" w:color="auto"/>
        <w:left w:val="none" w:sz="0" w:space="0" w:color="auto"/>
        <w:bottom w:val="none" w:sz="0" w:space="0" w:color="auto"/>
        <w:right w:val="none" w:sz="0" w:space="0" w:color="auto"/>
      </w:divBdr>
      <w:divsChild>
        <w:div w:id="275798806">
          <w:marLeft w:val="0"/>
          <w:marRight w:val="0"/>
          <w:marTop w:val="0"/>
          <w:marBottom w:val="0"/>
          <w:divBdr>
            <w:top w:val="none" w:sz="0" w:space="0" w:color="auto"/>
            <w:left w:val="none" w:sz="0" w:space="0" w:color="auto"/>
            <w:bottom w:val="none" w:sz="0" w:space="0" w:color="auto"/>
            <w:right w:val="none" w:sz="0" w:space="0" w:color="auto"/>
          </w:divBdr>
          <w:divsChild>
            <w:div w:id="1339893456">
              <w:marLeft w:val="0"/>
              <w:marRight w:val="0"/>
              <w:marTop w:val="0"/>
              <w:marBottom w:val="0"/>
              <w:divBdr>
                <w:top w:val="none" w:sz="0" w:space="0" w:color="auto"/>
                <w:left w:val="none" w:sz="0" w:space="0" w:color="auto"/>
                <w:bottom w:val="none" w:sz="0" w:space="0" w:color="auto"/>
                <w:right w:val="none" w:sz="0" w:space="0" w:color="auto"/>
              </w:divBdr>
              <w:divsChild>
                <w:div w:id="774785295">
                  <w:marLeft w:val="0"/>
                  <w:marRight w:val="0"/>
                  <w:marTop w:val="0"/>
                  <w:marBottom w:val="0"/>
                  <w:divBdr>
                    <w:top w:val="none" w:sz="0" w:space="0" w:color="auto"/>
                    <w:left w:val="none" w:sz="0" w:space="0" w:color="auto"/>
                    <w:bottom w:val="none" w:sz="0" w:space="0" w:color="auto"/>
                    <w:right w:val="none" w:sz="0" w:space="0" w:color="auto"/>
                  </w:divBdr>
                  <w:divsChild>
                    <w:div w:id="263996048">
                      <w:marLeft w:val="0"/>
                      <w:marRight w:val="0"/>
                      <w:marTop w:val="0"/>
                      <w:marBottom w:val="0"/>
                      <w:divBdr>
                        <w:top w:val="none" w:sz="0" w:space="0" w:color="auto"/>
                        <w:left w:val="none" w:sz="0" w:space="0" w:color="auto"/>
                        <w:bottom w:val="none" w:sz="0" w:space="0" w:color="auto"/>
                        <w:right w:val="none" w:sz="0" w:space="0" w:color="auto"/>
                      </w:divBdr>
                      <w:divsChild>
                        <w:div w:id="625552788">
                          <w:marLeft w:val="0"/>
                          <w:marRight w:val="0"/>
                          <w:marTop w:val="0"/>
                          <w:marBottom w:val="0"/>
                          <w:divBdr>
                            <w:top w:val="none" w:sz="0" w:space="0" w:color="auto"/>
                            <w:left w:val="none" w:sz="0" w:space="0" w:color="auto"/>
                            <w:bottom w:val="none" w:sz="0" w:space="0" w:color="auto"/>
                            <w:right w:val="none" w:sz="0" w:space="0" w:color="auto"/>
                          </w:divBdr>
                          <w:divsChild>
                            <w:div w:id="2116633902">
                              <w:marLeft w:val="0"/>
                              <w:marRight w:val="0"/>
                              <w:marTop w:val="0"/>
                              <w:marBottom w:val="0"/>
                              <w:divBdr>
                                <w:top w:val="none" w:sz="0" w:space="0" w:color="auto"/>
                                <w:left w:val="none" w:sz="0" w:space="0" w:color="auto"/>
                                <w:bottom w:val="none" w:sz="0" w:space="0" w:color="auto"/>
                                <w:right w:val="none" w:sz="0" w:space="0" w:color="auto"/>
                              </w:divBdr>
                              <w:divsChild>
                                <w:div w:id="18355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690072">
          <w:marLeft w:val="0"/>
          <w:marRight w:val="0"/>
          <w:marTop w:val="0"/>
          <w:marBottom w:val="0"/>
          <w:divBdr>
            <w:top w:val="none" w:sz="0" w:space="0" w:color="auto"/>
            <w:left w:val="none" w:sz="0" w:space="0" w:color="auto"/>
            <w:bottom w:val="none" w:sz="0" w:space="0" w:color="auto"/>
            <w:right w:val="none" w:sz="0" w:space="0" w:color="auto"/>
          </w:divBdr>
          <w:divsChild>
            <w:div w:id="515197337">
              <w:marLeft w:val="0"/>
              <w:marRight w:val="0"/>
              <w:marTop w:val="0"/>
              <w:marBottom w:val="0"/>
              <w:divBdr>
                <w:top w:val="none" w:sz="0" w:space="0" w:color="auto"/>
                <w:left w:val="none" w:sz="0" w:space="0" w:color="auto"/>
                <w:bottom w:val="none" w:sz="0" w:space="0" w:color="auto"/>
                <w:right w:val="none" w:sz="0" w:space="0" w:color="auto"/>
              </w:divBdr>
              <w:divsChild>
                <w:div w:id="514420498">
                  <w:marLeft w:val="0"/>
                  <w:marRight w:val="0"/>
                  <w:marTop w:val="0"/>
                  <w:marBottom w:val="0"/>
                  <w:divBdr>
                    <w:top w:val="none" w:sz="0" w:space="0" w:color="auto"/>
                    <w:left w:val="none" w:sz="0" w:space="0" w:color="auto"/>
                    <w:bottom w:val="none" w:sz="0" w:space="0" w:color="auto"/>
                    <w:right w:val="none" w:sz="0" w:space="0" w:color="auto"/>
                  </w:divBdr>
                  <w:divsChild>
                    <w:div w:id="1334532333">
                      <w:marLeft w:val="0"/>
                      <w:marRight w:val="0"/>
                      <w:marTop w:val="0"/>
                      <w:marBottom w:val="0"/>
                      <w:divBdr>
                        <w:top w:val="none" w:sz="0" w:space="0" w:color="auto"/>
                        <w:left w:val="none" w:sz="0" w:space="0" w:color="auto"/>
                        <w:bottom w:val="none" w:sz="0" w:space="0" w:color="auto"/>
                        <w:right w:val="none" w:sz="0" w:space="0" w:color="auto"/>
                      </w:divBdr>
                      <w:divsChild>
                        <w:div w:id="17148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96228">
      <w:bodyDiv w:val="1"/>
      <w:marLeft w:val="0"/>
      <w:marRight w:val="0"/>
      <w:marTop w:val="0"/>
      <w:marBottom w:val="0"/>
      <w:divBdr>
        <w:top w:val="none" w:sz="0" w:space="0" w:color="auto"/>
        <w:left w:val="none" w:sz="0" w:space="0" w:color="auto"/>
        <w:bottom w:val="none" w:sz="0" w:space="0" w:color="auto"/>
        <w:right w:val="none" w:sz="0" w:space="0" w:color="auto"/>
      </w:divBdr>
    </w:div>
    <w:div w:id="179317832">
      <w:bodyDiv w:val="1"/>
      <w:marLeft w:val="0"/>
      <w:marRight w:val="0"/>
      <w:marTop w:val="0"/>
      <w:marBottom w:val="0"/>
      <w:divBdr>
        <w:top w:val="none" w:sz="0" w:space="0" w:color="auto"/>
        <w:left w:val="none" w:sz="0" w:space="0" w:color="auto"/>
        <w:bottom w:val="none" w:sz="0" w:space="0" w:color="auto"/>
        <w:right w:val="none" w:sz="0" w:space="0" w:color="auto"/>
      </w:divBdr>
    </w:div>
    <w:div w:id="190191144">
      <w:bodyDiv w:val="1"/>
      <w:marLeft w:val="0"/>
      <w:marRight w:val="0"/>
      <w:marTop w:val="0"/>
      <w:marBottom w:val="0"/>
      <w:divBdr>
        <w:top w:val="none" w:sz="0" w:space="0" w:color="auto"/>
        <w:left w:val="none" w:sz="0" w:space="0" w:color="auto"/>
        <w:bottom w:val="none" w:sz="0" w:space="0" w:color="auto"/>
        <w:right w:val="none" w:sz="0" w:space="0" w:color="auto"/>
      </w:divBdr>
    </w:div>
    <w:div w:id="207257579">
      <w:bodyDiv w:val="1"/>
      <w:marLeft w:val="0"/>
      <w:marRight w:val="0"/>
      <w:marTop w:val="0"/>
      <w:marBottom w:val="0"/>
      <w:divBdr>
        <w:top w:val="none" w:sz="0" w:space="0" w:color="auto"/>
        <w:left w:val="none" w:sz="0" w:space="0" w:color="auto"/>
        <w:bottom w:val="none" w:sz="0" w:space="0" w:color="auto"/>
        <w:right w:val="none" w:sz="0" w:space="0" w:color="auto"/>
      </w:divBdr>
    </w:div>
    <w:div w:id="230389448">
      <w:bodyDiv w:val="1"/>
      <w:marLeft w:val="0"/>
      <w:marRight w:val="0"/>
      <w:marTop w:val="0"/>
      <w:marBottom w:val="0"/>
      <w:divBdr>
        <w:top w:val="none" w:sz="0" w:space="0" w:color="auto"/>
        <w:left w:val="none" w:sz="0" w:space="0" w:color="auto"/>
        <w:bottom w:val="none" w:sz="0" w:space="0" w:color="auto"/>
        <w:right w:val="none" w:sz="0" w:space="0" w:color="auto"/>
      </w:divBdr>
    </w:div>
    <w:div w:id="256594911">
      <w:bodyDiv w:val="1"/>
      <w:marLeft w:val="0"/>
      <w:marRight w:val="0"/>
      <w:marTop w:val="0"/>
      <w:marBottom w:val="0"/>
      <w:divBdr>
        <w:top w:val="none" w:sz="0" w:space="0" w:color="auto"/>
        <w:left w:val="none" w:sz="0" w:space="0" w:color="auto"/>
        <w:bottom w:val="none" w:sz="0" w:space="0" w:color="auto"/>
        <w:right w:val="none" w:sz="0" w:space="0" w:color="auto"/>
      </w:divBdr>
    </w:div>
    <w:div w:id="258564928">
      <w:bodyDiv w:val="1"/>
      <w:marLeft w:val="0"/>
      <w:marRight w:val="0"/>
      <w:marTop w:val="0"/>
      <w:marBottom w:val="0"/>
      <w:divBdr>
        <w:top w:val="none" w:sz="0" w:space="0" w:color="auto"/>
        <w:left w:val="none" w:sz="0" w:space="0" w:color="auto"/>
        <w:bottom w:val="none" w:sz="0" w:space="0" w:color="auto"/>
        <w:right w:val="none" w:sz="0" w:space="0" w:color="auto"/>
      </w:divBdr>
    </w:div>
    <w:div w:id="283774482">
      <w:bodyDiv w:val="1"/>
      <w:marLeft w:val="0"/>
      <w:marRight w:val="0"/>
      <w:marTop w:val="0"/>
      <w:marBottom w:val="0"/>
      <w:divBdr>
        <w:top w:val="none" w:sz="0" w:space="0" w:color="auto"/>
        <w:left w:val="none" w:sz="0" w:space="0" w:color="auto"/>
        <w:bottom w:val="none" w:sz="0" w:space="0" w:color="auto"/>
        <w:right w:val="none" w:sz="0" w:space="0" w:color="auto"/>
      </w:divBdr>
    </w:div>
    <w:div w:id="289360151">
      <w:bodyDiv w:val="1"/>
      <w:marLeft w:val="0"/>
      <w:marRight w:val="0"/>
      <w:marTop w:val="0"/>
      <w:marBottom w:val="0"/>
      <w:divBdr>
        <w:top w:val="none" w:sz="0" w:space="0" w:color="auto"/>
        <w:left w:val="none" w:sz="0" w:space="0" w:color="auto"/>
        <w:bottom w:val="none" w:sz="0" w:space="0" w:color="auto"/>
        <w:right w:val="none" w:sz="0" w:space="0" w:color="auto"/>
      </w:divBdr>
    </w:div>
    <w:div w:id="312415246">
      <w:bodyDiv w:val="1"/>
      <w:marLeft w:val="0"/>
      <w:marRight w:val="0"/>
      <w:marTop w:val="0"/>
      <w:marBottom w:val="0"/>
      <w:divBdr>
        <w:top w:val="none" w:sz="0" w:space="0" w:color="auto"/>
        <w:left w:val="none" w:sz="0" w:space="0" w:color="auto"/>
        <w:bottom w:val="none" w:sz="0" w:space="0" w:color="auto"/>
        <w:right w:val="none" w:sz="0" w:space="0" w:color="auto"/>
      </w:divBdr>
    </w:div>
    <w:div w:id="358701848">
      <w:bodyDiv w:val="1"/>
      <w:marLeft w:val="0"/>
      <w:marRight w:val="0"/>
      <w:marTop w:val="0"/>
      <w:marBottom w:val="0"/>
      <w:divBdr>
        <w:top w:val="none" w:sz="0" w:space="0" w:color="auto"/>
        <w:left w:val="none" w:sz="0" w:space="0" w:color="auto"/>
        <w:bottom w:val="none" w:sz="0" w:space="0" w:color="auto"/>
        <w:right w:val="none" w:sz="0" w:space="0" w:color="auto"/>
      </w:divBdr>
      <w:divsChild>
        <w:div w:id="927424562">
          <w:marLeft w:val="0"/>
          <w:marRight w:val="0"/>
          <w:marTop w:val="0"/>
          <w:marBottom w:val="0"/>
          <w:divBdr>
            <w:top w:val="none" w:sz="0" w:space="0" w:color="auto"/>
            <w:left w:val="none" w:sz="0" w:space="0" w:color="auto"/>
            <w:bottom w:val="none" w:sz="0" w:space="0" w:color="auto"/>
            <w:right w:val="none" w:sz="0" w:space="0" w:color="auto"/>
          </w:divBdr>
        </w:div>
      </w:divsChild>
    </w:div>
    <w:div w:id="366491229">
      <w:bodyDiv w:val="1"/>
      <w:marLeft w:val="0"/>
      <w:marRight w:val="0"/>
      <w:marTop w:val="0"/>
      <w:marBottom w:val="0"/>
      <w:divBdr>
        <w:top w:val="none" w:sz="0" w:space="0" w:color="auto"/>
        <w:left w:val="none" w:sz="0" w:space="0" w:color="auto"/>
        <w:bottom w:val="none" w:sz="0" w:space="0" w:color="auto"/>
        <w:right w:val="none" w:sz="0" w:space="0" w:color="auto"/>
      </w:divBdr>
    </w:div>
    <w:div w:id="382599904">
      <w:bodyDiv w:val="1"/>
      <w:marLeft w:val="0"/>
      <w:marRight w:val="0"/>
      <w:marTop w:val="0"/>
      <w:marBottom w:val="0"/>
      <w:divBdr>
        <w:top w:val="none" w:sz="0" w:space="0" w:color="auto"/>
        <w:left w:val="none" w:sz="0" w:space="0" w:color="auto"/>
        <w:bottom w:val="none" w:sz="0" w:space="0" w:color="auto"/>
        <w:right w:val="none" w:sz="0" w:space="0" w:color="auto"/>
      </w:divBdr>
    </w:div>
    <w:div w:id="409429138">
      <w:bodyDiv w:val="1"/>
      <w:marLeft w:val="0"/>
      <w:marRight w:val="0"/>
      <w:marTop w:val="0"/>
      <w:marBottom w:val="0"/>
      <w:divBdr>
        <w:top w:val="none" w:sz="0" w:space="0" w:color="auto"/>
        <w:left w:val="none" w:sz="0" w:space="0" w:color="auto"/>
        <w:bottom w:val="none" w:sz="0" w:space="0" w:color="auto"/>
        <w:right w:val="none" w:sz="0" w:space="0" w:color="auto"/>
      </w:divBdr>
    </w:div>
    <w:div w:id="441417121">
      <w:bodyDiv w:val="1"/>
      <w:marLeft w:val="0"/>
      <w:marRight w:val="0"/>
      <w:marTop w:val="0"/>
      <w:marBottom w:val="0"/>
      <w:divBdr>
        <w:top w:val="none" w:sz="0" w:space="0" w:color="auto"/>
        <w:left w:val="none" w:sz="0" w:space="0" w:color="auto"/>
        <w:bottom w:val="none" w:sz="0" w:space="0" w:color="auto"/>
        <w:right w:val="none" w:sz="0" w:space="0" w:color="auto"/>
      </w:divBdr>
    </w:div>
    <w:div w:id="451441000">
      <w:bodyDiv w:val="1"/>
      <w:marLeft w:val="0"/>
      <w:marRight w:val="0"/>
      <w:marTop w:val="0"/>
      <w:marBottom w:val="0"/>
      <w:divBdr>
        <w:top w:val="none" w:sz="0" w:space="0" w:color="auto"/>
        <w:left w:val="none" w:sz="0" w:space="0" w:color="auto"/>
        <w:bottom w:val="none" w:sz="0" w:space="0" w:color="auto"/>
        <w:right w:val="none" w:sz="0" w:space="0" w:color="auto"/>
      </w:divBdr>
      <w:divsChild>
        <w:div w:id="1485513701">
          <w:marLeft w:val="0"/>
          <w:marRight w:val="0"/>
          <w:marTop w:val="0"/>
          <w:marBottom w:val="0"/>
          <w:divBdr>
            <w:top w:val="none" w:sz="0" w:space="0" w:color="auto"/>
            <w:left w:val="none" w:sz="0" w:space="0" w:color="auto"/>
            <w:bottom w:val="none" w:sz="0" w:space="0" w:color="auto"/>
            <w:right w:val="none" w:sz="0" w:space="0" w:color="auto"/>
          </w:divBdr>
          <w:divsChild>
            <w:div w:id="437061728">
              <w:marLeft w:val="0"/>
              <w:marRight w:val="0"/>
              <w:marTop w:val="0"/>
              <w:marBottom w:val="0"/>
              <w:divBdr>
                <w:top w:val="none" w:sz="0" w:space="0" w:color="auto"/>
                <w:left w:val="none" w:sz="0" w:space="0" w:color="auto"/>
                <w:bottom w:val="none" w:sz="0" w:space="0" w:color="auto"/>
                <w:right w:val="none" w:sz="0" w:space="0" w:color="auto"/>
              </w:divBdr>
              <w:divsChild>
                <w:div w:id="1513648577">
                  <w:marLeft w:val="0"/>
                  <w:marRight w:val="0"/>
                  <w:marTop w:val="0"/>
                  <w:marBottom w:val="0"/>
                  <w:divBdr>
                    <w:top w:val="none" w:sz="0" w:space="0" w:color="auto"/>
                    <w:left w:val="none" w:sz="0" w:space="0" w:color="auto"/>
                    <w:bottom w:val="none" w:sz="0" w:space="0" w:color="auto"/>
                    <w:right w:val="none" w:sz="0" w:space="0" w:color="auto"/>
                  </w:divBdr>
                  <w:divsChild>
                    <w:div w:id="886137912">
                      <w:marLeft w:val="0"/>
                      <w:marRight w:val="0"/>
                      <w:marTop w:val="0"/>
                      <w:marBottom w:val="0"/>
                      <w:divBdr>
                        <w:top w:val="none" w:sz="0" w:space="0" w:color="auto"/>
                        <w:left w:val="none" w:sz="0" w:space="0" w:color="auto"/>
                        <w:bottom w:val="none" w:sz="0" w:space="0" w:color="auto"/>
                        <w:right w:val="none" w:sz="0" w:space="0" w:color="auto"/>
                      </w:divBdr>
                      <w:divsChild>
                        <w:div w:id="398485192">
                          <w:marLeft w:val="0"/>
                          <w:marRight w:val="0"/>
                          <w:marTop w:val="0"/>
                          <w:marBottom w:val="0"/>
                          <w:divBdr>
                            <w:top w:val="none" w:sz="0" w:space="0" w:color="auto"/>
                            <w:left w:val="none" w:sz="0" w:space="0" w:color="auto"/>
                            <w:bottom w:val="none" w:sz="0" w:space="0" w:color="auto"/>
                            <w:right w:val="none" w:sz="0" w:space="0" w:color="auto"/>
                          </w:divBdr>
                          <w:divsChild>
                            <w:div w:id="1053776299">
                              <w:marLeft w:val="0"/>
                              <w:marRight w:val="0"/>
                              <w:marTop w:val="0"/>
                              <w:marBottom w:val="0"/>
                              <w:divBdr>
                                <w:top w:val="none" w:sz="0" w:space="0" w:color="auto"/>
                                <w:left w:val="none" w:sz="0" w:space="0" w:color="auto"/>
                                <w:bottom w:val="none" w:sz="0" w:space="0" w:color="auto"/>
                                <w:right w:val="none" w:sz="0" w:space="0" w:color="auto"/>
                              </w:divBdr>
                              <w:divsChild>
                                <w:div w:id="743068916">
                                  <w:marLeft w:val="0"/>
                                  <w:marRight w:val="0"/>
                                  <w:marTop w:val="0"/>
                                  <w:marBottom w:val="0"/>
                                  <w:divBdr>
                                    <w:top w:val="none" w:sz="0" w:space="0" w:color="auto"/>
                                    <w:left w:val="none" w:sz="0" w:space="0" w:color="auto"/>
                                    <w:bottom w:val="none" w:sz="0" w:space="0" w:color="auto"/>
                                    <w:right w:val="none" w:sz="0" w:space="0" w:color="auto"/>
                                  </w:divBdr>
                                  <w:divsChild>
                                    <w:div w:id="2005158528">
                                      <w:marLeft w:val="0"/>
                                      <w:marRight w:val="0"/>
                                      <w:marTop w:val="0"/>
                                      <w:marBottom w:val="0"/>
                                      <w:divBdr>
                                        <w:top w:val="none" w:sz="0" w:space="0" w:color="auto"/>
                                        <w:left w:val="none" w:sz="0" w:space="0" w:color="auto"/>
                                        <w:bottom w:val="none" w:sz="0" w:space="0" w:color="auto"/>
                                        <w:right w:val="none" w:sz="0" w:space="0" w:color="auto"/>
                                      </w:divBdr>
                                      <w:divsChild>
                                        <w:div w:id="1709987439">
                                          <w:marLeft w:val="0"/>
                                          <w:marRight w:val="0"/>
                                          <w:marTop w:val="0"/>
                                          <w:marBottom w:val="0"/>
                                          <w:divBdr>
                                            <w:top w:val="none" w:sz="0" w:space="0" w:color="auto"/>
                                            <w:left w:val="none" w:sz="0" w:space="0" w:color="auto"/>
                                            <w:bottom w:val="none" w:sz="0" w:space="0" w:color="auto"/>
                                            <w:right w:val="none" w:sz="0" w:space="0" w:color="auto"/>
                                          </w:divBdr>
                                          <w:divsChild>
                                            <w:div w:id="503084757">
                                              <w:marLeft w:val="0"/>
                                              <w:marRight w:val="0"/>
                                              <w:marTop w:val="0"/>
                                              <w:marBottom w:val="0"/>
                                              <w:divBdr>
                                                <w:top w:val="none" w:sz="0" w:space="0" w:color="auto"/>
                                                <w:left w:val="none" w:sz="0" w:space="0" w:color="auto"/>
                                                <w:bottom w:val="none" w:sz="0" w:space="0" w:color="auto"/>
                                                <w:right w:val="none" w:sz="0" w:space="0" w:color="auto"/>
                                              </w:divBdr>
                                              <w:divsChild>
                                                <w:div w:id="1353875132">
                                                  <w:marLeft w:val="0"/>
                                                  <w:marRight w:val="0"/>
                                                  <w:marTop w:val="0"/>
                                                  <w:marBottom w:val="0"/>
                                                  <w:divBdr>
                                                    <w:top w:val="none" w:sz="0" w:space="0" w:color="auto"/>
                                                    <w:left w:val="none" w:sz="0" w:space="0" w:color="auto"/>
                                                    <w:bottom w:val="none" w:sz="0" w:space="0" w:color="auto"/>
                                                    <w:right w:val="none" w:sz="0" w:space="0" w:color="auto"/>
                                                  </w:divBdr>
                                                  <w:divsChild>
                                                    <w:div w:id="206992678">
                                                      <w:marLeft w:val="0"/>
                                                      <w:marRight w:val="0"/>
                                                      <w:marTop w:val="0"/>
                                                      <w:marBottom w:val="0"/>
                                                      <w:divBdr>
                                                        <w:top w:val="none" w:sz="0" w:space="0" w:color="auto"/>
                                                        <w:left w:val="none" w:sz="0" w:space="0" w:color="auto"/>
                                                        <w:bottom w:val="none" w:sz="0" w:space="0" w:color="auto"/>
                                                        <w:right w:val="none" w:sz="0" w:space="0" w:color="auto"/>
                                                      </w:divBdr>
                                                      <w:divsChild>
                                                        <w:div w:id="16632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775409">
      <w:bodyDiv w:val="1"/>
      <w:marLeft w:val="0"/>
      <w:marRight w:val="0"/>
      <w:marTop w:val="0"/>
      <w:marBottom w:val="0"/>
      <w:divBdr>
        <w:top w:val="none" w:sz="0" w:space="0" w:color="auto"/>
        <w:left w:val="none" w:sz="0" w:space="0" w:color="auto"/>
        <w:bottom w:val="none" w:sz="0" w:space="0" w:color="auto"/>
        <w:right w:val="none" w:sz="0" w:space="0" w:color="auto"/>
      </w:divBdr>
      <w:divsChild>
        <w:div w:id="645668029">
          <w:marLeft w:val="0"/>
          <w:marRight w:val="0"/>
          <w:marTop w:val="0"/>
          <w:marBottom w:val="0"/>
          <w:divBdr>
            <w:top w:val="none" w:sz="0" w:space="0" w:color="auto"/>
            <w:left w:val="none" w:sz="0" w:space="0" w:color="auto"/>
            <w:bottom w:val="none" w:sz="0" w:space="0" w:color="auto"/>
            <w:right w:val="none" w:sz="0" w:space="0" w:color="auto"/>
          </w:divBdr>
        </w:div>
      </w:divsChild>
    </w:div>
    <w:div w:id="513225860">
      <w:bodyDiv w:val="1"/>
      <w:marLeft w:val="0"/>
      <w:marRight w:val="0"/>
      <w:marTop w:val="0"/>
      <w:marBottom w:val="0"/>
      <w:divBdr>
        <w:top w:val="none" w:sz="0" w:space="0" w:color="auto"/>
        <w:left w:val="none" w:sz="0" w:space="0" w:color="auto"/>
        <w:bottom w:val="none" w:sz="0" w:space="0" w:color="auto"/>
        <w:right w:val="none" w:sz="0" w:space="0" w:color="auto"/>
      </w:divBdr>
    </w:div>
    <w:div w:id="515577663">
      <w:bodyDiv w:val="1"/>
      <w:marLeft w:val="0"/>
      <w:marRight w:val="0"/>
      <w:marTop w:val="0"/>
      <w:marBottom w:val="0"/>
      <w:divBdr>
        <w:top w:val="none" w:sz="0" w:space="0" w:color="auto"/>
        <w:left w:val="none" w:sz="0" w:space="0" w:color="auto"/>
        <w:bottom w:val="none" w:sz="0" w:space="0" w:color="auto"/>
        <w:right w:val="none" w:sz="0" w:space="0" w:color="auto"/>
      </w:divBdr>
    </w:div>
    <w:div w:id="544677072">
      <w:bodyDiv w:val="1"/>
      <w:marLeft w:val="0"/>
      <w:marRight w:val="0"/>
      <w:marTop w:val="0"/>
      <w:marBottom w:val="0"/>
      <w:divBdr>
        <w:top w:val="none" w:sz="0" w:space="0" w:color="auto"/>
        <w:left w:val="none" w:sz="0" w:space="0" w:color="auto"/>
        <w:bottom w:val="none" w:sz="0" w:space="0" w:color="auto"/>
        <w:right w:val="none" w:sz="0" w:space="0" w:color="auto"/>
      </w:divBdr>
      <w:divsChild>
        <w:div w:id="844058802">
          <w:marLeft w:val="0"/>
          <w:marRight w:val="0"/>
          <w:marTop w:val="0"/>
          <w:marBottom w:val="0"/>
          <w:divBdr>
            <w:top w:val="none" w:sz="0" w:space="0" w:color="auto"/>
            <w:left w:val="none" w:sz="0" w:space="0" w:color="auto"/>
            <w:bottom w:val="none" w:sz="0" w:space="0" w:color="auto"/>
            <w:right w:val="none" w:sz="0" w:space="0" w:color="auto"/>
          </w:divBdr>
          <w:divsChild>
            <w:div w:id="154884150">
              <w:marLeft w:val="0"/>
              <w:marRight w:val="0"/>
              <w:marTop w:val="0"/>
              <w:marBottom w:val="0"/>
              <w:divBdr>
                <w:top w:val="none" w:sz="0" w:space="0" w:color="auto"/>
                <w:left w:val="none" w:sz="0" w:space="0" w:color="auto"/>
                <w:bottom w:val="none" w:sz="0" w:space="0" w:color="auto"/>
                <w:right w:val="none" w:sz="0" w:space="0" w:color="auto"/>
              </w:divBdr>
              <w:divsChild>
                <w:div w:id="1372068182">
                  <w:marLeft w:val="0"/>
                  <w:marRight w:val="0"/>
                  <w:marTop w:val="0"/>
                  <w:marBottom w:val="0"/>
                  <w:divBdr>
                    <w:top w:val="none" w:sz="0" w:space="0" w:color="auto"/>
                    <w:left w:val="none" w:sz="0" w:space="0" w:color="auto"/>
                    <w:bottom w:val="none" w:sz="0" w:space="0" w:color="auto"/>
                    <w:right w:val="none" w:sz="0" w:space="0" w:color="auto"/>
                  </w:divBdr>
                </w:div>
                <w:div w:id="189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5249">
          <w:marLeft w:val="240"/>
          <w:marRight w:val="0"/>
          <w:marTop w:val="0"/>
          <w:marBottom w:val="0"/>
          <w:divBdr>
            <w:top w:val="none" w:sz="0" w:space="0" w:color="auto"/>
            <w:left w:val="none" w:sz="0" w:space="0" w:color="auto"/>
            <w:bottom w:val="none" w:sz="0" w:space="0" w:color="auto"/>
            <w:right w:val="none" w:sz="0" w:space="0" w:color="auto"/>
          </w:divBdr>
          <w:divsChild>
            <w:div w:id="1670403067">
              <w:marLeft w:val="0"/>
              <w:marRight w:val="0"/>
              <w:marTop w:val="0"/>
              <w:marBottom w:val="0"/>
              <w:divBdr>
                <w:top w:val="none" w:sz="0" w:space="0" w:color="auto"/>
                <w:left w:val="none" w:sz="0" w:space="0" w:color="auto"/>
                <w:bottom w:val="none" w:sz="0" w:space="0" w:color="auto"/>
                <w:right w:val="none" w:sz="0" w:space="0" w:color="auto"/>
              </w:divBdr>
            </w:div>
            <w:div w:id="1914123377">
              <w:marLeft w:val="0"/>
              <w:marRight w:val="0"/>
              <w:marTop w:val="0"/>
              <w:marBottom w:val="0"/>
              <w:divBdr>
                <w:top w:val="none" w:sz="0" w:space="0" w:color="auto"/>
                <w:left w:val="none" w:sz="0" w:space="0" w:color="auto"/>
                <w:bottom w:val="none" w:sz="0" w:space="0" w:color="auto"/>
                <w:right w:val="none" w:sz="0" w:space="0" w:color="auto"/>
              </w:divBdr>
            </w:div>
          </w:divsChild>
        </w:div>
        <w:div w:id="922492894">
          <w:marLeft w:val="0"/>
          <w:marRight w:val="0"/>
          <w:marTop w:val="166"/>
          <w:marBottom w:val="166"/>
          <w:divBdr>
            <w:top w:val="none" w:sz="0" w:space="0" w:color="auto"/>
            <w:left w:val="none" w:sz="0" w:space="0" w:color="auto"/>
            <w:bottom w:val="none" w:sz="0" w:space="0" w:color="auto"/>
            <w:right w:val="none" w:sz="0" w:space="0" w:color="auto"/>
          </w:divBdr>
          <w:divsChild>
            <w:div w:id="18762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937926">
      <w:bodyDiv w:val="1"/>
      <w:marLeft w:val="0"/>
      <w:marRight w:val="0"/>
      <w:marTop w:val="0"/>
      <w:marBottom w:val="0"/>
      <w:divBdr>
        <w:top w:val="none" w:sz="0" w:space="0" w:color="auto"/>
        <w:left w:val="none" w:sz="0" w:space="0" w:color="auto"/>
        <w:bottom w:val="none" w:sz="0" w:space="0" w:color="auto"/>
        <w:right w:val="none" w:sz="0" w:space="0" w:color="auto"/>
      </w:divBdr>
      <w:divsChild>
        <w:div w:id="2438144">
          <w:marLeft w:val="0"/>
          <w:marRight w:val="0"/>
          <w:marTop w:val="0"/>
          <w:marBottom w:val="0"/>
          <w:divBdr>
            <w:top w:val="none" w:sz="0" w:space="0" w:color="auto"/>
            <w:left w:val="none" w:sz="0" w:space="0" w:color="auto"/>
            <w:bottom w:val="none" w:sz="0" w:space="0" w:color="auto"/>
            <w:right w:val="none" w:sz="0" w:space="0" w:color="auto"/>
          </w:divBdr>
          <w:divsChild>
            <w:div w:id="1034648788">
              <w:marLeft w:val="0"/>
              <w:marRight w:val="0"/>
              <w:marTop w:val="0"/>
              <w:marBottom w:val="120"/>
              <w:divBdr>
                <w:top w:val="none" w:sz="0" w:space="0" w:color="auto"/>
                <w:left w:val="none" w:sz="0" w:space="0" w:color="auto"/>
                <w:bottom w:val="none" w:sz="0" w:space="0" w:color="auto"/>
                <w:right w:val="none" w:sz="0" w:space="0" w:color="auto"/>
              </w:divBdr>
            </w:div>
          </w:divsChild>
        </w:div>
        <w:div w:id="1899513261">
          <w:marLeft w:val="0"/>
          <w:marRight w:val="0"/>
          <w:marTop w:val="0"/>
          <w:marBottom w:val="0"/>
          <w:divBdr>
            <w:top w:val="none" w:sz="0" w:space="0" w:color="auto"/>
            <w:left w:val="none" w:sz="0" w:space="0" w:color="auto"/>
            <w:bottom w:val="none" w:sz="0" w:space="0" w:color="auto"/>
            <w:right w:val="none" w:sz="0" w:space="0" w:color="auto"/>
          </w:divBdr>
        </w:div>
      </w:divsChild>
    </w:div>
    <w:div w:id="587153346">
      <w:bodyDiv w:val="1"/>
      <w:marLeft w:val="0"/>
      <w:marRight w:val="0"/>
      <w:marTop w:val="0"/>
      <w:marBottom w:val="0"/>
      <w:divBdr>
        <w:top w:val="none" w:sz="0" w:space="0" w:color="auto"/>
        <w:left w:val="none" w:sz="0" w:space="0" w:color="auto"/>
        <w:bottom w:val="none" w:sz="0" w:space="0" w:color="auto"/>
        <w:right w:val="none" w:sz="0" w:space="0" w:color="auto"/>
      </w:divBdr>
    </w:div>
    <w:div w:id="588461540">
      <w:bodyDiv w:val="1"/>
      <w:marLeft w:val="0"/>
      <w:marRight w:val="0"/>
      <w:marTop w:val="0"/>
      <w:marBottom w:val="0"/>
      <w:divBdr>
        <w:top w:val="none" w:sz="0" w:space="0" w:color="auto"/>
        <w:left w:val="none" w:sz="0" w:space="0" w:color="auto"/>
        <w:bottom w:val="none" w:sz="0" w:space="0" w:color="auto"/>
        <w:right w:val="none" w:sz="0" w:space="0" w:color="auto"/>
      </w:divBdr>
    </w:div>
    <w:div w:id="596332175">
      <w:bodyDiv w:val="1"/>
      <w:marLeft w:val="0"/>
      <w:marRight w:val="0"/>
      <w:marTop w:val="0"/>
      <w:marBottom w:val="0"/>
      <w:divBdr>
        <w:top w:val="none" w:sz="0" w:space="0" w:color="auto"/>
        <w:left w:val="none" w:sz="0" w:space="0" w:color="auto"/>
        <w:bottom w:val="none" w:sz="0" w:space="0" w:color="auto"/>
        <w:right w:val="none" w:sz="0" w:space="0" w:color="auto"/>
      </w:divBdr>
    </w:div>
    <w:div w:id="630522351">
      <w:bodyDiv w:val="1"/>
      <w:marLeft w:val="0"/>
      <w:marRight w:val="0"/>
      <w:marTop w:val="0"/>
      <w:marBottom w:val="0"/>
      <w:divBdr>
        <w:top w:val="none" w:sz="0" w:space="0" w:color="auto"/>
        <w:left w:val="none" w:sz="0" w:space="0" w:color="auto"/>
        <w:bottom w:val="none" w:sz="0" w:space="0" w:color="auto"/>
        <w:right w:val="none" w:sz="0" w:space="0" w:color="auto"/>
      </w:divBdr>
      <w:divsChild>
        <w:div w:id="1154445244">
          <w:marLeft w:val="0"/>
          <w:marRight w:val="0"/>
          <w:marTop w:val="0"/>
          <w:marBottom w:val="0"/>
          <w:divBdr>
            <w:top w:val="single" w:sz="2" w:space="0" w:color="D9D9E3"/>
            <w:left w:val="single" w:sz="2" w:space="0" w:color="D9D9E3"/>
            <w:bottom w:val="single" w:sz="2" w:space="0" w:color="D9D9E3"/>
            <w:right w:val="single" w:sz="2" w:space="0" w:color="D9D9E3"/>
          </w:divBdr>
          <w:divsChild>
            <w:div w:id="172960149">
              <w:marLeft w:val="0"/>
              <w:marRight w:val="0"/>
              <w:marTop w:val="0"/>
              <w:marBottom w:val="0"/>
              <w:divBdr>
                <w:top w:val="single" w:sz="2" w:space="0" w:color="D9D9E3"/>
                <w:left w:val="single" w:sz="2" w:space="0" w:color="D9D9E3"/>
                <w:bottom w:val="single" w:sz="2" w:space="0" w:color="D9D9E3"/>
                <w:right w:val="single" w:sz="2" w:space="0" w:color="D9D9E3"/>
              </w:divBdr>
              <w:divsChild>
                <w:div w:id="635598269">
                  <w:marLeft w:val="0"/>
                  <w:marRight w:val="0"/>
                  <w:marTop w:val="0"/>
                  <w:marBottom w:val="0"/>
                  <w:divBdr>
                    <w:top w:val="single" w:sz="2" w:space="0" w:color="D9D9E3"/>
                    <w:left w:val="single" w:sz="2" w:space="0" w:color="D9D9E3"/>
                    <w:bottom w:val="single" w:sz="2" w:space="0" w:color="D9D9E3"/>
                    <w:right w:val="single" w:sz="2" w:space="0" w:color="D9D9E3"/>
                  </w:divBdr>
                  <w:divsChild>
                    <w:div w:id="957490189">
                      <w:marLeft w:val="0"/>
                      <w:marRight w:val="0"/>
                      <w:marTop w:val="0"/>
                      <w:marBottom w:val="0"/>
                      <w:divBdr>
                        <w:top w:val="single" w:sz="2" w:space="0" w:color="D9D9E3"/>
                        <w:left w:val="single" w:sz="2" w:space="0" w:color="D9D9E3"/>
                        <w:bottom w:val="single" w:sz="2" w:space="0" w:color="D9D9E3"/>
                        <w:right w:val="single" w:sz="2" w:space="0" w:color="D9D9E3"/>
                      </w:divBdr>
                      <w:divsChild>
                        <w:div w:id="1670596411">
                          <w:marLeft w:val="0"/>
                          <w:marRight w:val="0"/>
                          <w:marTop w:val="0"/>
                          <w:marBottom w:val="0"/>
                          <w:divBdr>
                            <w:top w:val="single" w:sz="2" w:space="0" w:color="D9D9E3"/>
                            <w:left w:val="single" w:sz="2" w:space="0" w:color="D9D9E3"/>
                            <w:bottom w:val="single" w:sz="2" w:space="0" w:color="D9D9E3"/>
                            <w:right w:val="single" w:sz="2" w:space="0" w:color="D9D9E3"/>
                          </w:divBdr>
                          <w:divsChild>
                            <w:div w:id="1541866696">
                              <w:marLeft w:val="0"/>
                              <w:marRight w:val="0"/>
                              <w:marTop w:val="100"/>
                              <w:marBottom w:val="100"/>
                              <w:divBdr>
                                <w:top w:val="single" w:sz="2" w:space="0" w:color="D9D9E3"/>
                                <w:left w:val="single" w:sz="2" w:space="0" w:color="D9D9E3"/>
                                <w:bottom w:val="single" w:sz="2" w:space="0" w:color="D9D9E3"/>
                                <w:right w:val="single" w:sz="2" w:space="0" w:color="D9D9E3"/>
                              </w:divBdr>
                              <w:divsChild>
                                <w:div w:id="970478637">
                                  <w:marLeft w:val="0"/>
                                  <w:marRight w:val="0"/>
                                  <w:marTop w:val="0"/>
                                  <w:marBottom w:val="0"/>
                                  <w:divBdr>
                                    <w:top w:val="single" w:sz="2" w:space="0" w:color="D9D9E3"/>
                                    <w:left w:val="single" w:sz="2" w:space="0" w:color="D9D9E3"/>
                                    <w:bottom w:val="single" w:sz="2" w:space="0" w:color="D9D9E3"/>
                                    <w:right w:val="single" w:sz="2" w:space="0" w:color="D9D9E3"/>
                                  </w:divBdr>
                                  <w:divsChild>
                                    <w:div w:id="1152678675">
                                      <w:marLeft w:val="0"/>
                                      <w:marRight w:val="0"/>
                                      <w:marTop w:val="0"/>
                                      <w:marBottom w:val="0"/>
                                      <w:divBdr>
                                        <w:top w:val="single" w:sz="2" w:space="0" w:color="D9D9E3"/>
                                        <w:left w:val="single" w:sz="2" w:space="0" w:color="D9D9E3"/>
                                        <w:bottom w:val="single" w:sz="2" w:space="0" w:color="D9D9E3"/>
                                        <w:right w:val="single" w:sz="2" w:space="0" w:color="D9D9E3"/>
                                      </w:divBdr>
                                      <w:divsChild>
                                        <w:div w:id="998847660">
                                          <w:marLeft w:val="0"/>
                                          <w:marRight w:val="0"/>
                                          <w:marTop w:val="0"/>
                                          <w:marBottom w:val="0"/>
                                          <w:divBdr>
                                            <w:top w:val="single" w:sz="2" w:space="0" w:color="D9D9E3"/>
                                            <w:left w:val="single" w:sz="2" w:space="0" w:color="D9D9E3"/>
                                            <w:bottom w:val="single" w:sz="2" w:space="0" w:color="D9D9E3"/>
                                            <w:right w:val="single" w:sz="2" w:space="0" w:color="D9D9E3"/>
                                          </w:divBdr>
                                          <w:divsChild>
                                            <w:div w:id="1497723119">
                                              <w:marLeft w:val="0"/>
                                              <w:marRight w:val="0"/>
                                              <w:marTop w:val="0"/>
                                              <w:marBottom w:val="0"/>
                                              <w:divBdr>
                                                <w:top w:val="single" w:sz="2" w:space="0" w:color="D9D9E3"/>
                                                <w:left w:val="single" w:sz="2" w:space="0" w:color="D9D9E3"/>
                                                <w:bottom w:val="single" w:sz="2" w:space="0" w:color="D9D9E3"/>
                                                <w:right w:val="single" w:sz="2" w:space="0" w:color="D9D9E3"/>
                                              </w:divBdr>
                                              <w:divsChild>
                                                <w:div w:id="1456369224">
                                                  <w:marLeft w:val="0"/>
                                                  <w:marRight w:val="0"/>
                                                  <w:marTop w:val="0"/>
                                                  <w:marBottom w:val="0"/>
                                                  <w:divBdr>
                                                    <w:top w:val="single" w:sz="2" w:space="0" w:color="D9D9E3"/>
                                                    <w:left w:val="single" w:sz="2" w:space="0" w:color="D9D9E3"/>
                                                    <w:bottom w:val="single" w:sz="2" w:space="0" w:color="D9D9E3"/>
                                                    <w:right w:val="single" w:sz="2" w:space="0" w:color="D9D9E3"/>
                                                  </w:divBdr>
                                                  <w:divsChild>
                                                    <w:div w:id="77530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38683928">
          <w:marLeft w:val="0"/>
          <w:marRight w:val="0"/>
          <w:marTop w:val="0"/>
          <w:marBottom w:val="0"/>
          <w:divBdr>
            <w:top w:val="none" w:sz="0" w:space="0" w:color="auto"/>
            <w:left w:val="none" w:sz="0" w:space="0" w:color="auto"/>
            <w:bottom w:val="none" w:sz="0" w:space="0" w:color="auto"/>
            <w:right w:val="none" w:sz="0" w:space="0" w:color="auto"/>
          </w:divBdr>
        </w:div>
      </w:divsChild>
    </w:div>
    <w:div w:id="677463168">
      <w:bodyDiv w:val="1"/>
      <w:marLeft w:val="0"/>
      <w:marRight w:val="0"/>
      <w:marTop w:val="0"/>
      <w:marBottom w:val="0"/>
      <w:divBdr>
        <w:top w:val="none" w:sz="0" w:space="0" w:color="auto"/>
        <w:left w:val="none" w:sz="0" w:space="0" w:color="auto"/>
        <w:bottom w:val="none" w:sz="0" w:space="0" w:color="auto"/>
        <w:right w:val="none" w:sz="0" w:space="0" w:color="auto"/>
      </w:divBdr>
    </w:div>
    <w:div w:id="694812864">
      <w:bodyDiv w:val="1"/>
      <w:marLeft w:val="0"/>
      <w:marRight w:val="0"/>
      <w:marTop w:val="0"/>
      <w:marBottom w:val="0"/>
      <w:divBdr>
        <w:top w:val="none" w:sz="0" w:space="0" w:color="auto"/>
        <w:left w:val="none" w:sz="0" w:space="0" w:color="auto"/>
        <w:bottom w:val="none" w:sz="0" w:space="0" w:color="auto"/>
        <w:right w:val="none" w:sz="0" w:space="0" w:color="auto"/>
      </w:divBdr>
    </w:div>
    <w:div w:id="705329957">
      <w:bodyDiv w:val="1"/>
      <w:marLeft w:val="0"/>
      <w:marRight w:val="0"/>
      <w:marTop w:val="0"/>
      <w:marBottom w:val="0"/>
      <w:divBdr>
        <w:top w:val="none" w:sz="0" w:space="0" w:color="auto"/>
        <w:left w:val="none" w:sz="0" w:space="0" w:color="auto"/>
        <w:bottom w:val="none" w:sz="0" w:space="0" w:color="auto"/>
        <w:right w:val="none" w:sz="0" w:space="0" w:color="auto"/>
      </w:divBdr>
    </w:div>
    <w:div w:id="707414893">
      <w:bodyDiv w:val="1"/>
      <w:marLeft w:val="0"/>
      <w:marRight w:val="0"/>
      <w:marTop w:val="0"/>
      <w:marBottom w:val="0"/>
      <w:divBdr>
        <w:top w:val="none" w:sz="0" w:space="0" w:color="auto"/>
        <w:left w:val="none" w:sz="0" w:space="0" w:color="auto"/>
        <w:bottom w:val="none" w:sz="0" w:space="0" w:color="auto"/>
        <w:right w:val="none" w:sz="0" w:space="0" w:color="auto"/>
      </w:divBdr>
    </w:div>
    <w:div w:id="721485901">
      <w:bodyDiv w:val="1"/>
      <w:marLeft w:val="0"/>
      <w:marRight w:val="0"/>
      <w:marTop w:val="0"/>
      <w:marBottom w:val="0"/>
      <w:divBdr>
        <w:top w:val="none" w:sz="0" w:space="0" w:color="auto"/>
        <w:left w:val="none" w:sz="0" w:space="0" w:color="auto"/>
        <w:bottom w:val="none" w:sz="0" w:space="0" w:color="auto"/>
        <w:right w:val="none" w:sz="0" w:space="0" w:color="auto"/>
      </w:divBdr>
      <w:divsChild>
        <w:div w:id="1770924614">
          <w:marLeft w:val="0"/>
          <w:marRight w:val="0"/>
          <w:marTop w:val="0"/>
          <w:marBottom w:val="0"/>
          <w:divBdr>
            <w:top w:val="none" w:sz="0" w:space="0" w:color="auto"/>
            <w:left w:val="none" w:sz="0" w:space="0" w:color="auto"/>
            <w:bottom w:val="none" w:sz="0" w:space="0" w:color="auto"/>
            <w:right w:val="none" w:sz="0" w:space="0" w:color="auto"/>
          </w:divBdr>
          <w:divsChild>
            <w:div w:id="16875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8732">
      <w:bodyDiv w:val="1"/>
      <w:marLeft w:val="0"/>
      <w:marRight w:val="0"/>
      <w:marTop w:val="0"/>
      <w:marBottom w:val="0"/>
      <w:divBdr>
        <w:top w:val="none" w:sz="0" w:space="0" w:color="auto"/>
        <w:left w:val="none" w:sz="0" w:space="0" w:color="auto"/>
        <w:bottom w:val="none" w:sz="0" w:space="0" w:color="auto"/>
        <w:right w:val="none" w:sz="0" w:space="0" w:color="auto"/>
      </w:divBdr>
    </w:div>
    <w:div w:id="750928730">
      <w:bodyDiv w:val="1"/>
      <w:marLeft w:val="0"/>
      <w:marRight w:val="0"/>
      <w:marTop w:val="0"/>
      <w:marBottom w:val="0"/>
      <w:divBdr>
        <w:top w:val="none" w:sz="0" w:space="0" w:color="auto"/>
        <w:left w:val="none" w:sz="0" w:space="0" w:color="auto"/>
        <w:bottom w:val="none" w:sz="0" w:space="0" w:color="auto"/>
        <w:right w:val="none" w:sz="0" w:space="0" w:color="auto"/>
      </w:divBdr>
      <w:divsChild>
        <w:div w:id="1457259860">
          <w:marLeft w:val="0"/>
          <w:marRight w:val="0"/>
          <w:marTop w:val="0"/>
          <w:marBottom w:val="0"/>
          <w:divBdr>
            <w:top w:val="none" w:sz="0" w:space="0" w:color="auto"/>
            <w:left w:val="none" w:sz="0" w:space="0" w:color="auto"/>
            <w:bottom w:val="none" w:sz="0" w:space="0" w:color="auto"/>
            <w:right w:val="none" w:sz="0" w:space="0" w:color="auto"/>
          </w:divBdr>
          <w:divsChild>
            <w:div w:id="1309700403">
              <w:marLeft w:val="0"/>
              <w:marRight w:val="0"/>
              <w:marTop w:val="0"/>
              <w:marBottom w:val="0"/>
              <w:divBdr>
                <w:top w:val="none" w:sz="0" w:space="0" w:color="auto"/>
                <w:left w:val="none" w:sz="0" w:space="0" w:color="auto"/>
                <w:bottom w:val="none" w:sz="0" w:space="0" w:color="auto"/>
                <w:right w:val="none" w:sz="0" w:space="0" w:color="auto"/>
              </w:divBdr>
              <w:divsChild>
                <w:div w:id="1989628868">
                  <w:marLeft w:val="0"/>
                  <w:marRight w:val="0"/>
                  <w:marTop w:val="0"/>
                  <w:marBottom w:val="0"/>
                  <w:divBdr>
                    <w:top w:val="none" w:sz="0" w:space="0" w:color="auto"/>
                    <w:left w:val="none" w:sz="0" w:space="0" w:color="auto"/>
                    <w:bottom w:val="none" w:sz="0" w:space="0" w:color="auto"/>
                    <w:right w:val="none" w:sz="0" w:space="0" w:color="auto"/>
                  </w:divBdr>
                </w:div>
                <w:div w:id="6931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9714">
          <w:marLeft w:val="240"/>
          <w:marRight w:val="0"/>
          <w:marTop w:val="0"/>
          <w:marBottom w:val="0"/>
          <w:divBdr>
            <w:top w:val="none" w:sz="0" w:space="0" w:color="auto"/>
            <w:left w:val="none" w:sz="0" w:space="0" w:color="auto"/>
            <w:bottom w:val="none" w:sz="0" w:space="0" w:color="auto"/>
            <w:right w:val="none" w:sz="0" w:space="0" w:color="auto"/>
          </w:divBdr>
          <w:divsChild>
            <w:div w:id="1828787853">
              <w:marLeft w:val="0"/>
              <w:marRight w:val="0"/>
              <w:marTop w:val="0"/>
              <w:marBottom w:val="0"/>
              <w:divBdr>
                <w:top w:val="none" w:sz="0" w:space="0" w:color="auto"/>
                <w:left w:val="none" w:sz="0" w:space="0" w:color="auto"/>
                <w:bottom w:val="none" w:sz="0" w:space="0" w:color="auto"/>
                <w:right w:val="none" w:sz="0" w:space="0" w:color="auto"/>
              </w:divBdr>
            </w:div>
            <w:div w:id="672879757">
              <w:marLeft w:val="0"/>
              <w:marRight w:val="0"/>
              <w:marTop w:val="0"/>
              <w:marBottom w:val="0"/>
              <w:divBdr>
                <w:top w:val="none" w:sz="0" w:space="0" w:color="auto"/>
                <w:left w:val="none" w:sz="0" w:space="0" w:color="auto"/>
                <w:bottom w:val="none" w:sz="0" w:space="0" w:color="auto"/>
                <w:right w:val="none" w:sz="0" w:space="0" w:color="auto"/>
              </w:divBdr>
            </w:div>
          </w:divsChild>
        </w:div>
        <w:div w:id="1476143588">
          <w:marLeft w:val="0"/>
          <w:marRight w:val="0"/>
          <w:marTop w:val="166"/>
          <w:marBottom w:val="166"/>
          <w:divBdr>
            <w:top w:val="none" w:sz="0" w:space="0" w:color="auto"/>
            <w:left w:val="none" w:sz="0" w:space="0" w:color="auto"/>
            <w:bottom w:val="none" w:sz="0" w:space="0" w:color="auto"/>
            <w:right w:val="none" w:sz="0" w:space="0" w:color="auto"/>
          </w:divBdr>
          <w:divsChild>
            <w:div w:id="7130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59768">
      <w:bodyDiv w:val="1"/>
      <w:marLeft w:val="0"/>
      <w:marRight w:val="0"/>
      <w:marTop w:val="0"/>
      <w:marBottom w:val="0"/>
      <w:divBdr>
        <w:top w:val="none" w:sz="0" w:space="0" w:color="auto"/>
        <w:left w:val="none" w:sz="0" w:space="0" w:color="auto"/>
        <w:bottom w:val="none" w:sz="0" w:space="0" w:color="auto"/>
        <w:right w:val="none" w:sz="0" w:space="0" w:color="auto"/>
      </w:divBdr>
      <w:divsChild>
        <w:div w:id="894198530">
          <w:marLeft w:val="0"/>
          <w:marRight w:val="0"/>
          <w:marTop w:val="0"/>
          <w:marBottom w:val="150"/>
          <w:divBdr>
            <w:top w:val="none" w:sz="0" w:space="0" w:color="auto"/>
            <w:left w:val="none" w:sz="0" w:space="0" w:color="auto"/>
            <w:bottom w:val="none" w:sz="0" w:space="0" w:color="auto"/>
            <w:right w:val="none" w:sz="0" w:space="0" w:color="auto"/>
          </w:divBdr>
          <w:divsChild>
            <w:div w:id="2074883571">
              <w:marLeft w:val="0"/>
              <w:marRight w:val="0"/>
              <w:marTop w:val="0"/>
              <w:marBottom w:val="0"/>
              <w:divBdr>
                <w:top w:val="none" w:sz="0" w:space="0" w:color="auto"/>
                <w:left w:val="none" w:sz="0" w:space="0" w:color="auto"/>
                <w:bottom w:val="none" w:sz="0" w:space="0" w:color="auto"/>
                <w:right w:val="none" w:sz="0" w:space="0" w:color="auto"/>
              </w:divBdr>
              <w:divsChild>
                <w:div w:id="943150266">
                  <w:marLeft w:val="0"/>
                  <w:marRight w:val="0"/>
                  <w:marTop w:val="0"/>
                  <w:marBottom w:val="0"/>
                  <w:divBdr>
                    <w:top w:val="none" w:sz="0" w:space="0" w:color="auto"/>
                    <w:left w:val="none" w:sz="0" w:space="0" w:color="auto"/>
                    <w:bottom w:val="none" w:sz="0" w:space="0" w:color="auto"/>
                    <w:right w:val="none" w:sz="0" w:space="0" w:color="auto"/>
                  </w:divBdr>
                  <w:divsChild>
                    <w:div w:id="415832574">
                      <w:marLeft w:val="0"/>
                      <w:marRight w:val="0"/>
                      <w:marTop w:val="0"/>
                      <w:marBottom w:val="0"/>
                      <w:divBdr>
                        <w:top w:val="none" w:sz="0" w:space="0" w:color="auto"/>
                        <w:left w:val="none" w:sz="0" w:space="0" w:color="auto"/>
                        <w:bottom w:val="none" w:sz="0" w:space="0" w:color="auto"/>
                        <w:right w:val="none" w:sz="0" w:space="0" w:color="auto"/>
                      </w:divBdr>
                      <w:divsChild>
                        <w:div w:id="59058149">
                          <w:marLeft w:val="0"/>
                          <w:marRight w:val="0"/>
                          <w:marTop w:val="75"/>
                          <w:marBottom w:val="0"/>
                          <w:divBdr>
                            <w:top w:val="none" w:sz="0" w:space="0" w:color="auto"/>
                            <w:left w:val="none" w:sz="0" w:space="0" w:color="auto"/>
                            <w:bottom w:val="none" w:sz="0" w:space="0" w:color="auto"/>
                            <w:right w:val="none" w:sz="0" w:space="0" w:color="auto"/>
                          </w:divBdr>
                          <w:divsChild>
                            <w:div w:id="616108400">
                              <w:marLeft w:val="0"/>
                              <w:marRight w:val="0"/>
                              <w:marTop w:val="0"/>
                              <w:marBottom w:val="0"/>
                              <w:divBdr>
                                <w:top w:val="none" w:sz="0" w:space="0" w:color="auto"/>
                                <w:left w:val="none" w:sz="0" w:space="0" w:color="auto"/>
                                <w:bottom w:val="none" w:sz="0" w:space="0" w:color="auto"/>
                                <w:right w:val="none" w:sz="0" w:space="0" w:color="auto"/>
                              </w:divBdr>
                            </w:div>
                          </w:divsChild>
                        </w:div>
                        <w:div w:id="9544511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601492382">
          <w:marLeft w:val="0"/>
          <w:marRight w:val="0"/>
          <w:marTop w:val="0"/>
          <w:marBottom w:val="300"/>
          <w:divBdr>
            <w:top w:val="none" w:sz="0" w:space="0" w:color="auto"/>
            <w:left w:val="none" w:sz="0" w:space="0" w:color="auto"/>
            <w:bottom w:val="none" w:sz="0" w:space="0" w:color="auto"/>
            <w:right w:val="none" w:sz="0" w:space="0" w:color="auto"/>
          </w:divBdr>
          <w:divsChild>
            <w:div w:id="441341395">
              <w:marLeft w:val="0"/>
              <w:marRight w:val="0"/>
              <w:marTop w:val="0"/>
              <w:marBottom w:val="0"/>
              <w:divBdr>
                <w:top w:val="none" w:sz="0" w:space="0" w:color="auto"/>
                <w:left w:val="none" w:sz="0" w:space="0" w:color="auto"/>
                <w:bottom w:val="none" w:sz="0" w:space="0" w:color="auto"/>
                <w:right w:val="none" w:sz="0" w:space="0" w:color="auto"/>
              </w:divBdr>
              <w:divsChild>
                <w:div w:id="182311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0234">
      <w:bodyDiv w:val="1"/>
      <w:marLeft w:val="0"/>
      <w:marRight w:val="0"/>
      <w:marTop w:val="0"/>
      <w:marBottom w:val="0"/>
      <w:divBdr>
        <w:top w:val="none" w:sz="0" w:space="0" w:color="auto"/>
        <w:left w:val="none" w:sz="0" w:space="0" w:color="auto"/>
        <w:bottom w:val="none" w:sz="0" w:space="0" w:color="auto"/>
        <w:right w:val="none" w:sz="0" w:space="0" w:color="auto"/>
      </w:divBdr>
    </w:div>
    <w:div w:id="765421617">
      <w:bodyDiv w:val="1"/>
      <w:marLeft w:val="0"/>
      <w:marRight w:val="0"/>
      <w:marTop w:val="0"/>
      <w:marBottom w:val="0"/>
      <w:divBdr>
        <w:top w:val="none" w:sz="0" w:space="0" w:color="auto"/>
        <w:left w:val="none" w:sz="0" w:space="0" w:color="auto"/>
        <w:bottom w:val="none" w:sz="0" w:space="0" w:color="auto"/>
        <w:right w:val="none" w:sz="0" w:space="0" w:color="auto"/>
      </w:divBdr>
      <w:divsChild>
        <w:div w:id="418259014">
          <w:marLeft w:val="0"/>
          <w:marRight w:val="0"/>
          <w:marTop w:val="0"/>
          <w:marBottom w:val="0"/>
          <w:divBdr>
            <w:top w:val="none" w:sz="0" w:space="0" w:color="auto"/>
            <w:left w:val="none" w:sz="0" w:space="0" w:color="auto"/>
            <w:bottom w:val="none" w:sz="0" w:space="0" w:color="auto"/>
            <w:right w:val="none" w:sz="0" w:space="0" w:color="auto"/>
          </w:divBdr>
          <w:divsChild>
            <w:div w:id="1220752468">
              <w:marLeft w:val="0"/>
              <w:marRight w:val="0"/>
              <w:marTop w:val="0"/>
              <w:marBottom w:val="0"/>
              <w:divBdr>
                <w:top w:val="none" w:sz="0" w:space="0" w:color="auto"/>
                <w:left w:val="none" w:sz="0" w:space="0" w:color="auto"/>
                <w:bottom w:val="none" w:sz="0" w:space="0" w:color="auto"/>
                <w:right w:val="none" w:sz="0" w:space="0" w:color="auto"/>
              </w:divBdr>
              <w:divsChild>
                <w:div w:id="2088189284">
                  <w:marLeft w:val="0"/>
                  <w:marRight w:val="0"/>
                  <w:marTop w:val="0"/>
                  <w:marBottom w:val="0"/>
                  <w:divBdr>
                    <w:top w:val="none" w:sz="0" w:space="0" w:color="auto"/>
                    <w:left w:val="none" w:sz="0" w:space="0" w:color="auto"/>
                    <w:bottom w:val="none" w:sz="0" w:space="0" w:color="auto"/>
                    <w:right w:val="none" w:sz="0" w:space="0" w:color="auto"/>
                  </w:divBdr>
                  <w:divsChild>
                    <w:div w:id="82150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364903">
      <w:bodyDiv w:val="1"/>
      <w:marLeft w:val="0"/>
      <w:marRight w:val="0"/>
      <w:marTop w:val="0"/>
      <w:marBottom w:val="0"/>
      <w:divBdr>
        <w:top w:val="none" w:sz="0" w:space="0" w:color="auto"/>
        <w:left w:val="none" w:sz="0" w:space="0" w:color="auto"/>
        <w:bottom w:val="none" w:sz="0" w:space="0" w:color="auto"/>
        <w:right w:val="none" w:sz="0" w:space="0" w:color="auto"/>
      </w:divBdr>
    </w:div>
    <w:div w:id="779032164">
      <w:bodyDiv w:val="1"/>
      <w:marLeft w:val="0"/>
      <w:marRight w:val="0"/>
      <w:marTop w:val="0"/>
      <w:marBottom w:val="0"/>
      <w:divBdr>
        <w:top w:val="none" w:sz="0" w:space="0" w:color="auto"/>
        <w:left w:val="none" w:sz="0" w:space="0" w:color="auto"/>
        <w:bottom w:val="none" w:sz="0" w:space="0" w:color="auto"/>
        <w:right w:val="none" w:sz="0" w:space="0" w:color="auto"/>
      </w:divBdr>
    </w:div>
    <w:div w:id="786967126">
      <w:bodyDiv w:val="1"/>
      <w:marLeft w:val="0"/>
      <w:marRight w:val="0"/>
      <w:marTop w:val="0"/>
      <w:marBottom w:val="0"/>
      <w:divBdr>
        <w:top w:val="none" w:sz="0" w:space="0" w:color="auto"/>
        <w:left w:val="none" w:sz="0" w:space="0" w:color="auto"/>
        <w:bottom w:val="none" w:sz="0" w:space="0" w:color="auto"/>
        <w:right w:val="none" w:sz="0" w:space="0" w:color="auto"/>
      </w:divBdr>
    </w:div>
    <w:div w:id="795366085">
      <w:bodyDiv w:val="1"/>
      <w:marLeft w:val="0"/>
      <w:marRight w:val="0"/>
      <w:marTop w:val="0"/>
      <w:marBottom w:val="0"/>
      <w:divBdr>
        <w:top w:val="none" w:sz="0" w:space="0" w:color="auto"/>
        <w:left w:val="none" w:sz="0" w:space="0" w:color="auto"/>
        <w:bottom w:val="none" w:sz="0" w:space="0" w:color="auto"/>
        <w:right w:val="none" w:sz="0" w:space="0" w:color="auto"/>
      </w:divBdr>
    </w:div>
    <w:div w:id="841310701">
      <w:bodyDiv w:val="1"/>
      <w:marLeft w:val="0"/>
      <w:marRight w:val="0"/>
      <w:marTop w:val="0"/>
      <w:marBottom w:val="0"/>
      <w:divBdr>
        <w:top w:val="none" w:sz="0" w:space="0" w:color="auto"/>
        <w:left w:val="none" w:sz="0" w:space="0" w:color="auto"/>
        <w:bottom w:val="none" w:sz="0" w:space="0" w:color="auto"/>
        <w:right w:val="none" w:sz="0" w:space="0" w:color="auto"/>
      </w:divBdr>
    </w:div>
    <w:div w:id="848103015">
      <w:bodyDiv w:val="1"/>
      <w:marLeft w:val="0"/>
      <w:marRight w:val="0"/>
      <w:marTop w:val="0"/>
      <w:marBottom w:val="0"/>
      <w:divBdr>
        <w:top w:val="none" w:sz="0" w:space="0" w:color="auto"/>
        <w:left w:val="none" w:sz="0" w:space="0" w:color="auto"/>
        <w:bottom w:val="none" w:sz="0" w:space="0" w:color="auto"/>
        <w:right w:val="none" w:sz="0" w:space="0" w:color="auto"/>
      </w:divBdr>
    </w:div>
    <w:div w:id="881595885">
      <w:bodyDiv w:val="1"/>
      <w:marLeft w:val="0"/>
      <w:marRight w:val="0"/>
      <w:marTop w:val="0"/>
      <w:marBottom w:val="0"/>
      <w:divBdr>
        <w:top w:val="none" w:sz="0" w:space="0" w:color="auto"/>
        <w:left w:val="none" w:sz="0" w:space="0" w:color="auto"/>
        <w:bottom w:val="none" w:sz="0" w:space="0" w:color="auto"/>
        <w:right w:val="none" w:sz="0" w:space="0" w:color="auto"/>
      </w:divBdr>
    </w:div>
    <w:div w:id="895896178">
      <w:bodyDiv w:val="1"/>
      <w:marLeft w:val="0"/>
      <w:marRight w:val="0"/>
      <w:marTop w:val="0"/>
      <w:marBottom w:val="0"/>
      <w:divBdr>
        <w:top w:val="none" w:sz="0" w:space="0" w:color="auto"/>
        <w:left w:val="none" w:sz="0" w:space="0" w:color="auto"/>
        <w:bottom w:val="none" w:sz="0" w:space="0" w:color="auto"/>
        <w:right w:val="none" w:sz="0" w:space="0" w:color="auto"/>
      </w:divBdr>
    </w:div>
    <w:div w:id="901407407">
      <w:bodyDiv w:val="1"/>
      <w:marLeft w:val="0"/>
      <w:marRight w:val="0"/>
      <w:marTop w:val="0"/>
      <w:marBottom w:val="0"/>
      <w:divBdr>
        <w:top w:val="none" w:sz="0" w:space="0" w:color="auto"/>
        <w:left w:val="none" w:sz="0" w:space="0" w:color="auto"/>
        <w:bottom w:val="none" w:sz="0" w:space="0" w:color="auto"/>
        <w:right w:val="none" w:sz="0" w:space="0" w:color="auto"/>
      </w:divBdr>
    </w:div>
    <w:div w:id="925383384">
      <w:bodyDiv w:val="1"/>
      <w:marLeft w:val="0"/>
      <w:marRight w:val="0"/>
      <w:marTop w:val="0"/>
      <w:marBottom w:val="0"/>
      <w:divBdr>
        <w:top w:val="none" w:sz="0" w:space="0" w:color="auto"/>
        <w:left w:val="none" w:sz="0" w:space="0" w:color="auto"/>
        <w:bottom w:val="none" w:sz="0" w:space="0" w:color="auto"/>
        <w:right w:val="none" w:sz="0" w:space="0" w:color="auto"/>
      </w:divBdr>
      <w:divsChild>
        <w:div w:id="1969315880">
          <w:marLeft w:val="0"/>
          <w:marRight w:val="0"/>
          <w:marTop w:val="0"/>
          <w:marBottom w:val="0"/>
          <w:divBdr>
            <w:top w:val="none" w:sz="0" w:space="0" w:color="auto"/>
            <w:left w:val="none" w:sz="0" w:space="0" w:color="auto"/>
            <w:bottom w:val="none" w:sz="0" w:space="0" w:color="auto"/>
            <w:right w:val="none" w:sz="0" w:space="0" w:color="auto"/>
          </w:divBdr>
          <w:divsChild>
            <w:div w:id="482698991">
              <w:marLeft w:val="0"/>
              <w:marRight w:val="0"/>
              <w:marTop w:val="0"/>
              <w:marBottom w:val="0"/>
              <w:divBdr>
                <w:top w:val="none" w:sz="0" w:space="0" w:color="auto"/>
                <w:left w:val="none" w:sz="0" w:space="0" w:color="auto"/>
                <w:bottom w:val="none" w:sz="0" w:space="0" w:color="auto"/>
                <w:right w:val="none" w:sz="0" w:space="0" w:color="auto"/>
              </w:divBdr>
              <w:divsChild>
                <w:div w:id="1575621460">
                  <w:marLeft w:val="0"/>
                  <w:marRight w:val="0"/>
                  <w:marTop w:val="0"/>
                  <w:marBottom w:val="0"/>
                  <w:divBdr>
                    <w:top w:val="none" w:sz="0" w:space="0" w:color="auto"/>
                    <w:left w:val="none" w:sz="0" w:space="0" w:color="auto"/>
                    <w:bottom w:val="none" w:sz="0" w:space="0" w:color="auto"/>
                    <w:right w:val="none" w:sz="0" w:space="0" w:color="auto"/>
                  </w:divBdr>
                  <w:divsChild>
                    <w:div w:id="3812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959746">
          <w:marLeft w:val="0"/>
          <w:marRight w:val="0"/>
          <w:marTop w:val="0"/>
          <w:marBottom w:val="0"/>
          <w:divBdr>
            <w:top w:val="none" w:sz="0" w:space="0" w:color="auto"/>
            <w:left w:val="none" w:sz="0" w:space="0" w:color="auto"/>
            <w:bottom w:val="none" w:sz="0" w:space="0" w:color="auto"/>
            <w:right w:val="none" w:sz="0" w:space="0" w:color="auto"/>
          </w:divBdr>
          <w:divsChild>
            <w:div w:id="1936087448">
              <w:marLeft w:val="0"/>
              <w:marRight w:val="0"/>
              <w:marTop w:val="0"/>
              <w:marBottom w:val="0"/>
              <w:divBdr>
                <w:top w:val="none" w:sz="0" w:space="0" w:color="auto"/>
                <w:left w:val="none" w:sz="0" w:space="0" w:color="auto"/>
                <w:bottom w:val="none" w:sz="0" w:space="0" w:color="auto"/>
                <w:right w:val="none" w:sz="0" w:space="0" w:color="auto"/>
              </w:divBdr>
              <w:divsChild>
                <w:div w:id="1696540854">
                  <w:marLeft w:val="0"/>
                  <w:marRight w:val="0"/>
                  <w:marTop w:val="0"/>
                  <w:marBottom w:val="0"/>
                  <w:divBdr>
                    <w:top w:val="none" w:sz="0" w:space="0" w:color="auto"/>
                    <w:left w:val="none" w:sz="0" w:space="0" w:color="auto"/>
                    <w:bottom w:val="none" w:sz="0" w:space="0" w:color="auto"/>
                    <w:right w:val="none" w:sz="0" w:space="0" w:color="auto"/>
                  </w:divBdr>
                  <w:divsChild>
                    <w:div w:id="20139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931258">
      <w:bodyDiv w:val="1"/>
      <w:marLeft w:val="0"/>
      <w:marRight w:val="0"/>
      <w:marTop w:val="0"/>
      <w:marBottom w:val="0"/>
      <w:divBdr>
        <w:top w:val="none" w:sz="0" w:space="0" w:color="auto"/>
        <w:left w:val="none" w:sz="0" w:space="0" w:color="auto"/>
        <w:bottom w:val="none" w:sz="0" w:space="0" w:color="auto"/>
        <w:right w:val="none" w:sz="0" w:space="0" w:color="auto"/>
      </w:divBdr>
    </w:div>
    <w:div w:id="934945611">
      <w:bodyDiv w:val="1"/>
      <w:marLeft w:val="0"/>
      <w:marRight w:val="0"/>
      <w:marTop w:val="0"/>
      <w:marBottom w:val="0"/>
      <w:divBdr>
        <w:top w:val="none" w:sz="0" w:space="0" w:color="auto"/>
        <w:left w:val="none" w:sz="0" w:space="0" w:color="auto"/>
        <w:bottom w:val="none" w:sz="0" w:space="0" w:color="auto"/>
        <w:right w:val="none" w:sz="0" w:space="0" w:color="auto"/>
      </w:divBdr>
    </w:div>
    <w:div w:id="948900688">
      <w:bodyDiv w:val="1"/>
      <w:marLeft w:val="0"/>
      <w:marRight w:val="0"/>
      <w:marTop w:val="0"/>
      <w:marBottom w:val="0"/>
      <w:divBdr>
        <w:top w:val="none" w:sz="0" w:space="0" w:color="auto"/>
        <w:left w:val="none" w:sz="0" w:space="0" w:color="auto"/>
        <w:bottom w:val="none" w:sz="0" w:space="0" w:color="auto"/>
        <w:right w:val="none" w:sz="0" w:space="0" w:color="auto"/>
      </w:divBdr>
    </w:div>
    <w:div w:id="974485706">
      <w:bodyDiv w:val="1"/>
      <w:marLeft w:val="0"/>
      <w:marRight w:val="0"/>
      <w:marTop w:val="0"/>
      <w:marBottom w:val="0"/>
      <w:divBdr>
        <w:top w:val="none" w:sz="0" w:space="0" w:color="auto"/>
        <w:left w:val="none" w:sz="0" w:space="0" w:color="auto"/>
        <w:bottom w:val="none" w:sz="0" w:space="0" w:color="auto"/>
        <w:right w:val="none" w:sz="0" w:space="0" w:color="auto"/>
      </w:divBdr>
    </w:div>
    <w:div w:id="996106432">
      <w:bodyDiv w:val="1"/>
      <w:marLeft w:val="0"/>
      <w:marRight w:val="0"/>
      <w:marTop w:val="0"/>
      <w:marBottom w:val="0"/>
      <w:divBdr>
        <w:top w:val="none" w:sz="0" w:space="0" w:color="auto"/>
        <w:left w:val="none" w:sz="0" w:space="0" w:color="auto"/>
        <w:bottom w:val="none" w:sz="0" w:space="0" w:color="auto"/>
        <w:right w:val="none" w:sz="0" w:space="0" w:color="auto"/>
      </w:divBdr>
      <w:divsChild>
        <w:div w:id="1352301649">
          <w:marLeft w:val="0"/>
          <w:marRight w:val="0"/>
          <w:marTop w:val="0"/>
          <w:marBottom w:val="0"/>
          <w:divBdr>
            <w:top w:val="none" w:sz="0" w:space="0" w:color="auto"/>
            <w:left w:val="none" w:sz="0" w:space="0" w:color="auto"/>
            <w:bottom w:val="none" w:sz="0" w:space="0" w:color="auto"/>
            <w:right w:val="none" w:sz="0" w:space="0" w:color="auto"/>
          </w:divBdr>
          <w:divsChild>
            <w:div w:id="186067289">
              <w:marLeft w:val="0"/>
              <w:marRight w:val="0"/>
              <w:marTop w:val="0"/>
              <w:marBottom w:val="0"/>
              <w:divBdr>
                <w:top w:val="none" w:sz="0" w:space="0" w:color="auto"/>
                <w:left w:val="none" w:sz="0" w:space="0" w:color="auto"/>
                <w:bottom w:val="none" w:sz="0" w:space="0" w:color="auto"/>
                <w:right w:val="none" w:sz="0" w:space="0" w:color="auto"/>
              </w:divBdr>
              <w:divsChild>
                <w:div w:id="1824733802">
                  <w:marLeft w:val="0"/>
                  <w:marRight w:val="0"/>
                  <w:marTop w:val="0"/>
                  <w:marBottom w:val="0"/>
                  <w:divBdr>
                    <w:top w:val="none" w:sz="0" w:space="0" w:color="auto"/>
                    <w:left w:val="none" w:sz="0" w:space="0" w:color="auto"/>
                    <w:bottom w:val="none" w:sz="0" w:space="0" w:color="auto"/>
                    <w:right w:val="none" w:sz="0" w:space="0" w:color="auto"/>
                  </w:divBdr>
                  <w:divsChild>
                    <w:div w:id="18584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09142">
          <w:marLeft w:val="0"/>
          <w:marRight w:val="0"/>
          <w:marTop w:val="0"/>
          <w:marBottom w:val="0"/>
          <w:divBdr>
            <w:top w:val="none" w:sz="0" w:space="0" w:color="auto"/>
            <w:left w:val="none" w:sz="0" w:space="0" w:color="auto"/>
            <w:bottom w:val="none" w:sz="0" w:space="0" w:color="auto"/>
            <w:right w:val="none" w:sz="0" w:space="0" w:color="auto"/>
          </w:divBdr>
          <w:divsChild>
            <w:div w:id="1943147865">
              <w:marLeft w:val="0"/>
              <w:marRight w:val="0"/>
              <w:marTop w:val="0"/>
              <w:marBottom w:val="0"/>
              <w:divBdr>
                <w:top w:val="none" w:sz="0" w:space="0" w:color="auto"/>
                <w:left w:val="none" w:sz="0" w:space="0" w:color="auto"/>
                <w:bottom w:val="none" w:sz="0" w:space="0" w:color="auto"/>
                <w:right w:val="none" w:sz="0" w:space="0" w:color="auto"/>
              </w:divBdr>
              <w:divsChild>
                <w:div w:id="165558139">
                  <w:marLeft w:val="0"/>
                  <w:marRight w:val="0"/>
                  <w:marTop w:val="0"/>
                  <w:marBottom w:val="0"/>
                  <w:divBdr>
                    <w:top w:val="none" w:sz="0" w:space="0" w:color="auto"/>
                    <w:left w:val="none" w:sz="0" w:space="0" w:color="auto"/>
                    <w:bottom w:val="none" w:sz="0" w:space="0" w:color="auto"/>
                    <w:right w:val="none" w:sz="0" w:space="0" w:color="auto"/>
                  </w:divBdr>
                  <w:divsChild>
                    <w:div w:id="129907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92182">
      <w:bodyDiv w:val="1"/>
      <w:marLeft w:val="0"/>
      <w:marRight w:val="0"/>
      <w:marTop w:val="0"/>
      <w:marBottom w:val="0"/>
      <w:divBdr>
        <w:top w:val="none" w:sz="0" w:space="0" w:color="auto"/>
        <w:left w:val="none" w:sz="0" w:space="0" w:color="auto"/>
        <w:bottom w:val="none" w:sz="0" w:space="0" w:color="auto"/>
        <w:right w:val="none" w:sz="0" w:space="0" w:color="auto"/>
      </w:divBdr>
    </w:div>
    <w:div w:id="1033916935">
      <w:bodyDiv w:val="1"/>
      <w:marLeft w:val="0"/>
      <w:marRight w:val="0"/>
      <w:marTop w:val="0"/>
      <w:marBottom w:val="0"/>
      <w:divBdr>
        <w:top w:val="none" w:sz="0" w:space="0" w:color="auto"/>
        <w:left w:val="none" w:sz="0" w:space="0" w:color="auto"/>
        <w:bottom w:val="none" w:sz="0" w:space="0" w:color="auto"/>
        <w:right w:val="none" w:sz="0" w:space="0" w:color="auto"/>
      </w:divBdr>
      <w:divsChild>
        <w:div w:id="130249541">
          <w:marLeft w:val="0"/>
          <w:marRight w:val="0"/>
          <w:marTop w:val="0"/>
          <w:marBottom w:val="0"/>
          <w:divBdr>
            <w:top w:val="none" w:sz="0" w:space="0" w:color="auto"/>
            <w:left w:val="none" w:sz="0" w:space="0" w:color="auto"/>
            <w:bottom w:val="none" w:sz="0" w:space="0" w:color="auto"/>
            <w:right w:val="none" w:sz="0" w:space="0" w:color="auto"/>
          </w:divBdr>
          <w:divsChild>
            <w:div w:id="2052263917">
              <w:marLeft w:val="0"/>
              <w:marRight w:val="0"/>
              <w:marTop w:val="0"/>
              <w:marBottom w:val="0"/>
              <w:divBdr>
                <w:top w:val="none" w:sz="0" w:space="0" w:color="auto"/>
                <w:left w:val="none" w:sz="0" w:space="0" w:color="auto"/>
                <w:bottom w:val="none" w:sz="0" w:space="0" w:color="auto"/>
                <w:right w:val="none" w:sz="0" w:space="0" w:color="auto"/>
              </w:divBdr>
              <w:divsChild>
                <w:div w:id="2051108958">
                  <w:marLeft w:val="0"/>
                  <w:marRight w:val="0"/>
                  <w:marTop w:val="0"/>
                  <w:marBottom w:val="0"/>
                  <w:divBdr>
                    <w:top w:val="none" w:sz="0" w:space="0" w:color="auto"/>
                    <w:left w:val="none" w:sz="0" w:space="0" w:color="auto"/>
                    <w:bottom w:val="none" w:sz="0" w:space="0" w:color="auto"/>
                    <w:right w:val="none" w:sz="0" w:space="0" w:color="auto"/>
                  </w:divBdr>
                  <w:divsChild>
                    <w:div w:id="1353149010">
                      <w:marLeft w:val="0"/>
                      <w:marRight w:val="0"/>
                      <w:marTop w:val="0"/>
                      <w:marBottom w:val="0"/>
                      <w:divBdr>
                        <w:top w:val="none" w:sz="0" w:space="0" w:color="auto"/>
                        <w:left w:val="none" w:sz="0" w:space="0" w:color="auto"/>
                        <w:bottom w:val="none" w:sz="0" w:space="0" w:color="auto"/>
                        <w:right w:val="none" w:sz="0" w:space="0" w:color="auto"/>
                      </w:divBdr>
                      <w:divsChild>
                        <w:div w:id="603879474">
                          <w:marLeft w:val="0"/>
                          <w:marRight w:val="0"/>
                          <w:marTop w:val="0"/>
                          <w:marBottom w:val="0"/>
                          <w:divBdr>
                            <w:top w:val="none" w:sz="0" w:space="0" w:color="auto"/>
                            <w:left w:val="none" w:sz="0" w:space="0" w:color="auto"/>
                            <w:bottom w:val="none" w:sz="0" w:space="0" w:color="auto"/>
                            <w:right w:val="none" w:sz="0" w:space="0" w:color="auto"/>
                          </w:divBdr>
                          <w:divsChild>
                            <w:div w:id="19122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346219">
      <w:bodyDiv w:val="1"/>
      <w:marLeft w:val="0"/>
      <w:marRight w:val="0"/>
      <w:marTop w:val="0"/>
      <w:marBottom w:val="0"/>
      <w:divBdr>
        <w:top w:val="none" w:sz="0" w:space="0" w:color="auto"/>
        <w:left w:val="none" w:sz="0" w:space="0" w:color="auto"/>
        <w:bottom w:val="none" w:sz="0" w:space="0" w:color="auto"/>
        <w:right w:val="none" w:sz="0" w:space="0" w:color="auto"/>
      </w:divBdr>
    </w:div>
    <w:div w:id="1043291924">
      <w:bodyDiv w:val="1"/>
      <w:marLeft w:val="0"/>
      <w:marRight w:val="0"/>
      <w:marTop w:val="0"/>
      <w:marBottom w:val="0"/>
      <w:divBdr>
        <w:top w:val="none" w:sz="0" w:space="0" w:color="auto"/>
        <w:left w:val="none" w:sz="0" w:space="0" w:color="auto"/>
        <w:bottom w:val="none" w:sz="0" w:space="0" w:color="auto"/>
        <w:right w:val="none" w:sz="0" w:space="0" w:color="auto"/>
      </w:divBdr>
    </w:div>
    <w:div w:id="1050963187">
      <w:bodyDiv w:val="1"/>
      <w:marLeft w:val="0"/>
      <w:marRight w:val="0"/>
      <w:marTop w:val="0"/>
      <w:marBottom w:val="0"/>
      <w:divBdr>
        <w:top w:val="none" w:sz="0" w:space="0" w:color="auto"/>
        <w:left w:val="none" w:sz="0" w:space="0" w:color="auto"/>
        <w:bottom w:val="none" w:sz="0" w:space="0" w:color="auto"/>
        <w:right w:val="none" w:sz="0" w:space="0" w:color="auto"/>
      </w:divBdr>
    </w:div>
    <w:div w:id="1113132451">
      <w:bodyDiv w:val="1"/>
      <w:marLeft w:val="0"/>
      <w:marRight w:val="0"/>
      <w:marTop w:val="0"/>
      <w:marBottom w:val="0"/>
      <w:divBdr>
        <w:top w:val="none" w:sz="0" w:space="0" w:color="auto"/>
        <w:left w:val="none" w:sz="0" w:space="0" w:color="auto"/>
        <w:bottom w:val="none" w:sz="0" w:space="0" w:color="auto"/>
        <w:right w:val="none" w:sz="0" w:space="0" w:color="auto"/>
      </w:divBdr>
      <w:divsChild>
        <w:div w:id="1390038202">
          <w:marLeft w:val="0"/>
          <w:marRight w:val="0"/>
          <w:marTop w:val="0"/>
          <w:marBottom w:val="0"/>
          <w:divBdr>
            <w:top w:val="none" w:sz="0" w:space="0" w:color="auto"/>
            <w:left w:val="none" w:sz="0" w:space="0" w:color="auto"/>
            <w:bottom w:val="none" w:sz="0" w:space="0" w:color="auto"/>
            <w:right w:val="none" w:sz="0" w:space="0" w:color="auto"/>
          </w:divBdr>
          <w:divsChild>
            <w:div w:id="1597058040">
              <w:marLeft w:val="0"/>
              <w:marRight w:val="0"/>
              <w:marTop w:val="0"/>
              <w:marBottom w:val="0"/>
              <w:divBdr>
                <w:top w:val="none" w:sz="0" w:space="0" w:color="auto"/>
                <w:left w:val="none" w:sz="0" w:space="0" w:color="auto"/>
                <w:bottom w:val="none" w:sz="0" w:space="0" w:color="auto"/>
                <w:right w:val="none" w:sz="0" w:space="0" w:color="auto"/>
              </w:divBdr>
              <w:divsChild>
                <w:div w:id="1046177151">
                  <w:marLeft w:val="0"/>
                  <w:marRight w:val="0"/>
                  <w:marTop w:val="0"/>
                  <w:marBottom w:val="0"/>
                  <w:divBdr>
                    <w:top w:val="none" w:sz="0" w:space="0" w:color="auto"/>
                    <w:left w:val="none" w:sz="0" w:space="0" w:color="auto"/>
                    <w:bottom w:val="none" w:sz="0" w:space="0" w:color="auto"/>
                    <w:right w:val="none" w:sz="0" w:space="0" w:color="auto"/>
                  </w:divBdr>
                  <w:divsChild>
                    <w:div w:id="1239485823">
                      <w:marLeft w:val="0"/>
                      <w:marRight w:val="0"/>
                      <w:marTop w:val="0"/>
                      <w:marBottom w:val="0"/>
                      <w:divBdr>
                        <w:top w:val="none" w:sz="0" w:space="0" w:color="auto"/>
                        <w:left w:val="none" w:sz="0" w:space="0" w:color="auto"/>
                        <w:bottom w:val="none" w:sz="0" w:space="0" w:color="auto"/>
                        <w:right w:val="none" w:sz="0" w:space="0" w:color="auto"/>
                      </w:divBdr>
                      <w:divsChild>
                        <w:div w:id="1713964835">
                          <w:marLeft w:val="0"/>
                          <w:marRight w:val="0"/>
                          <w:marTop w:val="0"/>
                          <w:marBottom w:val="0"/>
                          <w:divBdr>
                            <w:top w:val="none" w:sz="0" w:space="0" w:color="auto"/>
                            <w:left w:val="none" w:sz="0" w:space="0" w:color="auto"/>
                            <w:bottom w:val="none" w:sz="0" w:space="0" w:color="auto"/>
                            <w:right w:val="none" w:sz="0" w:space="0" w:color="auto"/>
                          </w:divBdr>
                          <w:divsChild>
                            <w:div w:id="1402750597">
                              <w:marLeft w:val="0"/>
                              <w:marRight w:val="0"/>
                              <w:marTop w:val="0"/>
                              <w:marBottom w:val="0"/>
                              <w:divBdr>
                                <w:top w:val="none" w:sz="0" w:space="0" w:color="auto"/>
                                <w:left w:val="none" w:sz="0" w:space="0" w:color="auto"/>
                                <w:bottom w:val="none" w:sz="0" w:space="0" w:color="auto"/>
                                <w:right w:val="none" w:sz="0" w:space="0" w:color="auto"/>
                              </w:divBdr>
                              <w:divsChild>
                                <w:div w:id="442919465">
                                  <w:marLeft w:val="0"/>
                                  <w:marRight w:val="0"/>
                                  <w:marTop w:val="0"/>
                                  <w:marBottom w:val="0"/>
                                  <w:divBdr>
                                    <w:top w:val="none" w:sz="0" w:space="0" w:color="auto"/>
                                    <w:left w:val="none" w:sz="0" w:space="0" w:color="auto"/>
                                    <w:bottom w:val="none" w:sz="0" w:space="0" w:color="auto"/>
                                    <w:right w:val="none" w:sz="0" w:space="0" w:color="auto"/>
                                  </w:divBdr>
                                  <w:divsChild>
                                    <w:div w:id="591474588">
                                      <w:marLeft w:val="0"/>
                                      <w:marRight w:val="0"/>
                                      <w:marTop w:val="0"/>
                                      <w:marBottom w:val="0"/>
                                      <w:divBdr>
                                        <w:top w:val="none" w:sz="0" w:space="0" w:color="auto"/>
                                        <w:left w:val="none" w:sz="0" w:space="0" w:color="auto"/>
                                        <w:bottom w:val="none" w:sz="0" w:space="0" w:color="auto"/>
                                        <w:right w:val="none" w:sz="0" w:space="0" w:color="auto"/>
                                      </w:divBdr>
                                      <w:divsChild>
                                        <w:div w:id="1796092779">
                                          <w:marLeft w:val="0"/>
                                          <w:marRight w:val="0"/>
                                          <w:marTop w:val="0"/>
                                          <w:marBottom w:val="0"/>
                                          <w:divBdr>
                                            <w:top w:val="none" w:sz="0" w:space="0" w:color="auto"/>
                                            <w:left w:val="none" w:sz="0" w:space="0" w:color="auto"/>
                                            <w:bottom w:val="none" w:sz="0" w:space="0" w:color="auto"/>
                                            <w:right w:val="none" w:sz="0" w:space="0" w:color="auto"/>
                                          </w:divBdr>
                                          <w:divsChild>
                                            <w:div w:id="186453743">
                                              <w:marLeft w:val="0"/>
                                              <w:marRight w:val="0"/>
                                              <w:marTop w:val="0"/>
                                              <w:marBottom w:val="0"/>
                                              <w:divBdr>
                                                <w:top w:val="none" w:sz="0" w:space="0" w:color="auto"/>
                                                <w:left w:val="none" w:sz="0" w:space="0" w:color="auto"/>
                                                <w:bottom w:val="none" w:sz="0" w:space="0" w:color="auto"/>
                                                <w:right w:val="none" w:sz="0" w:space="0" w:color="auto"/>
                                              </w:divBdr>
                                              <w:divsChild>
                                                <w:div w:id="917594219">
                                                  <w:marLeft w:val="0"/>
                                                  <w:marRight w:val="0"/>
                                                  <w:marTop w:val="0"/>
                                                  <w:marBottom w:val="0"/>
                                                  <w:divBdr>
                                                    <w:top w:val="none" w:sz="0" w:space="0" w:color="auto"/>
                                                    <w:left w:val="none" w:sz="0" w:space="0" w:color="auto"/>
                                                    <w:bottom w:val="none" w:sz="0" w:space="0" w:color="auto"/>
                                                    <w:right w:val="none" w:sz="0" w:space="0" w:color="auto"/>
                                                  </w:divBdr>
                                                  <w:divsChild>
                                                    <w:div w:id="1645163415">
                                                      <w:marLeft w:val="0"/>
                                                      <w:marRight w:val="0"/>
                                                      <w:marTop w:val="0"/>
                                                      <w:marBottom w:val="0"/>
                                                      <w:divBdr>
                                                        <w:top w:val="none" w:sz="0" w:space="0" w:color="auto"/>
                                                        <w:left w:val="none" w:sz="0" w:space="0" w:color="auto"/>
                                                        <w:bottom w:val="none" w:sz="0" w:space="0" w:color="auto"/>
                                                        <w:right w:val="none" w:sz="0" w:space="0" w:color="auto"/>
                                                      </w:divBdr>
                                                      <w:divsChild>
                                                        <w:div w:id="1126966267">
                                                          <w:marLeft w:val="0"/>
                                                          <w:marRight w:val="0"/>
                                                          <w:marTop w:val="0"/>
                                                          <w:marBottom w:val="0"/>
                                                          <w:divBdr>
                                                            <w:top w:val="none" w:sz="0" w:space="0" w:color="auto"/>
                                                            <w:left w:val="none" w:sz="0" w:space="0" w:color="auto"/>
                                                            <w:bottom w:val="none" w:sz="0" w:space="0" w:color="auto"/>
                                                            <w:right w:val="none" w:sz="0" w:space="0" w:color="auto"/>
                                                          </w:divBdr>
                                                          <w:divsChild>
                                                            <w:div w:id="194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07508">
          <w:marLeft w:val="0"/>
          <w:marRight w:val="0"/>
          <w:marTop w:val="0"/>
          <w:marBottom w:val="0"/>
          <w:divBdr>
            <w:top w:val="none" w:sz="0" w:space="0" w:color="auto"/>
            <w:left w:val="none" w:sz="0" w:space="0" w:color="auto"/>
            <w:bottom w:val="none" w:sz="0" w:space="0" w:color="auto"/>
            <w:right w:val="none" w:sz="0" w:space="0" w:color="auto"/>
          </w:divBdr>
          <w:divsChild>
            <w:div w:id="214313338">
              <w:marLeft w:val="0"/>
              <w:marRight w:val="0"/>
              <w:marTop w:val="0"/>
              <w:marBottom w:val="0"/>
              <w:divBdr>
                <w:top w:val="none" w:sz="0" w:space="0" w:color="auto"/>
                <w:left w:val="none" w:sz="0" w:space="0" w:color="auto"/>
                <w:bottom w:val="none" w:sz="0" w:space="0" w:color="auto"/>
                <w:right w:val="none" w:sz="0" w:space="0" w:color="auto"/>
              </w:divBdr>
              <w:divsChild>
                <w:div w:id="4586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827015">
      <w:bodyDiv w:val="1"/>
      <w:marLeft w:val="0"/>
      <w:marRight w:val="0"/>
      <w:marTop w:val="0"/>
      <w:marBottom w:val="0"/>
      <w:divBdr>
        <w:top w:val="none" w:sz="0" w:space="0" w:color="auto"/>
        <w:left w:val="none" w:sz="0" w:space="0" w:color="auto"/>
        <w:bottom w:val="none" w:sz="0" w:space="0" w:color="auto"/>
        <w:right w:val="none" w:sz="0" w:space="0" w:color="auto"/>
      </w:divBdr>
      <w:divsChild>
        <w:div w:id="801968058">
          <w:marLeft w:val="0"/>
          <w:marRight w:val="0"/>
          <w:marTop w:val="0"/>
          <w:marBottom w:val="0"/>
          <w:divBdr>
            <w:top w:val="none" w:sz="0" w:space="0" w:color="auto"/>
            <w:left w:val="none" w:sz="0" w:space="0" w:color="auto"/>
            <w:bottom w:val="none" w:sz="0" w:space="0" w:color="auto"/>
            <w:right w:val="none" w:sz="0" w:space="0" w:color="auto"/>
          </w:divBdr>
          <w:divsChild>
            <w:div w:id="364644367">
              <w:marLeft w:val="0"/>
              <w:marRight w:val="0"/>
              <w:marTop w:val="0"/>
              <w:marBottom w:val="0"/>
              <w:divBdr>
                <w:top w:val="none" w:sz="0" w:space="0" w:color="auto"/>
                <w:left w:val="none" w:sz="0" w:space="0" w:color="auto"/>
                <w:bottom w:val="none" w:sz="0" w:space="0" w:color="auto"/>
                <w:right w:val="none" w:sz="0" w:space="0" w:color="auto"/>
              </w:divBdr>
              <w:divsChild>
                <w:div w:id="1666976322">
                  <w:marLeft w:val="0"/>
                  <w:marRight w:val="0"/>
                  <w:marTop w:val="0"/>
                  <w:marBottom w:val="0"/>
                  <w:divBdr>
                    <w:top w:val="none" w:sz="0" w:space="0" w:color="auto"/>
                    <w:left w:val="none" w:sz="0" w:space="0" w:color="auto"/>
                    <w:bottom w:val="none" w:sz="0" w:space="0" w:color="auto"/>
                    <w:right w:val="none" w:sz="0" w:space="0" w:color="auto"/>
                  </w:divBdr>
                </w:div>
                <w:div w:id="110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4067">
          <w:marLeft w:val="240"/>
          <w:marRight w:val="0"/>
          <w:marTop w:val="0"/>
          <w:marBottom w:val="0"/>
          <w:divBdr>
            <w:top w:val="none" w:sz="0" w:space="0" w:color="auto"/>
            <w:left w:val="none" w:sz="0" w:space="0" w:color="auto"/>
            <w:bottom w:val="none" w:sz="0" w:space="0" w:color="auto"/>
            <w:right w:val="none" w:sz="0" w:space="0" w:color="auto"/>
          </w:divBdr>
          <w:divsChild>
            <w:div w:id="1822185652">
              <w:marLeft w:val="0"/>
              <w:marRight w:val="0"/>
              <w:marTop w:val="0"/>
              <w:marBottom w:val="0"/>
              <w:divBdr>
                <w:top w:val="none" w:sz="0" w:space="0" w:color="auto"/>
                <w:left w:val="none" w:sz="0" w:space="0" w:color="auto"/>
                <w:bottom w:val="none" w:sz="0" w:space="0" w:color="auto"/>
                <w:right w:val="none" w:sz="0" w:space="0" w:color="auto"/>
              </w:divBdr>
            </w:div>
            <w:div w:id="71583131">
              <w:marLeft w:val="0"/>
              <w:marRight w:val="0"/>
              <w:marTop w:val="0"/>
              <w:marBottom w:val="0"/>
              <w:divBdr>
                <w:top w:val="none" w:sz="0" w:space="0" w:color="auto"/>
                <w:left w:val="none" w:sz="0" w:space="0" w:color="auto"/>
                <w:bottom w:val="none" w:sz="0" w:space="0" w:color="auto"/>
                <w:right w:val="none" w:sz="0" w:space="0" w:color="auto"/>
              </w:divBdr>
            </w:div>
          </w:divsChild>
        </w:div>
        <w:div w:id="2007171304">
          <w:marLeft w:val="0"/>
          <w:marRight w:val="0"/>
          <w:marTop w:val="166"/>
          <w:marBottom w:val="166"/>
          <w:divBdr>
            <w:top w:val="none" w:sz="0" w:space="0" w:color="auto"/>
            <w:left w:val="none" w:sz="0" w:space="0" w:color="auto"/>
            <w:bottom w:val="none" w:sz="0" w:space="0" w:color="auto"/>
            <w:right w:val="none" w:sz="0" w:space="0" w:color="auto"/>
          </w:divBdr>
          <w:divsChild>
            <w:div w:id="11019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85018">
      <w:bodyDiv w:val="1"/>
      <w:marLeft w:val="0"/>
      <w:marRight w:val="0"/>
      <w:marTop w:val="0"/>
      <w:marBottom w:val="0"/>
      <w:divBdr>
        <w:top w:val="none" w:sz="0" w:space="0" w:color="auto"/>
        <w:left w:val="none" w:sz="0" w:space="0" w:color="auto"/>
        <w:bottom w:val="none" w:sz="0" w:space="0" w:color="auto"/>
        <w:right w:val="none" w:sz="0" w:space="0" w:color="auto"/>
      </w:divBdr>
    </w:div>
    <w:div w:id="1138960122">
      <w:bodyDiv w:val="1"/>
      <w:marLeft w:val="0"/>
      <w:marRight w:val="0"/>
      <w:marTop w:val="0"/>
      <w:marBottom w:val="0"/>
      <w:divBdr>
        <w:top w:val="none" w:sz="0" w:space="0" w:color="auto"/>
        <w:left w:val="none" w:sz="0" w:space="0" w:color="auto"/>
        <w:bottom w:val="none" w:sz="0" w:space="0" w:color="auto"/>
        <w:right w:val="none" w:sz="0" w:space="0" w:color="auto"/>
      </w:divBdr>
    </w:div>
    <w:div w:id="1164510689">
      <w:bodyDiv w:val="1"/>
      <w:marLeft w:val="0"/>
      <w:marRight w:val="0"/>
      <w:marTop w:val="0"/>
      <w:marBottom w:val="0"/>
      <w:divBdr>
        <w:top w:val="none" w:sz="0" w:space="0" w:color="auto"/>
        <w:left w:val="none" w:sz="0" w:space="0" w:color="auto"/>
        <w:bottom w:val="none" w:sz="0" w:space="0" w:color="auto"/>
        <w:right w:val="none" w:sz="0" w:space="0" w:color="auto"/>
      </w:divBdr>
    </w:div>
    <w:div w:id="1170681440">
      <w:bodyDiv w:val="1"/>
      <w:marLeft w:val="0"/>
      <w:marRight w:val="0"/>
      <w:marTop w:val="0"/>
      <w:marBottom w:val="0"/>
      <w:divBdr>
        <w:top w:val="none" w:sz="0" w:space="0" w:color="auto"/>
        <w:left w:val="none" w:sz="0" w:space="0" w:color="auto"/>
        <w:bottom w:val="none" w:sz="0" w:space="0" w:color="auto"/>
        <w:right w:val="none" w:sz="0" w:space="0" w:color="auto"/>
      </w:divBdr>
      <w:divsChild>
        <w:div w:id="543521212">
          <w:marLeft w:val="0"/>
          <w:marRight w:val="0"/>
          <w:marTop w:val="0"/>
          <w:marBottom w:val="0"/>
          <w:divBdr>
            <w:top w:val="none" w:sz="0" w:space="0" w:color="auto"/>
            <w:left w:val="none" w:sz="0" w:space="0" w:color="auto"/>
            <w:bottom w:val="none" w:sz="0" w:space="0" w:color="auto"/>
            <w:right w:val="none" w:sz="0" w:space="0" w:color="auto"/>
          </w:divBdr>
          <w:divsChild>
            <w:div w:id="78454050">
              <w:marLeft w:val="0"/>
              <w:marRight w:val="0"/>
              <w:marTop w:val="0"/>
              <w:marBottom w:val="0"/>
              <w:divBdr>
                <w:top w:val="none" w:sz="0" w:space="0" w:color="auto"/>
                <w:left w:val="none" w:sz="0" w:space="0" w:color="auto"/>
                <w:bottom w:val="none" w:sz="0" w:space="0" w:color="auto"/>
                <w:right w:val="none" w:sz="0" w:space="0" w:color="auto"/>
              </w:divBdr>
              <w:divsChild>
                <w:div w:id="1049570931">
                  <w:marLeft w:val="0"/>
                  <w:marRight w:val="0"/>
                  <w:marTop w:val="0"/>
                  <w:marBottom w:val="0"/>
                  <w:divBdr>
                    <w:top w:val="none" w:sz="0" w:space="0" w:color="auto"/>
                    <w:left w:val="none" w:sz="0" w:space="0" w:color="auto"/>
                    <w:bottom w:val="none" w:sz="0" w:space="0" w:color="auto"/>
                    <w:right w:val="none" w:sz="0" w:space="0" w:color="auto"/>
                  </w:divBdr>
                  <w:divsChild>
                    <w:div w:id="5094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4469">
          <w:marLeft w:val="0"/>
          <w:marRight w:val="0"/>
          <w:marTop w:val="0"/>
          <w:marBottom w:val="0"/>
          <w:divBdr>
            <w:top w:val="none" w:sz="0" w:space="0" w:color="auto"/>
            <w:left w:val="none" w:sz="0" w:space="0" w:color="auto"/>
            <w:bottom w:val="none" w:sz="0" w:space="0" w:color="auto"/>
            <w:right w:val="none" w:sz="0" w:space="0" w:color="auto"/>
          </w:divBdr>
          <w:divsChild>
            <w:div w:id="849026777">
              <w:marLeft w:val="0"/>
              <w:marRight w:val="0"/>
              <w:marTop w:val="0"/>
              <w:marBottom w:val="0"/>
              <w:divBdr>
                <w:top w:val="none" w:sz="0" w:space="0" w:color="auto"/>
                <w:left w:val="none" w:sz="0" w:space="0" w:color="auto"/>
                <w:bottom w:val="none" w:sz="0" w:space="0" w:color="auto"/>
                <w:right w:val="none" w:sz="0" w:space="0" w:color="auto"/>
              </w:divBdr>
              <w:divsChild>
                <w:div w:id="132770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387539">
      <w:bodyDiv w:val="1"/>
      <w:marLeft w:val="0"/>
      <w:marRight w:val="0"/>
      <w:marTop w:val="0"/>
      <w:marBottom w:val="0"/>
      <w:divBdr>
        <w:top w:val="none" w:sz="0" w:space="0" w:color="auto"/>
        <w:left w:val="none" w:sz="0" w:space="0" w:color="auto"/>
        <w:bottom w:val="none" w:sz="0" w:space="0" w:color="auto"/>
        <w:right w:val="none" w:sz="0" w:space="0" w:color="auto"/>
      </w:divBdr>
    </w:div>
    <w:div w:id="1196502876">
      <w:bodyDiv w:val="1"/>
      <w:marLeft w:val="0"/>
      <w:marRight w:val="0"/>
      <w:marTop w:val="0"/>
      <w:marBottom w:val="0"/>
      <w:divBdr>
        <w:top w:val="none" w:sz="0" w:space="0" w:color="auto"/>
        <w:left w:val="none" w:sz="0" w:space="0" w:color="auto"/>
        <w:bottom w:val="none" w:sz="0" w:space="0" w:color="auto"/>
        <w:right w:val="none" w:sz="0" w:space="0" w:color="auto"/>
      </w:divBdr>
    </w:div>
    <w:div w:id="1242450940">
      <w:bodyDiv w:val="1"/>
      <w:marLeft w:val="0"/>
      <w:marRight w:val="0"/>
      <w:marTop w:val="0"/>
      <w:marBottom w:val="0"/>
      <w:divBdr>
        <w:top w:val="none" w:sz="0" w:space="0" w:color="auto"/>
        <w:left w:val="none" w:sz="0" w:space="0" w:color="auto"/>
        <w:bottom w:val="none" w:sz="0" w:space="0" w:color="auto"/>
        <w:right w:val="none" w:sz="0" w:space="0" w:color="auto"/>
      </w:divBdr>
    </w:div>
    <w:div w:id="1257129267">
      <w:bodyDiv w:val="1"/>
      <w:marLeft w:val="0"/>
      <w:marRight w:val="0"/>
      <w:marTop w:val="0"/>
      <w:marBottom w:val="0"/>
      <w:divBdr>
        <w:top w:val="none" w:sz="0" w:space="0" w:color="auto"/>
        <w:left w:val="none" w:sz="0" w:space="0" w:color="auto"/>
        <w:bottom w:val="none" w:sz="0" w:space="0" w:color="auto"/>
        <w:right w:val="none" w:sz="0" w:space="0" w:color="auto"/>
      </w:divBdr>
    </w:div>
    <w:div w:id="1259676761">
      <w:bodyDiv w:val="1"/>
      <w:marLeft w:val="0"/>
      <w:marRight w:val="0"/>
      <w:marTop w:val="0"/>
      <w:marBottom w:val="0"/>
      <w:divBdr>
        <w:top w:val="none" w:sz="0" w:space="0" w:color="auto"/>
        <w:left w:val="none" w:sz="0" w:space="0" w:color="auto"/>
        <w:bottom w:val="none" w:sz="0" w:space="0" w:color="auto"/>
        <w:right w:val="none" w:sz="0" w:space="0" w:color="auto"/>
      </w:divBdr>
    </w:div>
    <w:div w:id="1268001947">
      <w:bodyDiv w:val="1"/>
      <w:marLeft w:val="0"/>
      <w:marRight w:val="0"/>
      <w:marTop w:val="0"/>
      <w:marBottom w:val="0"/>
      <w:divBdr>
        <w:top w:val="none" w:sz="0" w:space="0" w:color="auto"/>
        <w:left w:val="none" w:sz="0" w:space="0" w:color="auto"/>
        <w:bottom w:val="none" w:sz="0" w:space="0" w:color="auto"/>
        <w:right w:val="none" w:sz="0" w:space="0" w:color="auto"/>
      </w:divBdr>
      <w:divsChild>
        <w:div w:id="1028608491">
          <w:marLeft w:val="0"/>
          <w:marRight w:val="0"/>
          <w:marTop w:val="0"/>
          <w:marBottom w:val="0"/>
          <w:divBdr>
            <w:top w:val="none" w:sz="0" w:space="0" w:color="auto"/>
            <w:left w:val="none" w:sz="0" w:space="0" w:color="auto"/>
            <w:bottom w:val="none" w:sz="0" w:space="0" w:color="auto"/>
            <w:right w:val="none" w:sz="0" w:space="0" w:color="auto"/>
          </w:divBdr>
          <w:divsChild>
            <w:div w:id="1941717185">
              <w:marLeft w:val="0"/>
              <w:marRight w:val="0"/>
              <w:marTop w:val="0"/>
              <w:marBottom w:val="0"/>
              <w:divBdr>
                <w:top w:val="none" w:sz="0" w:space="0" w:color="auto"/>
                <w:left w:val="none" w:sz="0" w:space="0" w:color="auto"/>
                <w:bottom w:val="none" w:sz="0" w:space="0" w:color="auto"/>
                <w:right w:val="none" w:sz="0" w:space="0" w:color="auto"/>
              </w:divBdr>
              <w:divsChild>
                <w:div w:id="1961765640">
                  <w:marLeft w:val="0"/>
                  <w:marRight w:val="0"/>
                  <w:marTop w:val="0"/>
                  <w:marBottom w:val="0"/>
                  <w:divBdr>
                    <w:top w:val="none" w:sz="0" w:space="0" w:color="auto"/>
                    <w:left w:val="none" w:sz="0" w:space="0" w:color="auto"/>
                    <w:bottom w:val="none" w:sz="0" w:space="0" w:color="auto"/>
                    <w:right w:val="none" w:sz="0" w:space="0" w:color="auto"/>
                  </w:divBdr>
                  <w:divsChild>
                    <w:div w:id="1983583069">
                      <w:marLeft w:val="0"/>
                      <w:marRight w:val="0"/>
                      <w:marTop w:val="0"/>
                      <w:marBottom w:val="0"/>
                      <w:divBdr>
                        <w:top w:val="none" w:sz="0" w:space="0" w:color="auto"/>
                        <w:left w:val="none" w:sz="0" w:space="0" w:color="auto"/>
                        <w:bottom w:val="none" w:sz="0" w:space="0" w:color="auto"/>
                        <w:right w:val="none" w:sz="0" w:space="0" w:color="auto"/>
                      </w:divBdr>
                      <w:divsChild>
                        <w:div w:id="694425988">
                          <w:marLeft w:val="0"/>
                          <w:marRight w:val="0"/>
                          <w:marTop w:val="0"/>
                          <w:marBottom w:val="0"/>
                          <w:divBdr>
                            <w:top w:val="none" w:sz="0" w:space="0" w:color="auto"/>
                            <w:left w:val="none" w:sz="0" w:space="0" w:color="auto"/>
                            <w:bottom w:val="none" w:sz="0" w:space="0" w:color="auto"/>
                            <w:right w:val="none" w:sz="0" w:space="0" w:color="auto"/>
                          </w:divBdr>
                          <w:divsChild>
                            <w:div w:id="14129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2429">
      <w:bodyDiv w:val="1"/>
      <w:marLeft w:val="0"/>
      <w:marRight w:val="0"/>
      <w:marTop w:val="0"/>
      <w:marBottom w:val="0"/>
      <w:divBdr>
        <w:top w:val="none" w:sz="0" w:space="0" w:color="auto"/>
        <w:left w:val="none" w:sz="0" w:space="0" w:color="auto"/>
        <w:bottom w:val="none" w:sz="0" w:space="0" w:color="auto"/>
        <w:right w:val="none" w:sz="0" w:space="0" w:color="auto"/>
      </w:divBdr>
    </w:div>
    <w:div w:id="1320114608">
      <w:bodyDiv w:val="1"/>
      <w:marLeft w:val="0"/>
      <w:marRight w:val="0"/>
      <w:marTop w:val="0"/>
      <w:marBottom w:val="0"/>
      <w:divBdr>
        <w:top w:val="none" w:sz="0" w:space="0" w:color="auto"/>
        <w:left w:val="none" w:sz="0" w:space="0" w:color="auto"/>
        <w:bottom w:val="none" w:sz="0" w:space="0" w:color="auto"/>
        <w:right w:val="none" w:sz="0" w:space="0" w:color="auto"/>
      </w:divBdr>
    </w:div>
    <w:div w:id="1370453177">
      <w:bodyDiv w:val="1"/>
      <w:marLeft w:val="0"/>
      <w:marRight w:val="0"/>
      <w:marTop w:val="0"/>
      <w:marBottom w:val="0"/>
      <w:divBdr>
        <w:top w:val="none" w:sz="0" w:space="0" w:color="auto"/>
        <w:left w:val="none" w:sz="0" w:space="0" w:color="auto"/>
        <w:bottom w:val="none" w:sz="0" w:space="0" w:color="auto"/>
        <w:right w:val="none" w:sz="0" w:space="0" w:color="auto"/>
      </w:divBdr>
    </w:div>
    <w:div w:id="1371807460">
      <w:bodyDiv w:val="1"/>
      <w:marLeft w:val="0"/>
      <w:marRight w:val="0"/>
      <w:marTop w:val="0"/>
      <w:marBottom w:val="0"/>
      <w:divBdr>
        <w:top w:val="none" w:sz="0" w:space="0" w:color="auto"/>
        <w:left w:val="none" w:sz="0" w:space="0" w:color="auto"/>
        <w:bottom w:val="none" w:sz="0" w:space="0" w:color="auto"/>
        <w:right w:val="none" w:sz="0" w:space="0" w:color="auto"/>
      </w:divBdr>
    </w:div>
    <w:div w:id="1385830876">
      <w:bodyDiv w:val="1"/>
      <w:marLeft w:val="0"/>
      <w:marRight w:val="0"/>
      <w:marTop w:val="0"/>
      <w:marBottom w:val="0"/>
      <w:divBdr>
        <w:top w:val="none" w:sz="0" w:space="0" w:color="auto"/>
        <w:left w:val="none" w:sz="0" w:space="0" w:color="auto"/>
        <w:bottom w:val="none" w:sz="0" w:space="0" w:color="auto"/>
        <w:right w:val="none" w:sz="0" w:space="0" w:color="auto"/>
      </w:divBdr>
      <w:divsChild>
        <w:div w:id="87502790">
          <w:marLeft w:val="0"/>
          <w:marRight w:val="0"/>
          <w:marTop w:val="0"/>
          <w:marBottom w:val="0"/>
          <w:divBdr>
            <w:top w:val="none" w:sz="0" w:space="0" w:color="auto"/>
            <w:left w:val="none" w:sz="0" w:space="0" w:color="auto"/>
            <w:bottom w:val="none" w:sz="0" w:space="0" w:color="auto"/>
            <w:right w:val="none" w:sz="0" w:space="0" w:color="auto"/>
          </w:divBdr>
          <w:divsChild>
            <w:div w:id="1981108553">
              <w:marLeft w:val="0"/>
              <w:marRight w:val="0"/>
              <w:marTop w:val="0"/>
              <w:marBottom w:val="0"/>
              <w:divBdr>
                <w:top w:val="none" w:sz="0" w:space="0" w:color="auto"/>
                <w:left w:val="none" w:sz="0" w:space="0" w:color="auto"/>
                <w:bottom w:val="none" w:sz="0" w:space="0" w:color="auto"/>
                <w:right w:val="none" w:sz="0" w:space="0" w:color="auto"/>
              </w:divBdr>
              <w:divsChild>
                <w:div w:id="250820788">
                  <w:marLeft w:val="0"/>
                  <w:marRight w:val="0"/>
                  <w:marTop w:val="0"/>
                  <w:marBottom w:val="0"/>
                  <w:divBdr>
                    <w:top w:val="none" w:sz="0" w:space="0" w:color="auto"/>
                    <w:left w:val="none" w:sz="0" w:space="0" w:color="auto"/>
                    <w:bottom w:val="none" w:sz="0" w:space="0" w:color="auto"/>
                    <w:right w:val="none" w:sz="0" w:space="0" w:color="auto"/>
                  </w:divBdr>
                  <w:divsChild>
                    <w:div w:id="1123960133">
                      <w:marLeft w:val="0"/>
                      <w:marRight w:val="0"/>
                      <w:marTop w:val="0"/>
                      <w:marBottom w:val="0"/>
                      <w:divBdr>
                        <w:top w:val="none" w:sz="0" w:space="0" w:color="auto"/>
                        <w:left w:val="none" w:sz="0" w:space="0" w:color="auto"/>
                        <w:bottom w:val="none" w:sz="0" w:space="0" w:color="auto"/>
                        <w:right w:val="none" w:sz="0" w:space="0" w:color="auto"/>
                      </w:divBdr>
                      <w:divsChild>
                        <w:div w:id="2094278807">
                          <w:marLeft w:val="0"/>
                          <w:marRight w:val="0"/>
                          <w:marTop w:val="0"/>
                          <w:marBottom w:val="0"/>
                          <w:divBdr>
                            <w:top w:val="none" w:sz="0" w:space="0" w:color="auto"/>
                            <w:left w:val="none" w:sz="0" w:space="0" w:color="auto"/>
                            <w:bottom w:val="none" w:sz="0" w:space="0" w:color="auto"/>
                            <w:right w:val="none" w:sz="0" w:space="0" w:color="auto"/>
                          </w:divBdr>
                          <w:divsChild>
                            <w:div w:id="11060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21012">
      <w:bodyDiv w:val="1"/>
      <w:marLeft w:val="0"/>
      <w:marRight w:val="0"/>
      <w:marTop w:val="0"/>
      <w:marBottom w:val="0"/>
      <w:divBdr>
        <w:top w:val="none" w:sz="0" w:space="0" w:color="auto"/>
        <w:left w:val="none" w:sz="0" w:space="0" w:color="auto"/>
        <w:bottom w:val="none" w:sz="0" w:space="0" w:color="auto"/>
        <w:right w:val="none" w:sz="0" w:space="0" w:color="auto"/>
      </w:divBdr>
    </w:div>
    <w:div w:id="1420909491">
      <w:bodyDiv w:val="1"/>
      <w:marLeft w:val="0"/>
      <w:marRight w:val="0"/>
      <w:marTop w:val="0"/>
      <w:marBottom w:val="0"/>
      <w:divBdr>
        <w:top w:val="none" w:sz="0" w:space="0" w:color="auto"/>
        <w:left w:val="none" w:sz="0" w:space="0" w:color="auto"/>
        <w:bottom w:val="none" w:sz="0" w:space="0" w:color="auto"/>
        <w:right w:val="none" w:sz="0" w:space="0" w:color="auto"/>
      </w:divBdr>
    </w:div>
    <w:div w:id="1436100665">
      <w:bodyDiv w:val="1"/>
      <w:marLeft w:val="0"/>
      <w:marRight w:val="0"/>
      <w:marTop w:val="0"/>
      <w:marBottom w:val="0"/>
      <w:divBdr>
        <w:top w:val="none" w:sz="0" w:space="0" w:color="auto"/>
        <w:left w:val="none" w:sz="0" w:space="0" w:color="auto"/>
        <w:bottom w:val="none" w:sz="0" w:space="0" w:color="auto"/>
        <w:right w:val="none" w:sz="0" w:space="0" w:color="auto"/>
      </w:divBdr>
    </w:div>
    <w:div w:id="1450587896">
      <w:bodyDiv w:val="1"/>
      <w:marLeft w:val="0"/>
      <w:marRight w:val="0"/>
      <w:marTop w:val="0"/>
      <w:marBottom w:val="0"/>
      <w:divBdr>
        <w:top w:val="none" w:sz="0" w:space="0" w:color="auto"/>
        <w:left w:val="none" w:sz="0" w:space="0" w:color="auto"/>
        <w:bottom w:val="none" w:sz="0" w:space="0" w:color="auto"/>
        <w:right w:val="none" w:sz="0" w:space="0" w:color="auto"/>
      </w:divBdr>
    </w:div>
    <w:div w:id="1484008759">
      <w:bodyDiv w:val="1"/>
      <w:marLeft w:val="0"/>
      <w:marRight w:val="0"/>
      <w:marTop w:val="0"/>
      <w:marBottom w:val="0"/>
      <w:divBdr>
        <w:top w:val="none" w:sz="0" w:space="0" w:color="auto"/>
        <w:left w:val="none" w:sz="0" w:space="0" w:color="auto"/>
        <w:bottom w:val="none" w:sz="0" w:space="0" w:color="auto"/>
        <w:right w:val="none" w:sz="0" w:space="0" w:color="auto"/>
      </w:divBdr>
    </w:div>
    <w:div w:id="1493835911">
      <w:bodyDiv w:val="1"/>
      <w:marLeft w:val="0"/>
      <w:marRight w:val="0"/>
      <w:marTop w:val="0"/>
      <w:marBottom w:val="0"/>
      <w:divBdr>
        <w:top w:val="none" w:sz="0" w:space="0" w:color="auto"/>
        <w:left w:val="none" w:sz="0" w:space="0" w:color="auto"/>
        <w:bottom w:val="none" w:sz="0" w:space="0" w:color="auto"/>
        <w:right w:val="none" w:sz="0" w:space="0" w:color="auto"/>
      </w:divBdr>
    </w:div>
    <w:div w:id="1499615109">
      <w:bodyDiv w:val="1"/>
      <w:marLeft w:val="0"/>
      <w:marRight w:val="0"/>
      <w:marTop w:val="0"/>
      <w:marBottom w:val="0"/>
      <w:divBdr>
        <w:top w:val="none" w:sz="0" w:space="0" w:color="auto"/>
        <w:left w:val="none" w:sz="0" w:space="0" w:color="auto"/>
        <w:bottom w:val="none" w:sz="0" w:space="0" w:color="auto"/>
        <w:right w:val="none" w:sz="0" w:space="0" w:color="auto"/>
      </w:divBdr>
    </w:div>
    <w:div w:id="1507793194">
      <w:bodyDiv w:val="1"/>
      <w:marLeft w:val="0"/>
      <w:marRight w:val="0"/>
      <w:marTop w:val="0"/>
      <w:marBottom w:val="0"/>
      <w:divBdr>
        <w:top w:val="none" w:sz="0" w:space="0" w:color="auto"/>
        <w:left w:val="none" w:sz="0" w:space="0" w:color="auto"/>
        <w:bottom w:val="none" w:sz="0" w:space="0" w:color="auto"/>
        <w:right w:val="none" w:sz="0" w:space="0" w:color="auto"/>
      </w:divBdr>
    </w:div>
    <w:div w:id="1518233345">
      <w:bodyDiv w:val="1"/>
      <w:marLeft w:val="0"/>
      <w:marRight w:val="0"/>
      <w:marTop w:val="0"/>
      <w:marBottom w:val="0"/>
      <w:divBdr>
        <w:top w:val="none" w:sz="0" w:space="0" w:color="auto"/>
        <w:left w:val="none" w:sz="0" w:space="0" w:color="auto"/>
        <w:bottom w:val="none" w:sz="0" w:space="0" w:color="auto"/>
        <w:right w:val="none" w:sz="0" w:space="0" w:color="auto"/>
      </w:divBdr>
    </w:div>
    <w:div w:id="1560558973">
      <w:bodyDiv w:val="1"/>
      <w:marLeft w:val="0"/>
      <w:marRight w:val="0"/>
      <w:marTop w:val="0"/>
      <w:marBottom w:val="0"/>
      <w:divBdr>
        <w:top w:val="none" w:sz="0" w:space="0" w:color="auto"/>
        <w:left w:val="none" w:sz="0" w:space="0" w:color="auto"/>
        <w:bottom w:val="none" w:sz="0" w:space="0" w:color="auto"/>
        <w:right w:val="none" w:sz="0" w:space="0" w:color="auto"/>
      </w:divBdr>
    </w:div>
    <w:div w:id="1564025062">
      <w:bodyDiv w:val="1"/>
      <w:marLeft w:val="0"/>
      <w:marRight w:val="0"/>
      <w:marTop w:val="0"/>
      <w:marBottom w:val="0"/>
      <w:divBdr>
        <w:top w:val="none" w:sz="0" w:space="0" w:color="auto"/>
        <w:left w:val="none" w:sz="0" w:space="0" w:color="auto"/>
        <w:bottom w:val="none" w:sz="0" w:space="0" w:color="auto"/>
        <w:right w:val="none" w:sz="0" w:space="0" w:color="auto"/>
      </w:divBdr>
    </w:div>
    <w:div w:id="1576622637">
      <w:bodyDiv w:val="1"/>
      <w:marLeft w:val="0"/>
      <w:marRight w:val="0"/>
      <w:marTop w:val="0"/>
      <w:marBottom w:val="0"/>
      <w:divBdr>
        <w:top w:val="none" w:sz="0" w:space="0" w:color="auto"/>
        <w:left w:val="none" w:sz="0" w:space="0" w:color="auto"/>
        <w:bottom w:val="none" w:sz="0" w:space="0" w:color="auto"/>
        <w:right w:val="none" w:sz="0" w:space="0" w:color="auto"/>
      </w:divBdr>
    </w:div>
    <w:div w:id="1578126618">
      <w:bodyDiv w:val="1"/>
      <w:marLeft w:val="0"/>
      <w:marRight w:val="0"/>
      <w:marTop w:val="0"/>
      <w:marBottom w:val="0"/>
      <w:divBdr>
        <w:top w:val="none" w:sz="0" w:space="0" w:color="auto"/>
        <w:left w:val="none" w:sz="0" w:space="0" w:color="auto"/>
        <w:bottom w:val="none" w:sz="0" w:space="0" w:color="auto"/>
        <w:right w:val="none" w:sz="0" w:space="0" w:color="auto"/>
      </w:divBdr>
    </w:div>
    <w:div w:id="1584148158">
      <w:bodyDiv w:val="1"/>
      <w:marLeft w:val="0"/>
      <w:marRight w:val="0"/>
      <w:marTop w:val="0"/>
      <w:marBottom w:val="0"/>
      <w:divBdr>
        <w:top w:val="none" w:sz="0" w:space="0" w:color="auto"/>
        <w:left w:val="none" w:sz="0" w:space="0" w:color="auto"/>
        <w:bottom w:val="none" w:sz="0" w:space="0" w:color="auto"/>
        <w:right w:val="none" w:sz="0" w:space="0" w:color="auto"/>
      </w:divBdr>
      <w:divsChild>
        <w:div w:id="1897931005">
          <w:marLeft w:val="0"/>
          <w:marRight w:val="0"/>
          <w:marTop w:val="0"/>
          <w:marBottom w:val="0"/>
          <w:divBdr>
            <w:top w:val="single" w:sz="2" w:space="0" w:color="D9D9E3"/>
            <w:left w:val="single" w:sz="2" w:space="0" w:color="D9D9E3"/>
            <w:bottom w:val="single" w:sz="2" w:space="0" w:color="D9D9E3"/>
            <w:right w:val="single" w:sz="2" w:space="0" w:color="D9D9E3"/>
          </w:divBdr>
          <w:divsChild>
            <w:div w:id="1641302091">
              <w:marLeft w:val="0"/>
              <w:marRight w:val="0"/>
              <w:marTop w:val="0"/>
              <w:marBottom w:val="0"/>
              <w:divBdr>
                <w:top w:val="single" w:sz="2" w:space="0" w:color="D9D9E3"/>
                <w:left w:val="single" w:sz="2" w:space="0" w:color="D9D9E3"/>
                <w:bottom w:val="single" w:sz="2" w:space="0" w:color="D9D9E3"/>
                <w:right w:val="single" w:sz="2" w:space="0" w:color="D9D9E3"/>
              </w:divBdr>
              <w:divsChild>
                <w:div w:id="116027079">
                  <w:marLeft w:val="0"/>
                  <w:marRight w:val="0"/>
                  <w:marTop w:val="0"/>
                  <w:marBottom w:val="0"/>
                  <w:divBdr>
                    <w:top w:val="single" w:sz="2" w:space="0" w:color="D9D9E3"/>
                    <w:left w:val="single" w:sz="2" w:space="0" w:color="D9D9E3"/>
                    <w:bottom w:val="single" w:sz="2" w:space="0" w:color="D9D9E3"/>
                    <w:right w:val="single" w:sz="2" w:space="0" w:color="D9D9E3"/>
                  </w:divBdr>
                  <w:divsChild>
                    <w:div w:id="1106074033">
                      <w:marLeft w:val="0"/>
                      <w:marRight w:val="0"/>
                      <w:marTop w:val="0"/>
                      <w:marBottom w:val="0"/>
                      <w:divBdr>
                        <w:top w:val="single" w:sz="2" w:space="0" w:color="D9D9E3"/>
                        <w:left w:val="single" w:sz="2" w:space="0" w:color="D9D9E3"/>
                        <w:bottom w:val="single" w:sz="2" w:space="0" w:color="D9D9E3"/>
                        <w:right w:val="single" w:sz="2" w:space="0" w:color="D9D9E3"/>
                      </w:divBdr>
                      <w:divsChild>
                        <w:div w:id="1580820672">
                          <w:marLeft w:val="0"/>
                          <w:marRight w:val="0"/>
                          <w:marTop w:val="0"/>
                          <w:marBottom w:val="0"/>
                          <w:divBdr>
                            <w:top w:val="single" w:sz="2" w:space="0" w:color="D9D9E3"/>
                            <w:left w:val="single" w:sz="2" w:space="0" w:color="D9D9E3"/>
                            <w:bottom w:val="single" w:sz="2" w:space="0" w:color="D9D9E3"/>
                            <w:right w:val="single" w:sz="2" w:space="0" w:color="D9D9E3"/>
                          </w:divBdr>
                          <w:divsChild>
                            <w:div w:id="2092503964">
                              <w:marLeft w:val="0"/>
                              <w:marRight w:val="0"/>
                              <w:marTop w:val="100"/>
                              <w:marBottom w:val="100"/>
                              <w:divBdr>
                                <w:top w:val="single" w:sz="2" w:space="0" w:color="D9D9E3"/>
                                <w:left w:val="single" w:sz="2" w:space="0" w:color="D9D9E3"/>
                                <w:bottom w:val="single" w:sz="2" w:space="0" w:color="D9D9E3"/>
                                <w:right w:val="single" w:sz="2" w:space="0" w:color="D9D9E3"/>
                              </w:divBdr>
                              <w:divsChild>
                                <w:div w:id="984627684">
                                  <w:marLeft w:val="0"/>
                                  <w:marRight w:val="0"/>
                                  <w:marTop w:val="0"/>
                                  <w:marBottom w:val="0"/>
                                  <w:divBdr>
                                    <w:top w:val="single" w:sz="2" w:space="0" w:color="D9D9E3"/>
                                    <w:left w:val="single" w:sz="2" w:space="0" w:color="D9D9E3"/>
                                    <w:bottom w:val="single" w:sz="2" w:space="0" w:color="D9D9E3"/>
                                    <w:right w:val="single" w:sz="2" w:space="0" w:color="D9D9E3"/>
                                  </w:divBdr>
                                  <w:divsChild>
                                    <w:div w:id="1880773823">
                                      <w:marLeft w:val="0"/>
                                      <w:marRight w:val="0"/>
                                      <w:marTop w:val="0"/>
                                      <w:marBottom w:val="0"/>
                                      <w:divBdr>
                                        <w:top w:val="single" w:sz="2" w:space="0" w:color="D9D9E3"/>
                                        <w:left w:val="single" w:sz="2" w:space="0" w:color="D9D9E3"/>
                                        <w:bottom w:val="single" w:sz="2" w:space="0" w:color="D9D9E3"/>
                                        <w:right w:val="single" w:sz="2" w:space="0" w:color="D9D9E3"/>
                                      </w:divBdr>
                                      <w:divsChild>
                                        <w:div w:id="1979799588">
                                          <w:marLeft w:val="0"/>
                                          <w:marRight w:val="0"/>
                                          <w:marTop w:val="0"/>
                                          <w:marBottom w:val="0"/>
                                          <w:divBdr>
                                            <w:top w:val="single" w:sz="2" w:space="0" w:color="D9D9E3"/>
                                            <w:left w:val="single" w:sz="2" w:space="0" w:color="D9D9E3"/>
                                            <w:bottom w:val="single" w:sz="2" w:space="0" w:color="D9D9E3"/>
                                            <w:right w:val="single" w:sz="2" w:space="0" w:color="D9D9E3"/>
                                          </w:divBdr>
                                          <w:divsChild>
                                            <w:div w:id="1641572626">
                                              <w:marLeft w:val="0"/>
                                              <w:marRight w:val="0"/>
                                              <w:marTop w:val="0"/>
                                              <w:marBottom w:val="0"/>
                                              <w:divBdr>
                                                <w:top w:val="single" w:sz="2" w:space="0" w:color="D9D9E3"/>
                                                <w:left w:val="single" w:sz="2" w:space="0" w:color="D9D9E3"/>
                                                <w:bottom w:val="single" w:sz="2" w:space="0" w:color="D9D9E3"/>
                                                <w:right w:val="single" w:sz="2" w:space="0" w:color="D9D9E3"/>
                                              </w:divBdr>
                                              <w:divsChild>
                                                <w:div w:id="162473015">
                                                  <w:marLeft w:val="0"/>
                                                  <w:marRight w:val="0"/>
                                                  <w:marTop w:val="0"/>
                                                  <w:marBottom w:val="0"/>
                                                  <w:divBdr>
                                                    <w:top w:val="single" w:sz="2" w:space="0" w:color="D9D9E3"/>
                                                    <w:left w:val="single" w:sz="2" w:space="0" w:color="D9D9E3"/>
                                                    <w:bottom w:val="single" w:sz="2" w:space="0" w:color="D9D9E3"/>
                                                    <w:right w:val="single" w:sz="2" w:space="0" w:color="D9D9E3"/>
                                                  </w:divBdr>
                                                  <w:divsChild>
                                                    <w:div w:id="1192180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0501551">
          <w:marLeft w:val="0"/>
          <w:marRight w:val="0"/>
          <w:marTop w:val="0"/>
          <w:marBottom w:val="0"/>
          <w:divBdr>
            <w:top w:val="none" w:sz="0" w:space="0" w:color="auto"/>
            <w:left w:val="none" w:sz="0" w:space="0" w:color="auto"/>
            <w:bottom w:val="none" w:sz="0" w:space="0" w:color="auto"/>
            <w:right w:val="none" w:sz="0" w:space="0" w:color="auto"/>
          </w:divBdr>
        </w:div>
      </w:divsChild>
    </w:div>
    <w:div w:id="1652370613">
      <w:bodyDiv w:val="1"/>
      <w:marLeft w:val="0"/>
      <w:marRight w:val="0"/>
      <w:marTop w:val="0"/>
      <w:marBottom w:val="0"/>
      <w:divBdr>
        <w:top w:val="none" w:sz="0" w:space="0" w:color="auto"/>
        <w:left w:val="none" w:sz="0" w:space="0" w:color="auto"/>
        <w:bottom w:val="none" w:sz="0" w:space="0" w:color="auto"/>
        <w:right w:val="none" w:sz="0" w:space="0" w:color="auto"/>
      </w:divBdr>
    </w:div>
    <w:div w:id="1653369282">
      <w:bodyDiv w:val="1"/>
      <w:marLeft w:val="0"/>
      <w:marRight w:val="0"/>
      <w:marTop w:val="0"/>
      <w:marBottom w:val="0"/>
      <w:divBdr>
        <w:top w:val="none" w:sz="0" w:space="0" w:color="auto"/>
        <w:left w:val="none" w:sz="0" w:space="0" w:color="auto"/>
        <w:bottom w:val="none" w:sz="0" w:space="0" w:color="auto"/>
        <w:right w:val="none" w:sz="0" w:space="0" w:color="auto"/>
      </w:divBdr>
    </w:div>
    <w:div w:id="1693993952">
      <w:bodyDiv w:val="1"/>
      <w:marLeft w:val="0"/>
      <w:marRight w:val="0"/>
      <w:marTop w:val="0"/>
      <w:marBottom w:val="0"/>
      <w:divBdr>
        <w:top w:val="none" w:sz="0" w:space="0" w:color="auto"/>
        <w:left w:val="none" w:sz="0" w:space="0" w:color="auto"/>
        <w:bottom w:val="none" w:sz="0" w:space="0" w:color="auto"/>
        <w:right w:val="none" w:sz="0" w:space="0" w:color="auto"/>
      </w:divBdr>
    </w:div>
    <w:div w:id="1716075652">
      <w:bodyDiv w:val="1"/>
      <w:marLeft w:val="0"/>
      <w:marRight w:val="0"/>
      <w:marTop w:val="0"/>
      <w:marBottom w:val="0"/>
      <w:divBdr>
        <w:top w:val="none" w:sz="0" w:space="0" w:color="auto"/>
        <w:left w:val="none" w:sz="0" w:space="0" w:color="auto"/>
        <w:bottom w:val="none" w:sz="0" w:space="0" w:color="auto"/>
        <w:right w:val="none" w:sz="0" w:space="0" w:color="auto"/>
      </w:divBdr>
    </w:div>
    <w:div w:id="1718359029">
      <w:bodyDiv w:val="1"/>
      <w:marLeft w:val="0"/>
      <w:marRight w:val="0"/>
      <w:marTop w:val="0"/>
      <w:marBottom w:val="0"/>
      <w:divBdr>
        <w:top w:val="none" w:sz="0" w:space="0" w:color="auto"/>
        <w:left w:val="none" w:sz="0" w:space="0" w:color="auto"/>
        <w:bottom w:val="none" w:sz="0" w:space="0" w:color="auto"/>
        <w:right w:val="none" w:sz="0" w:space="0" w:color="auto"/>
      </w:divBdr>
    </w:div>
    <w:div w:id="1722096298">
      <w:bodyDiv w:val="1"/>
      <w:marLeft w:val="0"/>
      <w:marRight w:val="0"/>
      <w:marTop w:val="0"/>
      <w:marBottom w:val="0"/>
      <w:divBdr>
        <w:top w:val="none" w:sz="0" w:space="0" w:color="auto"/>
        <w:left w:val="none" w:sz="0" w:space="0" w:color="auto"/>
        <w:bottom w:val="none" w:sz="0" w:space="0" w:color="auto"/>
        <w:right w:val="none" w:sz="0" w:space="0" w:color="auto"/>
      </w:divBdr>
    </w:div>
    <w:div w:id="1745906525">
      <w:bodyDiv w:val="1"/>
      <w:marLeft w:val="0"/>
      <w:marRight w:val="0"/>
      <w:marTop w:val="0"/>
      <w:marBottom w:val="0"/>
      <w:divBdr>
        <w:top w:val="none" w:sz="0" w:space="0" w:color="auto"/>
        <w:left w:val="none" w:sz="0" w:space="0" w:color="auto"/>
        <w:bottom w:val="none" w:sz="0" w:space="0" w:color="auto"/>
        <w:right w:val="none" w:sz="0" w:space="0" w:color="auto"/>
      </w:divBdr>
    </w:div>
    <w:div w:id="1756245605">
      <w:bodyDiv w:val="1"/>
      <w:marLeft w:val="0"/>
      <w:marRight w:val="0"/>
      <w:marTop w:val="0"/>
      <w:marBottom w:val="0"/>
      <w:divBdr>
        <w:top w:val="none" w:sz="0" w:space="0" w:color="auto"/>
        <w:left w:val="none" w:sz="0" w:space="0" w:color="auto"/>
        <w:bottom w:val="none" w:sz="0" w:space="0" w:color="auto"/>
        <w:right w:val="none" w:sz="0" w:space="0" w:color="auto"/>
      </w:divBdr>
    </w:div>
    <w:div w:id="1763989171">
      <w:bodyDiv w:val="1"/>
      <w:marLeft w:val="0"/>
      <w:marRight w:val="0"/>
      <w:marTop w:val="0"/>
      <w:marBottom w:val="0"/>
      <w:divBdr>
        <w:top w:val="none" w:sz="0" w:space="0" w:color="auto"/>
        <w:left w:val="none" w:sz="0" w:space="0" w:color="auto"/>
        <w:bottom w:val="none" w:sz="0" w:space="0" w:color="auto"/>
        <w:right w:val="none" w:sz="0" w:space="0" w:color="auto"/>
      </w:divBdr>
      <w:divsChild>
        <w:div w:id="1992634911">
          <w:marLeft w:val="0"/>
          <w:marRight w:val="0"/>
          <w:marTop w:val="0"/>
          <w:marBottom w:val="0"/>
          <w:divBdr>
            <w:top w:val="none" w:sz="0" w:space="0" w:color="auto"/>
            <w:left w:val="none" w:sz="0" w:space="0" w:color="auto"/>
            <w:bottom w:val="none" w:sz="0" w:space="0" w:color="auto"/>
            <w:right w:val="none" w:sz="0" w:space="0" w:color="auto"/>
          </w:divBdr>
          <w:divsChild>
            <w:div w:id="379015740">
              <w:marLeft w:val="0"/>
              <w:marRight w:val="0"/>
              <w:marTop w:val="0"/>
              <w:marBottom w:val="0"/>
              <w:divBdr>
                <w:top w:val="none" w:sz="0" w:space="0" w:color="auto"/>
                <w:left w:val="none" w:sz="0" w:space="0" w:color="auto"/>
                <w:bottom w:val="none" w:sz="0" w:space="0" w:color="auto"/>
                <w:right w:val="none" w:sz="0" w:space="0" w:color="auto"/>
              </w:divBdr>
              <w:divsChild>
                <w:div w:id="2009400718">
                  <w:marLeft w:val="0"/>
                  <w:marRight w:val="0"/>
                  <w:marTop w:val="0"/>
                  <w:marBottom w:val="0"/>
                  <w:divBdr>
                    <w:top w:val="none" w:sz="0" w:space="0" w:color="auto"/>
                    <w:left w:val="none" w:sz="0" w:space="0" w:color="auto"/>
                    <w:bottom w:val="none" w:sz="0" w:space="0" w:color="auto"/>
                    <w:right w:val="none" w:sz="0" w:space="0" w:color="auto"/>
                  </w:divBdr>
                  <w:divsChild>
                    <w:div w:id="653879406">
                      <w:marLeft w:val="0"/>
                      <w:marRight w:val="0"/>
                      <w:marTop w:val="0"/>
                      <w:marBottom w:val="0"/>
                      <w:divBdr>
                        <w:top w:val="none" w:sz="0" w:space="0" w:color="auto"/>
                        <w:left w:val="none" w:sz="0" w:space="0" w:color="auto"/>
                        <w:bottom w:val="none" w:sz="0" w:space="0" w:color="auto"/>
                        <w:right w:val="none" w:sz="0" w:space="0" w:color="auto"/>
                      </w:divBdr>
                      <w:divsChild>
                        <w:div w:id="746147316">
                          <w:marLeft w:val="0"/>
                          <w:marRight w:val="0"/>
                          <w:marTop w:val="0"/>
                          <w:marBottom w:val="0"/>
                          <w:divBdr>
                            <w:top w:val="none" w:sz="0" w:space="0" w:color="auto"/>
                            <w:left w:val="none" w:sz="0" w:space="0" w:color="auto"/>
                            <w:bottom w:val="none" w:sz="0" w:space="0" w:color="auto"/>
                            <w:right w:val="none" w:sz="0" w:space="0" w:color="auto"/>
                          </w:divBdr>
                          <w:divsChild>
                            <w:div w:id="1460344444">
                              <w:marLeft w:val="0"/>
                              <w:marRight w:val="0"/>
                              <w:marTop w:val="0"/>
                              <w:marBottom w:val="0"/>
                              <w:divBdr>
                                <w:top w:val="none" w:sz="0" w:space="0" w:color="auto"/>
                                <w:left w:val="none" w:sz="0" w:space="0" w:color="auto"/>
                                <w:bottom w:val="none" w:sz="0" w:space="0" w:color="auto"/>
                                <w:right w:val="none" w:sz="0" w:space="0" w:color="auto"/>
                              </w:divBdr>
                              <w:divsChild>
                                <w:div w:id="617680068">
                                  <w:marLeft w:val="0"/>
                                  <w:marRight w:val="0"/>
                                  <w:marTop w:val="0"/>
                                  <w:marBottom w:val="0"/>
                                  <w:divBdr>
                                    <w:top w:val="none" w:sz="0" w:space="0" w:color="auto"/>
                                    <w:left w:val="none" w:sz="0" w:space="0" w:color="auto"/>
                                    <w:bottom w:val="none" w:sz="0" w:space="0" w:color="auto"/>
                                    <w:right w:val="none" w:sz="0" w:space="0" w:color="auto"/>
                                  </w:divBdr>
                                  <w:divsChild>
                                    <w:div w:id="1417707146">
                                      <w:marLeft w:val="0"/>
                                      <w:marRight w:val="0"/>
                                      <w:marTop w:val="0"/>
                                      <w:marBottom w:val="0"/>
                                      <w:divBdr>
                                        <w:top w:val="none" w:sz="0" w:space="0" w:color="auto"/>
                                        <w:left w:val="none" w:sz="0" w:space="0" w:color="auto"/>
                                        <w:bottom w:val="none" w:sz="0" w:space="0" w:color="auto"/>
                                        <w:right w:val="none" w:sz="0" w:space="0" w:color="auto"/>
                                      </w:divBdr>
                                      <w:divsChild>
                                        <w:div w:id="2137867915">
                                          <w:marLeft w:val="0"/>
                                          <w:marRight w:val="0"/>
                                          <w:marTop w:val="0"/>
                                          <w:marBottom w:val="0"/>
                                          <w:divBdr>
                                            <w:top w:val="none" w:sz="0" w:space="0" w:color="auto"/>
                                            <w:left w:val="none" w:sz="0" w:space="0" w:color="auto"/>
                                            <w:bottom w:val="none" w:sz="0" w:space="0" w:color="auto"/>
                                            <w:right w:val="none" w:sz="0" w:space="0" w:color="auto"/>
                                          </w:divBdr>
                                          <w:divsChild>
                                            <w:div w:id="1370490377">
                                              <w:marLeft w:val="0"/>
                                              <w:marRight w:val="0"/>
                                              <w:marTop w:val="0"/>
                                              <w:marBottom w:val="0"/>
                                              <w:divBdr>
                                                <w:top w:val="none" w:sz="0" w:space="0" w:color="auto"/>
                                                <w:left w:val="none" w:sz="0" w:space="0" w:color="auto"/>
                                                <w:bottom w:val="none" w:sz="0" w:space="0" w:color="auto"/>
                                                <w:right w:val="none" w:sz="0" w:space="0" w:color="auto"/>
                                              </w:divBdr>
                                              <w:divsChild>
                                                <w:div w:id="1901359174">
                                                  <w:marLeft w:val="0"/>
                                                  <w:marRight w:val="0"/>
                                                  <w:marTop w:val="0"/>
                                                  <w:marBottom w:val="0"/>
                                                  <w:divBdr>
                                                    <w:top w:val="none" w:sz="0" w:space="0" w:color="auto"/>
                                                    <w:left w:val="none" w:sz="0" w:space="0" w:color="auto"/>
                                                    <w:bottom w:val="none" w:sz="0" w:space="0" w:color="auto"/>
                                                    <w:right w:val="none" w:sz="0" w:space="0" w:color="auto"/>
                                                  </w:divBdr>
                                                  <w:divsChild>
                                                    <w:div w:id="1993019970">
                                                      <w:marLeft w:val="0"/>
                                                      <w:marRight w:val="0"/>
                                                      <w:marTop w:val="0"/>
                                                      <w:marBottom w:val="0"/>
                                                      <w:divBdr>
                                                        <w:top w:val="none" w:sz="0" w:space="0" w:color="auto"/>
                                                        <w:left w:val="none" w:sz="0" w:space="0" w:color="auto"/>
                                                        <w:bottom w:val="none" w:sz="0" w:space="0" w:color="auto"/>
                                                        <w:right w:val="none" w:sz="0" w:space="0" w:color="auto"/>
                                                      </w:divBdr>
                                                      <w:divsChild>
                                                        <w:div w:id="69523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227177">
      <w:bodyDiv w:val="1"/>
      <w:marLeft w:val="0"/>
      <w:marRight w:val="0"/>
      <w:marTop w:val="0"/>
      <w:marBottom w:val="0"/>
      <w:divBdr>
        <w:top w:val="none" w:sz="0" w:space="0" w:color="auto"/>
        <w:left w:val="none" w:sz="0" w:space="0" w:color="auto"/>
        <w:bottom w:val="none" w:sz="0" w:space="0" w:color="auto"/>
        <w:right w:val="none" w:sz="0" w:space="0" w:color="auto"/>
      </w:divBdr>
    </w:div>
    <w:div w:id="1790129373">
      <w:bodyDiv w:val="1"/>
      <w:marLeft w:val="0"/>
      <w:marRight w:val="0"/>
      <w:marTop w:val="0"/>
      <w:marBottom w:val="0"/>
      <w:divBdr>
        <w:top w:val="none" w:sz="0" w:space="0" w:color="auto"/>
        <w:left w:val="none" w:sz="0" w:space="0" w:color="auto"/>
        <w:bottom w:val="none" w:sz="0" w:space="0" w:color="auto"/>
        <w:right w:val="none" w:sz="0" w:space="0" w:color="auto"/>
      </w:divBdr>
      <w:divsChild>
        <w:div w:id="1460418180">
          <w:marLeft w:val="0"/>
          <w:marRight w:val="0"/>
          <w:marTop w:val="0"/>
          <w:marBottom w:val="0"/>
          <w:divBdr>
            <w:top w:val="none" w:sz="0" w:space="0" w:color="auto"/>
            <w:left w:val="none" w:sz="0" w:space="0" w:color="auto"/>
            <w:bottom w:val="none" w:sz="0" w:space="0" w:color="auto"/>
            <w:right w:val="none" w:sz="0" w:space="0" w:color="auto"/>
          </w:divBdr>
          <w:divsChild>
            <w:div w:id="779224166">
              <w:marLeft w:val="0"/>
              <w:marRight w:val="0"/>
              <w:marTop w:val="0"/>
              <w:marBottom w:val="0"/>
              <w:divBdr>
                <w:top w:val="none" w:sz="0" w:space="0" w:color="auto"/>
                <w:left w:val="none" w:sz="0" w:space="0" w:color="auto"/>
                <w:bottom w:val="none" w:sz="0" w:space="0" w:color="auto"/>
                <w:right w:val="none" w:sz="0" w:space="0" w:color="auto"/>
              </w:divBdr>
              <w:divsChild>
                <w:div w:id="1790970889">
                  <w:marLeft w:val="0"/>
                  <w:marRight w:val="0"/>
                  <w:marTop w:val="0"/>
                  <w:marBottom w:val="0"/>
                  <w:divBdr>
                    <w:top w:val="none" w:sz="0" w:space="0" w:color="auto"/>
                    <w:left w:val="none" w:sz="0" w:space="0" w:color="auto"/>
                    <w:bottom w:val="none" w:sz="0" w:space="0" w:color="auto"/>
                    <w:right w:val="none" w:sz="0" w:space="0" w:color="auto"/>
                  </w:divBdr>
                  <w:divsChild>
                    <w:div w:id="428349981">
                      <w:marLeft w:val="0"/>
                      <w:marRight w:val="0"/>
                      <w:marTop w:val="0"/>
                      <w:marBottom w:val="0"/>
                      <w:divBdr>
                        <w:top w:val="none" w:sz="0" w:space="0" w:color="auto"/>
                        <w:left w:val="none" w:sz="0" w:space="0" w:color="auto"/>
                        <w:bottom w:val="none" w:sz="0" w:space="0" w:color="auto"/>
                        <w:right w:val="none" w:sz="0" w:space="0" w:color="auto"/>
                      </w:divBdr>
                      <w:divsChild>
                        <w:div w:id="1660113850">
                          <w:marLeft w:val="0"/>
                          <w:marRight w:val="0"/>
                          <w:marTop w:val="0"/>
                          <w:marBottom w:val="0"/>
                          <w:divBdr>
                            <w:top w:val="none" w:sz="0" w:space="0" w:color="auto"/>
                            <w:left w:val="none" w:sz="0" w:space="0" w:color="auto"/>
                            <w:bottom w:val="none" w:sz="0" w:space="0" w:color="auto"/>
                            <w:right w:val="none" w:sz="0" w:space="0" w:color="auto"/>
                          </w:divBdr>
                          <w:divsChild>
                            <w:div w:id="180555042">
                              <w:marLeft w:val="0"/>
                              <w:marRight w:val="0"/>
                              <w:marTop w:val="0"/>
                              <w:marBottom w:val="0"/>
                              <w:divBdr>
                                <w:top w:val="none" w:sz="0" w:space="0" w:color="auto"/>
                                <w:left w:val="none" w:sz="0" w:space="0" w:color="auto"/>
                                <w:bottom w:val="none" w:sz="0" w:space="0" w:color="auto"/>
                                <w:right w:val="none" w:sz="0" w:space="0" w:color="auto"/>
                              </w:divBdr>
                              <w:divsChild>
                                <w:div w:id="1626504041">
                                  <w:marLeft w:val="0"/>
                                  <w:marRight w:val="0"/>
                                  <w:marTop w:val="0"/>
                                  <w:marBottom w:val="0"/>
                                  <w:divBdr>
                                    <w:top w:val="none" w:sz="0" w:space="0" w:color="auto"/>
                                    <w:left w:val="none" w:sz="0" w:space="0" w:color="auto"/>
                                    <w:bottom w:val="none" w:sz="0" w:space="0" w:color="auto"/>
                                    <w:right w:val="none" w:sz="0" w:space="0" w:color="auto"/>
                                  </w:divBdr>
                                  <w:divsChild>
                                    <w:div w:id="1702973428">
                                      <w:marLeft w:val="0"/>
                                      <w:marRight w:val="0"/>
                                      <w:marTop w:val="0"/>
                                      <w:marBottom w:val="0"/>
                                      <w:divBdr>
                                        <w:top w:val="none" w:sz="0" w:space="0" w:color="auto"/>
                                        <w:left w:val="none" w:sz="0" w:space="0" w:color="auto"/>
                                        <w:bottom w:val="none" w:sz="0" w:space="0" w:color="auto"/>
                                        <w:right w:val="none" w:sz="0" w:space="0" w:color="auto"/>
                                      </w:divBdr>
                                      <w:divsChild>
                                        <w:div w:id="311838798">
                                          <w:marLeft w:val="0"/>
                                          <w:marRight w:val="0"/>
                                          <w:marTop w:val="0"/>
                                          <w:marBottom w:val="0"/>
                                          <w:divBdr>
                                            <w:top w:val="none" w:sz="0" w:space="0" w:color="auto"/>
                                            <w:left w:val="none" w:sz="0" w:space="0" w:color="auto"/>
                                            <w:bottom w:val="none" w:sz="0" w:space="0" w:color="auto"/>
                                            <w:right w:val="none" w:sz="0" w:space="0" w:color="auto"/>
                                          </w:divBdr>
                                          <w:divsChild>
                                            <w:div w:id="1290159573">
                                              <w:marLeft w:val="0"/>
                                              <w:marRight w:val="0"/>
                                              <w:marTop w:val="0"/>
                                              <w:marBottom w:val="0"/>
                                              <w:divBdr>
                                                <w:top w:val="none" w:sz="0" w:space="0" w:color="auto"/>
                                                <w:left w:val="none" w:sz="0" w:space="0" w:color="auto"/>
                                                <w:bottom w:val="none" w:sz="0" w:space="0" w:color="auto"/>
                                                <w:right w:val="none" w:sz="0" w:space="0" w:color="auto"/>
                                              </w:divBdr>
                                              <w:divsChild>
                                                <w:div w:id="76098084">
                                                  <w:marLeft w:val="0"/>
                                                  <w:marRight w:val="0"/>
                                                  <w:marTop w:val="0"/>
                                                  <w:marBottom w:val="0"/>
                                                  <w:divBdr>
                                                    <w:top w:val="none" w:sz="0" w:space="0" w:color="auto"/>
                                                    <w:left w:val="none" w:sz="0" w:space="0" w:color="auto"/>
                                                    <w:bottom w:val="none" w:sz="0" w:space="0" w:color="auto"/>
                                                    <w:right w:val="none" w:sz="0" w:space="0" w:color="auto"/>
                                                  </w:divBdr>
                                                  <w:divsChild>
                                                    <w:div w:id="1123696484">
                                                      <w:marLeft w:val="0"/>
                                                      <w:marRight w:val="0"/>
                                                      <w:marTop w:val="0"/>
                                                      <w:marBottom w:val="0"/>
                                                      <w:divBdr>
                                                        <w:top w:val="none" w:sz="0" w:space="0" w:color="auto"/>
                                                        <w:left w:val="none" w:sz="0" w:space="0" w:color="auto"/>
                                                        <w:bottom w:val="none" w:sz="0" w:space="0" w:color="auto"/>
                                                        <w:right w:val="none" w:sz="0" w:space="0" w:color="auto"/>
                                                      </w:divBdr>
                                                      <w:divsChild>
                                                        <w:div w:id="1503885536">
                                                          <w:marLeft w:val="0"/>
                                                          <w:marRight w:val="0"/>
                                                          <w:marTop w:val="0"/>
                                                          <w:marBottom w:val="0"/>
                                                          <w:divBdr>
                                                            <w:top w:val="none" w:sz="0" w:space="0" w:color="auto"/>
                                                            <w:left w:val="none" w:sz="0" w:space="0" w:color="auto"/>
                                                            <w:bottom w:val="none" w:sz="0" w:space="0" w:color="auto"/>
                                                            <w:right w:val="none" w:sz="0" w:space="0" w:color="auto"/>
                                                          </w:divBdr>
                                                          <w:divsChild>
                                                            <w:div w:id="17382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941009">
          <w:marLeft w:val="0"/>
          <w:marRight w:val="0"/>
          <w:marTop w:val="0"/>
          <w:marBottom w:val="0"/>
          <w:divBdr>
            <w:top w:val="none" w:sz="0" w:space="0" w:color="auto"/>
            <w:left w:val="none" w:sz="0" w:space="0" w:color="auto"/>
            <w:bottom w:val="none" w:sz="0" w:space="0" w:color="auto"/>
            <w:right w:val="none" w:sz="0" w:space="0" w:color="auto"/>
          </w:divBdr>
          <w:divsChild>
            <w:div w:id="1582328935">
              <w:marLeft w:val="0"/>
              <w:marRight w:val="0"/>
              <w:marTop w:val="0"/>
              <w:marBottom w:val="0"/>
              <w:divBdr>
                <w:top w:val="none" w:sz="0" w:space="0" w:color="auto"/>
                <w:left w:val="none" w:sz="0" w:space="0" w:color="auto"/>
                <w:bottom w:val="none" w:sz="0" w:space="0" w:color="auto"/>
                <w:right w:val="none" w:sz="0" w:space="0" w:color="auto"/>
              </w:divBdr>
              <w:divsChild>
                <w:div w:id="19315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83583">
      <w:bodyDiv w:val="1"/>
      <w:marLeft w:val="0"/>
      <w:marRight w:val="0"/>
      <w:marTop w:val="0"/>
      <w:marBottom w:val="0"/>
      <w:divBdr>
        <w:top w:val="none" w:sz="0" w:space="0" w:color="auto"/>
        <w:left w:val="none" w:sz="0" w:space="0" w:color="auto"/>
        <w:bottom w:val="none" w:sz="0" w:space="0" w:color="auto"/>
        <w:right w:val="none" w:sz="0" w:space="0" w:color="auto"/>
      </w:divBdr>
    </w:div>
    <w:div w:id="1798328228">
      <w:bodyDiv w:val="1"/>
      <w:marLeft w:val="0"/>
      <w:marRight w:val="0"/>
      <w:marTop w:val="0"/>
      <w:marBottom w:val="0"/>
      <w:divBdr>
        <w:top w:val="none" w:sz="0" w:space="0" w:color="auto"/>
        <w:left w:val="none" w:sz="0" w:space="0" w:color="auto"/>
        <w:bottom w:val="none" w:sz="0" w:space="0" w:color="auto"/>
        <w:right w:val="none" w:sz="0" w:space="0" w:color="auto"/>
      </w:divBdr>
    </w:div>
    <w:div w:id="1798915511">
      <w:bodyDiv w:val="1"/>
      <w:marLeft w:val="0"/>
      <w:marRight w:val="0"/>
      <w:marTop w:val="0"/>
      <w:marBottom w:val="0"/>
      <w:divBdr>
        <w:top w:val="none" w:sz="0" w:space="0" w:color="auto"/>
        <w:left w:val="none" w:sz="0" w:space="0" w:color="auto"/>
        <w:bottom w:val="none" w:sz="0" w:space="0" w:color="auto"/>
        <w:right w:val="none" w:sz="0" w:space="0" w:color="auto"/>
      </w:divBdr>
      <w:divsChild>
        <w:div w:id="906846520">
          <w:marLeft w:val="0"/>
          <w:marRight w:val="0"/>
          <w:marTop w:val="0"/>
          <w:marBottom w:val="0"/>
          <w:divBdr>
            <w:top w:val="none" w:sz="0" w:space="0" w:color="auto"/>
            <w:left w:val="none" w:sz="0" w:space="0" w:color="auto"/>
            <w:bottom w:val="none" w:sz="0" w:space="0" w:color="auto"/>
            <w:right w:val="none" w:sz="0" w:space="0" w:color="auto"/>
          </w:divBdr>
        </w:div>
        <w:div w:id="1031418518">
          <w:marLeft w:val="0"/>
          <w:marRight w:val="0"/>
          <w:marTop w:val="0"/>
          <w:marBottom w:val="0"/>
          <w:divBdr>
            <w:top w:val="none" w:sz="0" w:space="0" w:color="auto"/>
            <w:left w:val="none" w:sz="0" w:space="0" w:color="auto"/>
            <w:bottom w:val="none" w:sz="0" w:space="0" w:color="auto"/>
            <w:right w:val="none" w:sz="0" w:space="0" w:color="auto"/>
          </w:divBdr>
        </w:div>
        <w:div w:id="1013217819">
          <w:marLeft w:val="0"/>
          <w:marRight w:val="0"/>
          <w:marTop w:val="0"/>
          <w:marBottom w:val="0"/>
          <w:divBdr>
            <w:top w:val="none" w:sz="0" w:space="0" w:color="auto"/>
            <w:left w:val="none" w:sz="0" w:space="0" w:color="auto"/>
            <w:bottom w:val="none" w:sz="0" w:space="0" w:color="auto"/>
            <w:right w:val="none" w:sz="0" w:space="0" w:color="auto"/>
          </w:divBdr>
        </w:div>
        <w:div w:id="101339022">
          <w:marLeft w:val="0"/>
          <w:marRight w:val="0"/>
          <w:marTop w:val="0"/>
          <w:marBottom w:val="0"/>
          <w:divBdr>
            <w:top w:val="none" w:sz="0" w:space="0" w:color="auto"/>
            <w:left w:val="none" w:sz="0" w:space="0" w:color="auto"/>
            <w:bottom w:val="none" w:sz="0" w:space="0" w:color="auto"/>
            <w:right w:val="none" w:sz="0" w:space="0" w:color="auto"/>
          </w:divBdr>
        </w:div>
      </w:divsChild>
    </w:div>
    <w:div w:id="1813326513">
      <w:bodyDiv w:val="1"/>
      <w:marLeft w:val="0"/>
      <w:marRight w:val="0"/>
      <w:marTop w:val="0"/>
      <w:marBottom w:val="0"/>
      <w:divBdr>
        <w:top w:val="none" w:sz="0" w:space="0" w:color="auto"/>
        <w:left w:val="none" w:sz="0" w:space="0" w:color="auto"/>
        <w:bottom w:val="none" w:sz="0" w:space="0" w:color="auto"/>
        <w:right w:val="none" w:sz="0" w:space="0" w:color="auto"/>
      </w:divBdr>
    </w:div>
    <w:div w:id="1868326676">
      <w:bodyDiv w:val="1"/>
      <w:marLeft w:val="0"/>
      <w:marRight w:val="0"/>
      <w:marTop w:val="0"/>
      <w:marBottom w:val="0"/>
      <w:divBdr>
        <w:top w:val="none" w:sz="0" w:space="0" w:color="auto"/>
        <w:left w:val="none" w:sz="0" w:space="0" w:color="auto"/>
        <w:bottom w:val="none" w:sz="0" w:space="0" w:color="auto"/>
        <w:right w:val="none" w:sz="0" w:space="0" w:color="auto"/>
      </w:divBdr>
      <w:divsChild>
        <w:div w:id="1589003773">
          <w:marLeft w:val="0"/>
          <w:marRight w:val="0"/>
          <w:marTop w:val="0"/>
          <w:marBottom w:val="0"/>
          <w:divBdr>
            <w:top w:val="none" w:sz="0" w:space="0" w:color="auto"/>
            <w:left w:val="none" w:sz="0" w:space="0" w:color="auto"/>
            <w:bottom w:val="none" w:sz="0" w:space="0" w:color="auto"/>
            <w:right w:val="none" w:sz="0" w:space="0" w:color="auto"/>
          </w:divBdr>
          <w:divsChild>
            <w:div w:id="1936940304">
              <w:marLeft w:val="0"/>
              <w:marRight w:val="0"/>
              <w:marTop w:val="0"/>
              <w:marBottom w:val="120"/>
              <w:divBdr>
                <w:top w:val="none" w:sz="0" w:space="0" w:color="auto"/>
                <w:left w:val="none" w:sz="0" w:space="0" w:color="auto"/>
                <w:bottom w:val="none" w:sz="0" w:space="0" w:color="auto"/>
                <w:right w:val="none" w:sz="0" w:space="0" w:color="auto"/>
              </w:divBdr>
            </w:div>
          </w:divsChild>
        </w:div>
        <w:div w:id="142896382">
          <w:marLeft w:val="0"/>
          <w:marRight w:val="0"/>
          <w:marTop w:val="0"/>
          <w:marBottom w:val="0"/>
          <w:divBdr>
            <w:top w:val="none" w:sz="0" w:space="0" w:color="auto"/>
            <w:left w:val="none" w:sz="0" w:space="0" w:color="auto"/>
            <w:bottom w:val="none" w:sz="0" w:space="0" w:color="auto"/>
            <w:right w:val="none" w:sz="0" w:space="0" w:color="auto"/>
          </w:divBdr>
        </w:div>
      </w:divsChild>
    </w:div>
    <w:div w:id="1916083235">
      <w:bodyDiv w:val="1"/>
      <w:marLeft w:val="0"/>
      <w:marRight w:val="0"/>
      <w:marTop w:val="0"/>
      <w:marBottom w:val="0"/>
      <w:divBdr>
        <w:top w:val="none" w:sz="0" w:space="0" w:color="auto"/>
        <w:left w:val="none" w:sz="0" w:space="0" w:color="auto"/>
        <w:bottom w:val="none" w:sz="0" w:space="0" w:color="auto"/>
        <w:right w:val="none" w:sz="0" w:space="0" w:color="auto"/>
      </w:divBdr>
    </w:div>
    <w:div w:id="1944606622">
      <w:bodyDiv w:val="1"/>
      <w:marLeft w:val="0"/>
      <w:marRight w:val="0"/>
      <w:marTop w:val="0"/>
      <w:marBottom w:val="0"/>
      <w:divBdr>
        <w:top w:val="none" w:sz="0" w:space="0" w:color="auto"/>
        <w:left w:val="none" w:sz="0" w:space="0" w:color="auto"/>
        <w:bottom w:val="none" w:sz="0" w:space="0" w:color="auto"/>
        <w:right w:val="none" w:sz="0" w:space="0" w:color="auto"/>
      </w:divBdr>
    </w:div>
    <w:div w:id="1992252236">
      <w:bodyDiv w:val="1"/>
      <w:marLeft w:val="0"/>
      <w:marRight w:val="0"/>
      <w:marTop w:val="0"/>
      <w:marBottom w:val="0"/>
      <w:divBdr>
        <w:top w:val="none" w:sz="0" w:space="0" w:color="auto"/>
        <w:left w:val="none" w:sz="0" w:space="0" w:color="auto"/>
        <w:bottom w:val="none" w:sz="0" w:space="0" w:color="auto"/>
        <w:right w:val="none" w:sz="0" w:space="0" w:color="auto"/>
      </w:divBdr>
    </w:div>
    <w:div w:id="1992826735">
      <w:bodyDiv w:val="1"/>
      <w:marLeft w:val="0"/>
      <w:marRight w:val="0"/>
      <w:marTop w:val="0"/>
      <w:marBottom w:val="0"/>
      <w:divBdr>
        <w:top w:val="none" w:sz="0" w:space="0" w:color="auto"/>
        <w:left w:val="none" w:sz="0" w:space="0" w:color="auto"/>
        <w:bottom w:val="none" w:sz="0" w:space="0" w:color="auto"/>
        <w:right w:val="none" w:sz="0" w:space="0" w:color="auto"/>
      </w:divBdr>
    </w:div>
    <w:div w:id="1994983472">
      <w:bodyDiv w:val="1"/>
      <w:marLeft w:val="0"/>
      <w:marRight w:val="0"/>
      <w:marTop w:val="0"/>
      <w:marBottom w:val="0"/>
      <w:divBdr>
        <w:top w:val="none" w:sz="0" w:space="0" w:color="auto"/>
        <w:left w:val="none" w:sz="0" w:space="0" w:color="auto"/>
        <w:bottom w:val="none" w:sz="0" w:space="0" w:color="auto"/>
        <w:right w:val="none" w:sz="0" w:space="0" w:color="auto"/>
      </w:divBdr>
    </w:div>
    <w:div w:id="1998877015">
      <w:bodyDiv w:val="1"/>
      <w:marLeft w:val="0"/>
      <w:marRight w:val="0"/>
      <w:marTop w:val="0"/>
      <w:marBottom w:val="0"/>
      <w:divBdr>
        <w:top w:val="none" w:sz="0" w:space="0" w:color="auto"/>
        <w:left w:val="none" w:sz="0" w:space="0" w:color="auto"/>
        <w:bottom w:val="none" w:sz="0" w:space="0" w:color="auto"/>
        <w:right w:val="none" w:sz="0" w:space="0" w:color="auto"/>
      </w:divBdr>
    </w:div>
    <w:div w:id="2005165990">
      <w:bodyDiv w:val="1"/>
      <w:marLeft w:val="0"/>
      <w:marRight w:val="0"/>
      <w:marTop w:val="0"/>
      <w:marBottom w:val="0"/>
      <w:divBdr>
        <w:top w:val="none" w:sz="0" w:space="0" w:color="auto"/>
        <w:left w:val="none" w:sz="0" w:space="0" w:color="auto"/>
        <w:bottom w:val="none" w:sz="0" w:space="0" w:color="auto"/>
        <w:right w:val="none" w:sz="0" w:space="0" w:color="auto"/>
      </w:divBdr>
      <w:divsChild>
        <w:div w:id="1375957535">
          <w:marLeft w:val="0"/>
          <w:marRight w:val="0"/>
          <w:marTop w:val="0"/>
          <w:marBottom w:val="0"/>
          <w:divBdr>
            <w:top w:val="none" w:sz="0" w:space="0" w:color="auto"/>
            <w:left w:val="none" w:sz="0" w:space="0" w:color="auto"/>
            <w:bottom w:val="none" w:sz="0" w:space="0" w:color="auto"/>
            <w:right w:val="none" w:sz="0" w:space="0" w:color="auto"/>
          </w:divBdr>
          <w:divsChild>
            <w:div w:id="1716663865">
              <w:marLeft w:val="0"/>
              <w:marRight w:val="0"/>
              <w:marTop w:val="0"/>
              <w:marBottom w:val="0"/>
              <w:divBdr>
                <w:top w:val="none" w:sz="0" w:space="0" w:color="auto"/>
                <w:left w:val="none" w:sz="0" w:space="0" w:color="auto"/>
                <w:bottom w:val="none" w:sz="0" w:space="0" w:color="auto"/>
                <w:right w:val="none" w:sz="0" w:space="0" w:color="auto"/>
              </w:divBdr>
              <w:divsChild>
                <w:div w:id="823202994">
                  <w:marLeft w:val="0"/>
                  <w:marRight w:val="0"/>
                  <w:marTop w:val="0"/>
                  <w:marBottom w:val="0"/>
                  <w:divBdr>
                    <w:top w:val="none" w:sz="0" w:space="0" w:color="auto"/>
                    <w:left w:val="none" w:sz="0" w:space="0" w:color="auto"/>
                    <w:bottom w:val="none" w:sz="0" w:space="0" w:color="auto"/>
                    <w:right w:val="none" w:sz="0" w:space="0" w:color="auto"/>
                  </w:divBdr>
                </w:div>
                <w:div w:id="834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9505">
          <w:marLeft w:val="240"/>
          <w:marRight w:val="0"/>
          <w:marTop w:val="0"/>
          <w:marBottom w:val="0"/>
          <w:divBdr>
            <w:top w:val="none" w:sz="0" w:space="0" w:color="auto"/>
            <w:left w:val="none" w:sz="0" w:space="0" w:color="auto"/>
            <w:bottom w:val="none" w:sz="0" w:space="0" w:color="auto"/>
            <w:right w:val="none" w:sz="0" w:space="0" w:color="auto"/>
          </w:divBdr>
          <w:divsChild>
            <w:div w:id="1055469763">
              <w:marLeft w:val="0"/>
              <w:marRight w:val="0"/>
              <w:marTop w:val="0"/>
              <w:marBottom w:val="0"/>
              <w:divBdr>
                <w:top w:val="none" w:sz="0" w:space="0" w:color="auto"/>
                <w:left w:val="none" w:sz="0" w:space="0" w:color="auto"/>
                <w:bottom w:val="none" w:sz="0" w:space="0" w:color="auto"/>
                <w:right w:val="none" w:sz="0" w:space="0" w:color="auto"/>
              </w:divBdr>
            </w:div>
            <w:div w:id="992442059">
              <w:marLeft w:val="0"/>
              <w:marRight w:val="0"/>
              <w:marTop w:val="0"/>
              <w:marBottom w:val="0"/>
              <w:divBdr>
                <w:top w:val="none" w:sz="0" w:space="0" w:color="auto"/>
                <w:left w:val="none" w:sz="0" w:space="0" w:color="auto"/>
                <w:bottom w:val="none" w:sz="0" w:space="0" w:color="auto"/>
                <w:right w:val="none" w:sz="0" w:space="0" w:color="auto"/>
              </w:divBdr>
            </w:div>
          </w:divsChild>
        </w:div>
        <w:div w:id="132255721">
          <w:marLeft w:val="0"/>
          <w:marRight w:val="0"/>
          <w:marTop w:val="166"/>
          <w:marBottom w:val="166"/>
          <w:divBdr>
            <w:top w:val="none" w:sz="0" w:space="0" w:color="auto"/>
            <w:left w:val="none" w:sz="0" w:space="0" w:color="auto"/>
            <w:bottom w:val="none" w:sz="0" w:space="0" w:color="auto"/>
            <w:right w:val="none" w:sz="0" w:space="0" w:color="auto"/>
          </w:divBdr>
          <w:divsChild>
            <w:div w:id="11188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6215">
      <w:bodyDiv w:val="1"/>
      <w:marLeft w:val="0"/>
      <w:marRight w:val="0"/>
      <w:marTop w:val="0"/>
      <w:marBottom w:val="0"/>
      <w:divBdr>
        <w:top w:val="none" w:sz="0" w:space="0" w:color="auto"/>
        <w:left w:val="none" w:sz="0" w:space="0" w:color="auto"/>
        <w:bottom w:val="none" w:sz="0" w:space="0" w:color="auto"/>
        <w:right w:val="none" w:sz="0" w:space="0" w:color="auto"/>
      </w:divBdr>
      <w:divsChild>
        <w:div w:id="1628507060">
          <w:marLeft w:val="0"/>
          <w:marRight w:val="0"/>
          <w:marTop w:val="0"/>
          <w:marBottom w:val="150"/>
          <w:divBdr>
            <w:top w:val="none" w:sz="0" w:space="0" w:color="auto"/>
            <w:left w:val="none" w:sz="0" w:space="0" w:color="auto"/>
            <w:bottom w:val="none" w:sz="0" w:space="0" w:color="auto"/>
            <w:right w:val="none" w:sz="0" w:space="0" w:color="auto"/>
          </w:divBdr>
          <w:divsChild>
            <w:div w:id="972517850">
              <w:marLeft w:val="0"/>
              <w:marRight w:val="0"/>
              <w:marTop w:val="0"/>
              <w:marBottom w:val="0"/>
              <w:divBdr>
                <w:top w:val="none" w:sz="0" w:space="0" w:color="auto"/>
                <w:left w:val="none" w:sz="0" w:space="0" w:color="auto"/>
                <w:bottom w:val="none" w:sz="0" w:space="0" w:color="auto"/>
                <w:right w:val="none" w:sz="0" w:space="0" w:color="auto"/>
              </w:divBdr>
              <w:divsChild>
                <w:div w:id="305553833">
                  <w:marLeft w:val="0"/>
                  <w:marRight w:val="0"/>
                  <w:marTop w:val="0"/>
                  <w:marBottom w:val="0"/>
                  <w:divBdr>
                    <w:top w:val="none" w:sz="0" w:space="0" w:color="auto"/>
                    <w:left w:val="none" w:sz="0" w:space="0" w:color="auto"/>
                    <w:bottom w:val="none" w:sz="0" w:space="0" w:color="auto"/>
                    <w:right w:val="none" w:sz="0" w:space="0" w:color="auto"/>
                  </w:divBdr>
                  <w:divsChild>
                    <w:div w:id="1940092907">
                      <w:marLeft w:val="0"/>
                      <w:marRight w:val="0"/>
                      <w:marTop w:val="0"/>
                      <w:marBottom w:val="0"/>
                      <w:divBdr>
                        <w:top w:val="none" w:sz="0" w:space="0" w:color="auto"/>
                        <w:left w:val="none" w:sz="0" w:space="0" w:color="auto"/>
                        <w:bottom w:val="none" w:sz="0" w:space="0" w:color="auto"/>
                        <w:right w:val="none" w:sz="0" w:space="0" w:color="auto"/>
                      </w:divBdr>
                      <w:divsChild>
                        <w:div w:id="1242258406">
                          <w:marLeft w:val="0"/>
                          <w:marRight w:val="0"/>
                          <w:marTop w:val="75"/>
                          <w:marBottom w:val="0"/>
                          <w:divBdr>
                            <w:top w:val="none" w:sz="0" w:space="0" w:color="auto"/>
                            <w:left w:val="none" w:sz="0" w:space="0" w:color="auto"/>
                            <w:bottom w:val="none" w:sz="0" w:space="0" w:color="auto"/>
                            <w:right w:val="none" w:sz="0" w:space="0" w:color="auto"/>
                          </w:divBdr>
                          <w:divsChild>
                            <w:div w:id="1219244571">
                              <w:marLeft w:val="0"/>
                              <w:marRight w:val="0"/>
                              <w:marTop w:val="0"/>
                              <w:marBottom w:val="0"/>
                              <w:divBdr>
                                <w:top w:val="none" w:sz="0" w:space="0" w:color="auto"/>
                                <w:left w:val="none" w:sz="0" w:space="0" w:color="auto"/>
                                <w:bottom w:val="none" w:sz="0" w:space="0" w:color="auto"/>
                                <w:right w:val="none" w:sz="0" w:space="0" w:color="auto"/>
                              </w:divBdr>
                            </w:div>
                          </w:divsChild>
                        </w:div>
                        <w:div w:id="751657390">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2146580410">
          <w:marLeft w:val="0"/>
          <w:marRight w:val="0"/>
          <w:marTop w:val="0"/>
          <w:marBottom w:val="300"/>
          <w:divBdr>
            <w:top w:val="none" w:sz="0" w:space="0" w:color="auto"/>
            <w:left w:val="none" w:sz="0" w:space="0" w:color="auto"/>
            <w:bottom w:val="none" w:sz="0" w:space="0" w:color="auto"/>
            <w:right w:val="none" w:sz="0" w:space="0" w:color="auto"/>
          </w:divBdr>
          <w:divsChild>
            <w:div w:id="121192342">
              <w:marLeft w:val="0"/>
              <w:marRight w:val="0"/>
              <w:marTop w:val="0"/>
              <w:marBottom w:val="0"/>
              <w:divBdr>
                <w:top w:val="none" w:sz="0" w:space="0" w:color="auto"/>
                <w:left w:val="none" w:sz="0" w:space="0" w:color="auto"/>
                <w:bottom w:val="none" w:sz="0" w:space="0" w:color="auto"/>
                <w:right w:val="none" w:sz="0" w:space="0" w:color="auto"/>
              </w:divBdr>
              <w:divsChild>
                <w:div w:id="947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03752">
      <w:bodyDiv w:val="1"/>
      <w:marLeft w:val="0"/>
      <w:marRight w:val="0"/>
      <w:marTop w:val="0"/>
      <w:marBottom w:val="0"/>
      <w:divBdr>
        <w:top w:val="none" w:sz="0" w:space="0" w:color="auto"/>
        <w:left w:val="none" w:sz="0" w:space="0" w:color="auto"/>
        <w:bottom w:val="none" w:sz="0" w:space="0" w:color="auto"/>
        <w:right w:val="none" w:sz="0" w:space="0" w:color="auto"/>
      </w:divBdr>
      <w:divsChild>
        <w:div w:id="587352847">
          <w:marLeft w:val="0"/>
          <w:marRight w:val="0"/>
          <w:marTop w:val="0"/>
          <w:marBottom w:val="0"/>
          <w:divBdr>
            <w:top w:val="none" w:sz="0" w:space="0" w:color="auto"/>
            <w:left w:val="none" w:sz="0" w:space="0" w:color="auto"/>
            <w:bottom w:val="none" w:sz="0" w:space="0" w:color="auto"/>
            <w:right w:val="none" w:sz="0" w:space="0" w:color="auto"/>
          </w:divBdr>
          <w:divsChild>
            <w:div w:id="22288607">
              <w:marLeft w:val="0"/>
              <w:marRight w:val="0"/>
              <w:marTop w:val="0"/>
              <w:marBottom w:val="0"/>
              <w:divBdr>
                <w:top w:val="none" w:sz="0" w:space="0" w:color="auto"/>
                <w:left w:val="none" w:sz="0" w:space="0" w:color="auto"/>
                <w:bottom w:val="none" w:sz="0" w:space="0" w:color="auto"/>
                <w:right w:val="none" w:sz="0" w:space="0" w:color="auto"/>
              </w:divBdr>
              <w:divsChild>
                <w:div w:id="333917848">
                  <w:marLeft w:val="0"/>
                  <w:marRight w:val="0"/>
                  <w:marTop w:val="0"/>
                  <w:marBottom w:val="0"/>
                  <w:divBdr>
                    <w:top w:val="none" w:sz="0" w:space="0" w:color="auto"/>
                    <w:left w:val="none" w:sz="0" w:space="0" w:color="auto"/>
                    <w:bottom w:val="none" w:sz="0" w:space="0" w:color="auto"/>
                    <w:right w:val="none" w:sz="0" w:space="0" w:color="auto"/>
                  </w:divBdr>
                  <w:divsChild>
                    <w:div w:id="530925140">
                      <w:marLeft w:val="0"/>
                      <w:marRight w:val="0"/>
                      <w:marTop w:val="0"/>
                      <w:marBottom w:val="0"/>
                      <w:divBdr>
                        <w:top w:val="none" w:sz="0" w:space="0" w:color="auto"/>
                        <w:left w:val="none" w:sz="0" w:space="0" w:color="auto"/>
                        <w:bottom w:val="none" w:sz="0" w:space="0" w:color="auto"/>
                        <w:right w:val="none" w:sz="0" w:space="0" w:color="auto"/>
                      </w:divBdr>
                      <w:divsChild>
                        <w:div w:id="3985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80928">
          <w:marLeft w:val="0"/>
          <w:marRight w:val="0"/>
          <w:marTop w:val="0"/>
          <w:marBottom w:val="0"/>
          <w:divBdr>
            <w:top w:val="none" w:sz="0" w:space="0" w:color="auto"/>
            <w:left w:val="none" w:sz="0" w:space="0" w:color="auto"/>
            <w:bottom w:val="none" w:sz="0" w:space="0" w:color="auto"/>
            <w:right w:val="none" w:sz="0" w:space="0" w:color="auto"/>
          </w:divBdr>
          <w:divsChild>
            <w:div w:id="439952621">
              <w:marLeft w:val="0"/>
              <w:marRight w:val="0"/>
              <w:marTop w:val="0"/>
              <w:marBottom w:val="0"/>
              <w:divBdr>
                <w:top w:val="none" w:sz="0" w:space="0" w:color="auto"/>
                <w:left w:val="none" w:sz="0" w:space="0" w:color="auto"/>
                <w:bottom w:val="none" w:sz="0" w:space="0" w:color="auto"/>
                <w:right w:val="none" w:sz="0" w:space="0" w:color="auto"/>
              </w:divBdr>
              <w:divsChild>
                <w:div w:id="313409010">
                  <w:marLeft w:val="0"/>
                  <w:marRight w:val="0"/>
                  <w:marTop w:val="0"/>
                  <w:marBottom w:val="0"/>
                  <w:divBdr>
                    <w:top w:val="none" w:sz="0" w:space="0" w:color="auto"/>
                    <w:left w:val="none" w:sz="0" w:space="0" w:color="auto"/>
                    <w:bottom w:val="none" w:sz="0" w:space="0" w:color="auto"/>
                    <w:right w:val="none" w:sz="0" w:space="0" w:color="auto"/>
                  </w:divBdr>
                  <w:divsChild>
                    <w:div w:id="361826035">
                      <w:marLeft w:val="0"/>
                      <w:marRight w:val="0"/>
                      <w:marTop w:val="0"/>
                      <w:marBottom w:val="0"/>
                      <w:divBdr>
                        <w:top w:val="none" w:sz="0" w:space="0" w:color="auto"/>
                        <w:left w:val="none" w:sz="0" w:space="0" w:color="auto"/>
                        <w:bottom w:val="none" w:sz="0" w:space="0" w:color="auto"/>
                        <w:right w:val="none" w:sz="0" w:space="0" w:color="auto"/>
                      </w:divBdr>
                      <w:divsChild>
                        <w:div w:id="2005205850">
                          <w:marLeft w:val="0"/>
                          <w:marRight w:val="0"/>
                          <w:marTop w:val="0"/>
                          <w:marBottom w:val="0"/>
                          <w:divBdr>
                            <w:top w:val="none" w:sz="0" w:space="0" w:color="auto"/>
                            <w:left w:val="none" w:sz="0" w:space="0" w:color="auto"/>
                            <w:bottom w:val="none" w:sz="0" w:space="0" w:color="auto"/>
                            <w:right w:val="none" w:sz="0" w:space="0" w:color="auto"/>
                          </w:divBdr>
                          <w:divsChild>
                            <w:div w:id="2135905396">
                              <w:marLeft w:val="0"/>
                              <w:marRight w:val="0"/>
                              <w:marTop w:val="0"/>
                              <w:marBottom w:val="0"/>
                              <w:divBdr>
                                <w:top w:val="none" w:sz="0" w:space="0" w:color="auto"/>
                                <w:left w:val="none" w:sz="0" w:space="0" w:color="auto"/>
                                <w:bottom w:val="none" w:sz="0" w:space="0" w:color="auto"/>
                                <w:right w:val="none" w:sz="0" w:space="0" w:color="auto"/>
                              </w:divBdr>
                              <w:divsChild>
                                <w:div w:id="4497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450392">
      <w:bodyDiv w:val="1"/>
      <w:marLeft w:val="0"/>
      <w:marRight w:val="0"/>
      <w:marTop w:val="0"/>
      <w:marBottom w:val="0"/>
      <w:divBdr>
        <w:top w:val="none" w:sz="0" w:space="0" w:color="auto"/>
        <w:left w:val="none" w:sz="0" w:space="0" w:color="auto"/>
        <w:bottom w:val="none" w:sz="0" w:space="0" w:color="auto"/>
        <w:right w:val="none" w:sz="0" w:space="0" w:color="auto"/>
      </w:divBdr>
    </w:div>
    <w:div w:id="2035882544">
      <w:bodyDiv w:val="1"/>
      <w:marLeft w:val="0"/>
      <w:marRight w:val="0"/>
      <w:marTop w:val="0"/>
      <w:marBottom w:val="0"/>
      <w:divBdr>
        <w:top w:val="none" w:sz="0" w:space="0" w:color="auto"/>
        <w:left w:val="none" w:sz="0" w:space="0" w:color="auto"/>
        <w:bottom w:val="none" w:sz="0" w:space="0" w:color="auto"/>
        <w:right w:val="none" w:sz="0" w:space="0" w:color="auto"/>
      </w:divBdr>
    </w:div>
    <w:div w:id="2046099691">
      <w:bodyDiv w:val="1"/>
      <w:marLeft w:val="0"/>
      <w:marRight w:val="0"/>
      <w:marTop w:val="0"/>
      <w:marBottom w:val="0"/>
      <w:divBdr>
        <w:top w:val="none" w:sz="0" w:space="0" w:color="auto"/>
        <w:left w:val="none" w:sz="0" w:space="0" w:color="auto"/>
        <w:bottom w:val="none" w:sz="0" w:space="0" w:color="auto"/>
        <w:right w:val="none" w:sz="0" w:space="0" w:color="auto"/>
      </w:divBdr>
      <w:divsChild>
        <w:div w:id="657734240">
          <w:marLeft w:val="0"/>
          <w:marRight w:val="0"/>
          <w:marTop w:val="0"/>
          <w:marBottom w:val="0"/>
          <w:divBdr>
            <w:top w:val="none" w:sz="0" w:space="0" w:color="auto"/>
            <w:left w:val="none" w:sz="0" w:space="0" w:color="auto"/>
            <w:bottom w:val="none" w:sz="0" w:space="0" w:color="auto"/>
            <w:right w:val="none" w:sz="0" w:space="0" w:color="auto"/>
          </w:divBdr>
          <w:divsChild>
            <w:div w:id="927930381">
              <w:marLeft w:val="0"/>
              <w:marRight w:val="0"/>
              <w:marTop w:val="0"/>
              <w:marBottom w:val="0"/>
              <w:divBdr>
                <w:top w:val="none" w:sz="0" w:space="0" w:color="auto"/>
                <w:left w:val="none" w:sz="0" w:space="0" w:color="auto"/>
                <w:bottom w:val="none" w:sz="0" w:space="0" w:color="auto"/>
                <w:right w:val="none" w:sz="0" w:space="0" w:color="auto"/>
              </w:divBdr>
              <w:divsChild>
                <w:div w:id="1584489020">
                  <w:marLeft w:val="0"/>
                  <w:marRight w:val="0"/>
                  <w:marTop w:val="0"/>
                  <w:marBottom w:val="0"/>
                  <w:divBdr>
                    <w:top w:val="none" w:sz="0" w:space="0" w:color="auto"/>
                    <w:left w:val="none" w:sz="0" w:space="0" w:color="auto"/>
                    <w:bottom w:val="none" w:sz="0" w:space="0" w:color="auto"/>
                    <w:right w:val="none" w:sz="0" w:space="0" w:color="auto"/>
                  </w:divBdr>
                  <w:divsChild>
                    <w:div w:id="43255120">
                      <w:marLeft w:val="0"/>
                      <w:marRight w:val="0"/>
                      <w:marTop w:val="0"/>
                      <w:marBottom w:val="0"/>
                      <w:divBdr>
                        <w:top w:val="none" w:sz="0" w:space="0" w:color="auto"/>
                        <w:left w:val="none" w:sz="0" w:space="0" w:color="auto"/>
                        <w:bottom w:val="none" w:sz="0" w:space="0" w:color="auto"/>
                        <w:right w:val="none" w:sz="0" w:space="0" w:color="auto"/>
                      </w:divBdr>
                      <w:divsChild>
                        <w:div w:id="514270100">
                          <w:marLeft w:val="0"/>
                          <w:marRight w:val="0"/>
                          <w:marTop w:val="0"/>
                          <w:marBottom w:val="0"/>
                          <w:divBdr>
                            <w:top w:val="none" w:sz="0" w:space="0" w:color="auto"/>
                            <w:left w:val="none" w:sz="0" w:space="0" w:color="auto"/>
                            <w:bottom w:val="none" w:sz="0" w:space="0" w:color="auto"/>
                            <w:right w:val="none" w:sz="0" w:space="0" w:color="auto"/>
                          </w:divBdr>
                          <w:divsChild>
                            <w:div w:id="688071396">
                              <w:marLeft w:val="0"/>
                              <w:marRight w:val="0"/>
                              <w:marTop w:val="0"/>
                              <w:marBottom w:val="0"/>
                              <w:divBdr>
                                <w:top w:val="none" w:sz="0" w:space="0" w:color="auto"/>
                                <w:left w:val="none" w:sz="0" w:space="0" w:color="auto"/>
                                <w:bottom w:val="none" w:sz="0" w:space="0" w:color="auto"/>
                                <w:right w:val="none" w:sz="0" w:space="0" w:color="auto"/>
                              </w:divBdr>
                              <w:divsChild>
                                <w:div w:id="1935741564">
                                  <w:marLeft w:val="0"/>
                                  <w:marRight w:val="0"/>
                                  <w:marTop w:val="0"/>
                                  <w:marBottom w:val="0"/>
                                  <w:divBdr>
                                    <w:top w:val="none" w:sz="0" w:space="0" w:color="auto"/>
                                    <w:left w:val="none" w:sz="0" w:space="0" w:color="auto"/>
                                    <w:bottom w:val="none" w:sz="0" w:space="0" w:color="auto"/>
                                    <w:right w:val="none" w:sz="0" w:space="0" w:color="auto"/>
                                  </w:divBdr>
                                  <w:divsChild>
                                    <w:div w:id="1362129941">
                                      <w:marLeft w:val="0"/>
                                      <w:marRight w:val="0"/>
                                      <w:marTop w:val="0"/>
                                      <w:marBottom w:val="0"/>
                                      <w:divBdr>
                                        <w:top w:val="none" w:sz="0" w:space="0" w:color="auto"/>
                                        <w:left w:val="none" w:sz="0" w:space="0" w:color="auto"/>
                                        <w:bottom w:val="none" w:sz="0" w:space="0" w:color="auto"/>
                                        <w:right w:val="none" w:sz="0" w:space="0" w:color="auto"/>
                                      </w:divBdr>
                                      <w:divsChild>
                                        <w:div w:id="1236015465">
                                          <w:marLeft w:val="0"/>
                                          <w:marRight w:val="0"/>
                                          <w:marTop w:val="0"/>
                                          <w:marBottom w:val="0"/>
                                          <w:divBdr>
                                            <w:top w:val="none" w:sz="0" w:space="0" w:color="auto"/>
                                            <w:left w:val="none" w:sz="0" w:space="0" w:color="auto"/>
                                            <w:bottom w:val="none" w:sz="0" w:space="0" w:color="auto"/>
                                            <w:right w:val="none" w:sz="0" w:space="0" w:color="auto"/>
                                          </w:divBdr>
                                          <w:divsChild>
                                            <w:div w:id="9645408">
                                              <w:marLeft w:val="0"/>
                                              <w:marRight w:val="0"/>
                                              <w:marTop w:val="0"/>
                                              <w:marBottom w:val="0"/>
                                              <w:divBdr>
                                                <w:top w:val="none" w:sz="0" w:space="0" w:color="auto"/>
                                                <w:left w:val="none" w:sz="0" w:space="0" w:color="auto"/>
                                                <w:bottom w:val="none" w:sz="0" w:space="0" w:color="auto"/>
                                                <w:right w:val="none" w:sz="0" w:space="0" w:color="auto"/>
                                              </w:divBdr>
                                              <w:divsChild>
                                                <w:div w:id="924806061">
                                                  <w:marLeft w:val="0"/>
                                                  <w:marRight w:val="0"/>
                                                  <w:marTop w:val="0"/>
                                                  <w:marBottom w:val="0"/>
                                                  <w:divBdr>
                                                    <w:top w:val="none" w:sz="0" w:space="0" w:color="auto"/>
                                                    <w:left w:val="none" w:sz="0" w:space="0" w:color="auto"/>
                                                    <w:bottom w:val="none" w:sz="0" w:space="0" w:color="auto"/>
                                                    <w:right w:val="none" w:sz="0" w:space="0" w:color="auto"/>
                                                  </w:divBdr>
                                                  <w:divsChild>
                                                    <w:div w:id="967009949">
                                                      <w:marLeft w:val="0"/>
                                                      <w:marRight w:val="0"/>
                                                      <w:marTop w:val="0"/>
                                                      <w:marBottom w:val="0"/>
                                                      <w:divBdr>
                                                        <w:top w:val="none" w:sz="0" w:space="0" w:color="auto"/>
                                                        <w:left w:val="none" w:sz="0" w:space="0" w:color="auto"/>
                                                        <w:bottom w:val="none" w:sz="0" w:space="0" w:color="auto"/>
                                                        <w:right w:val="none" w:sz="0" w:space="0" w:color="auto"/>
                                                      </w:divBdr>
                                                      <w:divsChild>
                                                        <w:div w:id="708721936">
                                                          <w:marLeft w:val="0"/>
                                                          <w:marRight w:val="0"/>
                                                          <w:marTop w:val="0"/>
                                                          <w:marBottom w:val="0"/>
                                                          <w:divBdr>
                                                            <w:top w:val="none" w:sz="0" w:space="0" w:color="auto"/>
                                                            <w:left w:val="none" w:sz="0" w:space="0" w:color="auto"/>
                                                            <w:bottom w:val="none" w:sz="0" w:space="0" w:color="auto"/>
                                                            <w:right w:val="none" w:sz="0" w:space="0" w:color="auto"/>
                                                          </w:divBdr>
                                                          <w:divsChild>
                                                            <w:div w:id="14954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143368">
          <w:marLeft w:val="0"/>
          <w:marRight w:val="0"/>
          <w:marTop w:val="0"/>
          <w:marBottom w:val="0"/>
          <w:divBdr>
            <w:top w:val="none" w:sz="0" w:space="0" w:color="auto"/>
            <w:left w:val="none" w:sz="0" w:space="0" w:color="auto"/>
            <w:bottom w:val="none" w:sz="0" w:space="0" w:color="auto"/>
            <w:right w:val="none" w:sz="0" w:space="0" w:color="auto"/>
          </w:divBdr>
          <w:divsChild>
            <w:div w:id="679088520">
              <w:marLeft w:val="0"/>
              <w:marRight w:val="0"/>
              <w:marTop w:val="0"/>
              <w:marBottom w:val="0"/>
              <w:divBdr>
                <w:top w:val="none" w:sz="0" w:space="0" w:color="auto"/>
                <w:left w:val="none" w:sz="0" w:space="0" w:color="auto"/>
                <w:bottom w:val="none" w:sz="0" w:space="0" w:color="auto"/>
                <w:right w:val="none" w:sz="0" w:space="0" w:color="auto"/>
              </w:divBdr>
              <w:divsChild>
                <w:div w:id="11471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5671">
      <w:bodyDiv w:val="1"/>
      <w:marLeft w:val="0"/>
      <w:marRight w:val="0"/>
      <w:marTop w:val="0"/>
      <w:marBottom w:val="0"/>
      <w:divBdr>
        <w:top w:val="none" w:sz="0" w:space="0" w:color="auto"/>
        <w:left w:val="none" w:sz="0" w:space="0" w:color="auto"/>
        <w:bottom w:val="none" w:sz="0" w:space="0" w:color="auto"/>
        <w:right w:val="none" w:sz="0" w:space="0" w:color="auto"/>
      </w:divBdr>
    </w:div>
    <w:div w:id="2088189835">
      <w:bodyDiv w:val="1"/>
      <w:marLeft w:val="0"/>
      <w:marRight w:val="0"/>
      <w:marTop w:val="0"/>
      <w:marBottom w:val="0"/>
      <w:divBdr>
        <w:top w:val="none" w:sz="0" w:space="0" w:color="auto"/>
        <w:left w:val="none" w:sz="0" w:space="0" w:color="auto"/>
        <w:bottom w:val="none" w:sz="0" w:space="0" w:color="auto"/>
        <w:right w:val="none" w:sz="0" w:space="0" w:color="auto"/>
      </w:divBdr>
    </w:div>
    <w:div w:id="2094162251">
      <w:bodyDiv w:val="1"/>
      <w:marLeft w:val="0"/>
      <w:marRight w:val="0"/>
      <w:marTop w:val="0"/>
      <w:marBottom w:val="0"/>
      <w:divBdr>
        <w:top w:val="none" w:sz="0" w:space="0" w:color="auto"/>
        <w:left w:val="none" w:sz="0" w:space="0" w:color="auto"/>
        <w:bottom w:val="none" w:sz="0" w:space="0" w:color="auto"/>
        <w:right w:val="none" w:sz="0" w:space="0" w:color="auto"/>
      </w:divBdr>
      <w:divsChild>
        <w:div w:id="412625762">
          <w:marLeft w:val="0"/>
          <w:marRight w:val="0"/>
          <w:marTop w:val="0"/>
          <w:marBottom w:val="0"/>
          <w:divBdr>
            <w:top w:val="none" w:sz="0" w:space="0" w:color="auto"/>
            <w:left w:val="none" w:sz="0" w:space="0" w:color="auto"/>
            <w:bottom w:val="none" w:sz="0" w:space="0" w:color="auto"/>
            <w:right w:val="none" w:sz="0" w:space="0" w:color="auto"/>
          </w:divBdr>
          <w:divsChild>
            <w:div w:id="901715473">
              <w:marLeft w:val="0"/>
              <w:marRight w:val="0"/>
              <w:marTop w:val="0"/>
              <w:marBottom w:val="120"/>
              <w:divBdr>
                <w:top w:val="none" w:sz="0" w:space="0" w:color="auto"/>
                <w:left w:val="none" w:sz="0" w:space="0" w:color="auto"/>
                <w:bottom w:val="none" w:sz="0" w:space="0" w:color="auto"/>
                <w:right w:val="none" w:sz="0" w:space="0" w:color="auto"/>
              </w:divBdr>
            </w:div>
          </w:divsChild>
        </w:div>
        <w:div w:id="1908765227">
          <w:marLeft w:val="0"/>
          <w:marRight w:val="0"/>
          <w:marTop w:val="0"/>
          <w:marBottom w:val="0"/>
          <w:divBdr>
            <w:top w:val="none" w:sz="0" w:space="0" w:color="auto"/>
            <w:left w:val="none" w:sz="0" w:space="0" w:color="auto"/>
            <w:bottom w:val="none" w:sz="0" w:space="0" w:color="auto"/>
            <w:right w:val="none" w:sz="0" w:space="0" w:color="auto"/>
          </w:divBdr>
        </w:div>
      </w:divsChild>
    </w:div>
    <w:div w:id="2100365144">
      <w:bodyDiv w:val="1"/>
      <w:marLeft w:val="0"/>
      <w:marRight w:val="0"/>
      <w:marTop w:val="0"/>
      <w:marBottom w:val="0"/>
      <w:divBdr>
        <w:top w:val="none" w:sz="0" w:space="0" w:color="auto"/>
        <w:left w:val="none" w:sz="0" w:space="0" w:color="auto"/>
        <w:bottom w:val="none" w:sz="0" w:space="0" w:color="auto"/>
        <w:right w:val="none" w:sz="0" w:space="0" w:color="auto"/>
      </w:divBdr>
    </w:div>
    <w:div w:id="2144224400">
      <w:bodyDiv w:val="1"/>
      <w:marLeft w:val="0"/>
      <w:marRight w:val="0"/>
      <w:marTop w:val="0"/>
      <w:marBottom w:val="0"/>
      <w:divBdr>
        <w:top w:val="none" w:sz="0" w:space="0" w:color="auto"/>
        <w:left w:val="none" w:sz="0" w:space="0" w:color="auto"/>
        <w:bottom w:val="none" w:sz="0" w:space="0" w:color="auto"/>
        <w:right w:val="none" w:sz="0" w:space="0" w:color="auto"/>
      </w:divBdr>
      <w:divsChild>
        <w:div w:id="903027200">
          <w:marLeft w:val="0"/>
          <w:marRight w:val="0"/>
          <w:marTop w:val="0"/>
          <w:marBottom w:val="120"/>
          <w:divBdr>
            <w:top w:val="none" w:sz="0" w:space="0" w:color="auto"/>
            <w:left w:val="none" w:sz="0" w:space="0" w:color="auto"/>
            <w:bottom w:val="none" w:sz="0" w:space="0" w:color="auto"/>
            <w:right w:val="none" w:sz="0" w:space="0" w:color="auto"/>
          </w:divBdr>
          <w:divsChild>
            <w:div w:id="473523188">
              <w:marLeft w:val="0"/>
              <w:marRight w:val="0"/>
              <w:marTop w:val="0"/>
              <w:marBottom w:val="0"/>
              <w:divBdr>
                <w:top w:val="none" w:sz="0" w:space="0" w:color="auto"/>
                <w:left w:val="none" w:sz="0" w:space="0" w:color="auto"/>
                <w:bottom w:val="none" w:sz="0" w:space="0" w:color="auto"/>
                <w:right w:val="none" w:sz="0" w:space="0" w:color="auto"/>
              </w:divBdr>
              <w:divsChild>
                <w:div w:id="1057247415">
                  <w:marLeft w:val="0"/>
                  <w:marRight w:val="0"/>
                  <w:marTop w:val="0"/>
                  <w:marBottom w:val="0"/>
                  <w:divBdr>
                    <w:top w:val="none" w:sz="0" w:space="0" w:color="auto"/>
                    <w:left w:val="none" w:sz="0" w:space="0" w:color="auto"/>
                    <w:bottom w:val="none" w:sz="0" w:space="0" w:color="auto"/>
                    <w:right w:val="none" w:sz="0" w:space="0" w:color="auto"/>
                  </w:divBdr>
                  <w:divsChild>
                    <w:div w:id="3999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ldogkoi.zsolt@med.u-szeged.h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Balays/EHV-1-dynami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vectorbuilder.com/tool/sequence-alignment.html"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github.com/zsolt-balazs/LoRTIA"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5A408-89A4-49B9-B15A-A2CA9EE49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27</Pages>
  <Words>29598</Words>
  <Characters>204230</Characters>
  <Application>Microsoft Office Word</Application>
  <DocSecurity>0</DocSecurity>
  <Lines>1701</Lines>
  <Paragraphs>466</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SZTE</dc:creator>
  <cp:lastModifiedBy>Tombácz Dóra</cp:lastModifiedBy>
  <cp:revision>4</cp:revision>
  <dcterms:created xsi:type="dcterms:W3CDTF">2025-02-20T14:31:00Z</dcterms:created>
  <dcterms:modified xsi:type="dcterms:W3CDTF">2025-02-20T20:28:00Z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ZOTERO_PREF_1">
    <vt:lpwstr>&lt;data data-version="3" zotero-version="6.0.36"&gt;&lt;session id="VREhPDvH"/&gt;&lt;style id="http://www.zotero.org/styles/plos-one" hasBibliography="1" bibliographyStyleHasBeenSet="1"/&gt;&lt;prefs&gt;&lt;pref name="fieldType" value="Field"/&gt;&lt;/prefs&gt;&lt;/data&gt;</vt:lpwstr>
  </property>
</Properties>
</file>